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454"/>
          <w:tab w:val="left" w:pos="5383"/>
        </w:tabs>
        <w:spacing w:before="156" w:beforeLines="50" w:after="156" w:afterLines="50"/>
        <w:ind w:firstLine="0" w:firstLineChars="0"/>
        <w:jc w:val="left"/>
        <w:rPr>
          <w:rFonts w:cs="Times New Roman"/>
          <w:b/>
          <w:bCs/>
          <w:sz w:val="32"/>
          <w:szCs w:val="32"/>
        </w:rPr>
        <w:pPrChange w:id="2" w:author="Administrator" w:date="2018-04-25T13:45:17Z">
          <w:pPr>
            <w:ind w:firstLine="643"/>
            <w:jc w:val="center"/>
          </w:pPr>
        </w:pPrChange>
      </w:pPr>
      <w:ins w:id="3" w:author="Administrator" w:date="2018-04-25T13:45:17Z">
        <w:r>
          <w:rPr>
            <w:rFonts w:hint="eastAsia" w:cs="Times New Roman"/>
            <w:b/>
            <w:bCs/>
            <w:sz w:val="32"/>
            <w:szCs w:val="32"/>
            <w:lang w:eastAsia="zh-CN"/>
          </w:rPr>
          <w:tab/>
        </w:r>
      </w:ins>
      <w:r>
        <w:rPr>
          <w:rFonts w:hint="eastAsia" w:cs="Times New Roman"/>
          <w:b/>
          <w:bCs/>
          <w:sz w:val="32"/>
          <w:szCs w:val="32"/>
        </w:rPr>
        <w:t>摘要</w:t>
      </w:r>
      <w:ins w:id="4" w:author="Administrator" w:date="2018-04-25T13:45:17Z">
        <w:r>
          <w:rPr>
            <w:rFonts w:hint="eastAsia" w:cs="Times New Roman"/>
            <w:b/>
            <w:bCs/>
            <w:sz w:val="32"/>
            <w:szCs w:val="32"/>
            <w:lang w:eastAsia="zh-CN"/>
          </w:rPr>
          <w:tab/>
        </w:r>
      </w:ins>
      <w:bookmarkStart w:id="107" w:name="_GoBack"/>
      <w:bookmarkEnd w:id="107"/>
    </w:p>
    <w:p>
      <w:pPr>
        <w:ind w:firstLine="480"/>
        <w:rPr>
          <w:rFonts w:cs="Times New Roman"/>
        </w:rPr>
      </w:pPr>
      <w:r>
        <w:rPr>
          <w:rFonts w:cs="Times New Roman"/>
        </w:rPr>
        <w:t>钻具信号的处理一直都是了解钻具在井下运行情况的重要措施，它能够让钻</w:t>
      </w:r>
      <w:ins w:id="5" w:author="China" w:date="2017-06-06T20:47:00Z">
        <w:r>
          <w:rPr>
            <w:rFonts w:cs="Times New Roman"/>
          </w:rPr>
          <w:t>井</w:t>
        </w:r>
      </w:ins>
      <w:r>
        <w:rPr>
          <w:rFonts w:hint="eastAsia" w:cs="Times New Roman"/>
        </w:rPr>
        <w:t>工作人员实时掌握到钻具在井底的真实情况，预防安全事故的发生，因此，工作人员获得准确的钻具信号必须接近真实信号。为了获得准确的钻具信号，必须对钻具信号进行滤波处理，所以对钻具的信号进行滤波在钻具振动信号处理中是一个重要的环节，它能够使工作人员得到更加准确的钻具信号，清楚的了解钻具真实的运行情况。</w:t>
      </w:r>
    </w:p>
    <w:p>
      <w:pPr>
        <w:ind w:firstLine="480"/>
        <w:rPr>
          <w:rFonts w:cs="Times New Roman"/>
        </w:rPr>
      </w:pPr>
      <w:r>
        <w:rPr>
          <w:rFonts w:hint="eastAsia" w:cs="Times New Roman"/>
        </w:rPr>
        <w:t>本文介绍的基于</w:t>
      </w:r>
      <w:del w:id="6" w:author="刘宁" w:date="2017-06-09T10:22:00Z">
        <w:r>
          <w:rPr>
            <w:rFonts w:cs="Times New Roman"/>
          </w:rPr>
          <w:delText>winform</w:delText>
        </w:r>
      </w:del>
      <w:ins w:id="7" w:author="刘宁" w:date="2017-06-09T10:22:00Z">
        <w:r>
          <w:rPr>
            <w:rFonts w:hint="eastAsia" w:cs="Times New Roman"/>
          </w:rPr>
          <w:t>Winform</w:t>
        </w:r>
      </w:ins>
      <w:r>
        <w:rPr>
          <w:rFonts w:hint="eastAsia" w:cs="Times New Roman"/>
        </w:rPr>
        <w:t>的钻具信号滤波器，采用</w:t>
      </w:r>
      <w:del w:id="8" w:author="刘宁" w:date="2017-06-09T10:22:00Z">
        <w:r>
          <w:rPr>
            <w:rFonts w:cs="Times New Roman"/>
          </w:rPr>
          <w:delText>winform</w:delText>
        </w:r>
      </w:del>
      <w:ins w:id="9" w:author="刘宁" w:date="2017-06-09T10:22:00Z">
        <w:r>
          <w:rPr>
            <w:rFonts w:hint="eastAsia" w:cs="Times New Roman"/>
          </w:rPr>
          <w:t>Winform</w:t>
        </w:r>
      </w:ins>
      <w:r>
        <w:rPr>
          <w:rFonts w:hint="eastAsia" w:cs="Times New Roman"/>
        </w:rPr>
        <w:t>平台对钻具信号进行滤波处理，能够在现场工程中对数据进行滤波处理，为了实现基于</w:t>
      </w:r>
      <w:del w:id="10" w:author="刘宁" w:date="2017-06-09T10:22:00Z">
        <w:r>
          <w:rPr>
            <w:rFonts w:cs="Times New Roman"/>
          </w:rPr>
          <w:delText>winform</w:delText>
        </w:r>
      </w:del>
      <w:ins w:id="11" w:author="刘宁" w:date="2017-06-09T10:22:00Z">
        <w:r>
          <w:rPr>
            <w:rFonts w:hint="eastAsia" w:cs="Times New Roman"/>
          </w:rPr>
          <w:t>Winform</w:t>
        </w:r>
      </w:ins>
      <w:r>
        <w:rPr>
          <w:rFonts w:hint="eastAsia" w:cs="Times New Roman"/>
        </w:rPr>
        <w:t>进行钻具信号的滤波处理，若使用以往常用的方式则无法完成在现场工程对数据进行滤波处理，所以本文采用</w:t>
      </w:r>
      <w:r>
        <w:rPr>
          <w:rFonts w:cs="Times New Roman"/>
        </w:rPr>
        <w:t>MATLAB</w:t>
      </w:r>
      <w:r>
        <w:rPr>
          <w:rFonts w:hint="eastAsia" w:cs="Times New Roman"/>
        </w:rPr>
        <w:t>与</w:t>
      </w:r>
      <w:del w:id="12" w:author="刘宁" w:date="2017-06-09T10:22:00Z">
        <w:r>
          <w:rPr>
            <w:rFonts w:cs="Times New Roman"/>
          </w:rPr>
          <w:delText>winform</w:delText>
        </w:r>
      </w:del>
      <w:ins w:id="13" w:author="刘宁" w:date="2017-06-09T10:22:00Z">
        <w:r>
          <w:rPr>
            <w:rFonts w:hint="eastAsia" w:cs="Times New Roman"/>
          </w:rPr>
          <w:t>Winform</w:t>
        </w:r>
      </w:ins>
      <w:r>
        <w:rPr>
          <w:rFonts w:hint="eastAsia" w:cs="Times New Roman"/>
        </w:rPr>
        <w:t>进行混合编程实现滤波器的设计，通过</w:t>
      </w:r>
      <w:r>
        <w:rPr>
          <w:rFonts w:cs="Times New Roman"/>
          <w:rPrChange w:id="14" w:author="China" w:date="2017-06-06T20:51:00Z">
            <w:rPr/>
          </w:rPrChange>
        </w:rPr>
        <w:t>MATLAB</w:t>
      </w:r>
      <w:r>
        <w:rPr>
          <w:rFonts w:hint="eastAsia" w:cs="Times New Roman"/>
          <w:rPrChange w:id="15" w:author="China" w:date="2017-06-06T20:51:00Z">
            <w:rPr>
              <w:rFonts w:hint="eastAsia"/>
            </w:rPr>
          </w:rPrChange>
        </w:rPr>
        <w:t>对现场数据进行数据处理和频谱分析，然后生成在</w:t>
      </w:r>
      <w:del w:id="16" w:author="刘宁" w:date="2017-06-09T10:22:00Z">
        <w:r>
          <w:rPr>
            <w:rFonts w:cs="Times New Roman"/>
            <w:rPrChange w:id="17" w:author="China" w:date="2017-06-06T20:51:00Z">
              <w:rPr/>
            </w:rPrChange>
          </w:rPr>
          <w:delText>winform</w:delText>
        </w:r>
      </w:del>
      <w:ins w:id="18" w:author="刘宁" w:date="2017-06-09T10:22:00Z">
        <w:r>
          <w:rPr>
            <w:rFonts w:hint="eastAsia" w:cs="Times New Roman"/>
          </w:rPr>
          <w:t>Winform</w:t>
        </w:r>
      </w:ins>
      <w:r>
        <w:rPr>
          <w:rFonts w:hint="eastAsia" w:cs="Times New Roman"/>
        </w:rPr>
        <w:t>平台可直接调用的</w:t>
      </w:r>
      <w:r>
        <w:rPr>
          <w:rFonts w:cs="Times New Roman"/>
        </w:rPr>
        <w:t>dll</w:t>
      </w:r>
      <w:r>
        <w:rPr>
          <w:rFonts w:hint="eastAsia" w:cs="Times New Roman"/>
        </w:rPr>
        <w:t>与</w:t>
      </w:r>
      <w:r>
        <w:rPr>
          <w:rFonts w:cs="Times New Roman"/>
        </w:rPr>
        <w:t>.h</w:t>
      </w:r>
      <w:r>
        <w:rPr>
          <w:rFonts w:hint="eastAsia" w:cs="Times New Roman"/>
          <w:rPrChange w:id="19" w:author="China" w:date="2017-06-06T20:51:00Z">
            <w:rPr>
              <w:rFonts w:hint="eastAsia"/>
            </w:rPr>
          </w:rPrChange>
        </w:rPr>
        <w:t>文件，然后在</w:t>
      </w:r>
      <w:del w:id="20" w:author="刘宁" w:date="2017-06-09T10:22:00Z">
        <w:r>
          <w:rPr>
            <w:rFonts w:cs="Times New Roman"/>
            <w:rPrChange w:id="21" w:author="China" w:date="2017-06-06T20:51:00Z">
              <w:rPr/>
            </w:rPrChange>
          </w:rPr>
          <w:delText>winform</w:delText>
        </w:r>
      </w:del>
      <w:ins w:id="22" w:author="刘宁" w:date="2017-06-09T10:22:00Z">
        <w:r>
          <w:rPr>
            <w:rFonts w:hint="eastAsia" w:cs="Times New Roman"/>
          </w:rPr>
          <w:t>Winform</w:t>
        </w:r>
      </w:ins>
      <w:r>
        <w:rPr>
          <w:rFonts w:hint="eastAsia" w:cs="Times New Roman"/>
        </w:rPr>
        <w:t>平台中对</w:t>
      </w:r>
      <w:r>
        <w:rPr>
          <w:rFonts w:cs="Times New Roman"/>
        </w:rPr>
        <w:t>dll</w:t>
      </w:r>
      <w:r>
        <w:rPr>
          <w:rFonts w:hint="eastAsia" w:cs="Times New Roman"/>
        </w:rPr>
        <w:t>与</w:t>
      </w:r>
      <w:r>
        <w:rPr>
          <w:rFonts w:cs="Times New Roman"/>
        </w:rPr>
        <w:t>.h</w:t>
      </w:r>
      <w:r>
        <w:rPr>
          <w:rFonts w:hint="eastAsia" w:cs="Times New Roman"/>
          <w:rPrChange w:id="23" w:author="China" w:date="2017-06-06T20:51:00Z">
            <w:rPr>
              <w:rFonts w:hint="eastAsia"/>
            </w:rPr>
          </w:rPrChange>
        </w:rPr>
        <w:t>文件进行调用。在</w:t>
      </w:r>
      <w:del w:id="24" w:author="刘宁" w:date="2017-06-09T10:22:00Z">
        <w:r>
          <w:rPr>
            <w:rFonts w:cs="Times New Roman"/>
            <w:rPrChange w:id="25" w:author="China" w:date="2017-06-06T20:51:00Z">
              <w:rPr/>
            </w:rPrChange>
          </w:rPr>
          <w:delText>winform</w:delText>
        </w:r>
      </w:del>
      <w:ins w:id="26" w:author="刘宁" w:date="2017-06-09T10:22:00Z">
        <w:r>
          <w:rPr>
            <w:rFonts w:hint="eastAsia" w:cs="Times New Roman"/>
          </w:rPr>
          <w:t>Winform</w:t>
        </w:r>
      </w:ins>
      <w:r>
        <w:rPr>
          <w:rFonts w:hint="eastAsia" w:cs="Times New Roman"/>
        </w:rPr>
        <w:t>平台中调用数据库后，通过调用</w:t>
      </w:r>
      <w:r>
        <w:rPr>
          <w:rFonts w:cs="Times New Roman"/>
        </w:rPr>
        <w:t>dll</w:t>
      </w:r>
      <w:r>
        <w:rPr>
          <w:rFonts w:hint="eastAsia" w:cs="Times New Roman"/>
        </w:rPr>
        <w:t>与</w:t>
      </w:r>
      <w:r>
        <w:rPr>
          <w:rFonts w:cs="Times New Roman"/>
          <w:rPrChange w:id="27" w:author="China" w:date="2017-06-06T20:51:00Z">
            <w:rPr/>
          </w:rPrChange>
        </w:rPr>
        <w:t>.h</w:t>
      </w:r>
      <w:r>
        <w:rPr>
          <w:rFonts w:hint="eastAsia" w:cs="Times New Roman"/>
          <w:rPrChange w:id="28" w:author="China" w:date="2017-06-06T20:51:00Z">
            <w:rPr>
              <w:rFonts w:hint="eastAsia"/>
            </w:rPr>
          </w:rPrChange>
        </w:rPr>
        <w:t>文件进行滤波处理，最后将滤波后数据显示到</w:t>
      </w:r>
      <w:del w:id="29" w:author="刘宁" w:date="2017-06-09T10:22:00Z">
        <w:r>
          <w:rPr>
            <w:rFonts w:cs="Times New Roman"/>
            <w:rPrChange w:id="30" w:author="China" w:date="2017-06-06T20:51:00Z">
              <w:rPr/>
            </w:rPrChange>
          </w:rPr>
          <w:delText>winform</w:delText>
        </w:r>
      </w:del>
      <w:ins w:id="31" w:author="刘宁" w:date="2017-06-09T10:22:00Z">
        <w:r>
          <w:rPr>
            <w:rFonts w:hint="eastAsia" w:cs="Times New Roman"/>
          </w:rPr>
          <w:t>Winform</w:t>
        </w:r>
      </w:ins>
      <w:r>
        <w:rPr>
          <w:rFonts w:hint="eastAsia" w:cs="Times New Roman"/>
        </w:rPr>
        <w:t>界面。</w:t>
      </w:r>
    </w:p>
    <w:p>
      <w:pPr>
        <w:ind w:firstLine="480"/>
        <w:rPr>
          <w:rFonts w:cs="Times New Roman"/>
        </w:rPr>
      </w:pPr>
      <w:r>
        <w:rPr>
          <w:rFonts w:hint="eastAsia" w:cs="Times New Roman"/>
        </w:rPr>
        <w:t>在本文的研究中实现了对现场数据的频谱分析，算法对比以及优化滤波后滤波效果的比较，搭建了</w:t>
      </w:r>
      <w:del w:id="32" w:author="刘宁" w:date="2017-06-09T10:22:00Z">
        <w:r>
          <w:rPr>
            <w:rFonts w:cs="Times New Roman"/>
          </w:rPr>
          <w:delText>winform</w:delText>
        </w:r>
      </w:del>
      <w:ins w:id="33" w:author="刘宁" w:date="2017-06-09T10:22:00Z">
        <w:r>
          <w:rPr>
            <w:rFonts w:hint="eastAsia" w:cs="Times New Roman"/>
          </w:rPr>
          <w:t>Winform</w:t>
        </w:r>
      </w:ins>
      <w:r>
        <w:rPr>
          <w:rFonts w:hint="eastAsia" w:cs="Times New Roman"/>
        </w:rPr>
        <w:t>显示平台，结合所选的滤波算法、数据分析及优化算法处理后在</w:t>
      </w:r>
      <w:del w:id="34" w:author="刘宁" w:date="2017-06-09T10:22:00Z">
        <w:r>
          <w:rPr>
            <w:rFonts w:cs="Times New Roman"/>
          </w:rPr>
          <w:delText>winform</w:delText>
        </w:r>
      </w:del>
      <w:ins w:id="35" w:author="刘宁" w:date="2017-06-09T10:22:00Z">
        <w:r>
          <w:rPr>
            <w:rFonts w:hint="eastAsia" w:cs="Times New Roman"/>
          </w:rPr>
          <w:t>Winform</w:t>
        </w:r>
      </w:ins>
      <w:r>
        <w:rPr>
          <w:rFonts w:hint="eastAsia" w:cs="Times New Roman"/>
        </w:rPr>
        <w:t>平台上显示滤波后数据图，在经过滤波处理后得到了准确的钻具信号。整个论文介绍了在基于</w:t>
      </w:r>
      <w:del w:id="36" w:author="刘宁" w:date="2017-06-09T10:22:00Z">
        <w:r>
          <w:rPr>
            <w:rFonts w:cs="Times New Roman"/>
          </w:rPr>
          <w:delText>winform</w:delText>
        </w:r>
      </w:del>
      <w:ins w:id="37" w:author="刘宁" w:date="2017-06-09T10:22:00Z">
        <w:r>
          <w:rPr>
            <w:rFonts w:hint="eastAsia" w:cs="Times New Roman"/>
          </w:rPr>
          <w:t>Winform</w:t>
        </w:r>
      </w:ins>
      <w:r>
        <w:rPr>
          <w:rFonts w:hint="eastAsia" w:cs="Times New Roman"/>
        </w:rPr>
        <w:t>平台的基础上完成了对钻具信号带通滤波器的滤波与显示界面的设计，能够对现场数据进行滤波处理得到准确的钻具信号。</w:t>
      </w:r>
    </w:p>
    <w:p>
      <w:pPr>
        <w:ind w:firstLine="480" w:firstLineChars="0"/>
        <w:jc w:val="left"/>
        <w:rPr>
          <w:rFonts w:cs="Times New Roman"/>
          <w:rPrChange w:id="39" w:author="China" w:date="2017-06-06T20:51:00Z">
            <w:rPr/>
          </w:rPrChange>
        </w:rPr>
        <w:sectPr>
          <w:headerReference r:id="rId5" w:type="first"/>
          <w:footerReference r:id="rId8" w:type="first"/>
          <w:headerReference r:id="rId3" w:type="default"/>
          <w:footerReference r:id="rId6" w:type="default"/>
          <w:headerReference r:id="rId4" w:type="even"/>
          <w:footerReference r:id="rId7" w:type="even"/>
          <w:pgSz w:w="11906" w:h="16838"/>
          <w:pgMar w:top="1417" w:right="1417" w:bottom="1417" w:left="1701" w:header="851" w:footer="992" w:gutter="0"/>
          <w:pgNumType w:fmt="upperRoman" w:start="1"/>
          <w:cols w:space="0" w:num="1"/>
          <w:docGrid w:type="lines" w:linePitch="312" w:charSpace="0"/>
        </w:sectPr>
        <w:pPrChange w:id="38" w:author="刘宁" w:date="2017-06-06T23:47:00Z">
          <w:pPr>
            <w:ind w:firstLine="0" w:firstLineChars="0"/>
            <w:jc w:val="left"/>
          </w:pPr>
        </w:pPrChange>
      </w:pPr>
      <w:r>
        <w:rPr>
          <w:rFonts w:hint="eastAsia" w:cs="Times New Roman"/>
          <w:b w:val="0"/>
          <w:bCs w:val="0"/>
          <w:rPrChange w:id="40" w:author="刘宁" w:date="2017-06-06T23:24:00Z">
            <w:rPr>
              <w:rFonts w:hint="eastAsia"/>
              <w:b/>
              <w:bCs/>
            </w:rPr>
          </w:rPrChange>
        </w:rPr>
        <w:t>关键字：</w:t>
      </w:r>
      <w:r>
        <w:rPr>
          <w:rFonts w:hint="eastAsia" w:cs="Times New Roman"/>
        </w:rPr>
        <w:t>钻具信号；</w:t>
      </w:r>
      <w:del w:id="41" w:author="China" w:date="2017-06-06T20:48:00Z">
        <w:r>
          <w:rPr>
            <w:rFonts w:cs="Times New Roman"/>
          </w:rPr>
          <w:delText>winform</w:delText>
        </w:r>
      </w:del>
      <w:ins w:id="42" w:author="China" w:date="2017-06-06T20:48:00Z">
        <w:del w:id="43" w:author="刘宁" w:date="2017-06-09T10:22:00Z">
          <w:r>
            <w:rPr>
              <w:rFonts w:cs="Times New Roman"/>
            </w:rPr>
            <w:delText>Winform</w:delText>
          </w:r>
        </w:del>
      </w:ins>
      <w:ins w:id="44" w:author="刘宁" w:date="2017-06-09T10:22:00Z">
        <w:r>
          <w:rPr>
            <w:rFonts w:hint="eastAsia" w:cs="Times New Roman"/>
          </w:rPr>
          <w:t>Winform</w:t>
        </w:r>
      </w:ins>
      <w:r>
        <w:rPr>
          <w:rFonts w:hint="eastAsia" w:cs="Times New Roman"/>
        </w:rPr>
        <w:t>；滤波处理；混合编程；动态链接库调用</w:t>
      </w:r>
      <w:r>
        <w:rPr>
          <w:rFonts w:cs="Times New Roman"/>
          <w:rPrChange w:id="45" w:author="China" w:date="2017-06-06T20:51:00Z">
            <w:rPr/>
          </w:rPrChange>
        </w:rPr>
        <w:t xml:space="preserve"> </w:t>
      </w:r>
    </w:p>
    <w:p>
      <w:pPr>
        <w:spacing w:before="156" w:beforeLines="50" w:after="156" w:afterLines="50"/>
        <w:ind w:firstLine="0" w:firstLineChars="0"/>
        <w:jc w:val="center"/>
        <w:rPr>
          <w:rFonts w:cs="Times New Roman"/>
          <w:b/>
          <w:bCs/>
          <w:sz w:val="32"/>
          <w:szCs w:val="32"/>
          <w:rPrChange w:id="47" w:author="China" w:date="2017-06-06T20:51:00Z">
            <w:rPr>
              <w:b/>
              <w:bCs/>
              <w:sz w:val="32"/>
              <w:szCs w:val="32"/>
            </w:rPr>
          </w:rPrChange>
        </w:rPr>
        <w:pPrChange w:id="46" w:author="China" w:date="2017-06-09T13:23:00Z">
          <w:pPr>
            <w:ind w:firstLine="0" w:firstLineChars="0"/>
            <w:jc w:val="center"/>
          </w:pPr>
        </w:pPrChange>
      </w:pPr>
      <w:ins w:id="48" w:author="刘宁" w:date="2017-06-06T23:24:00Z">
        <w:r>
          <w:rPr>
            <w:rFonts w:hint="eastAsia" w:cs="Times New Roman"/>
            <w:b/>
            <w:bCs/>
            <w:sz w:val="32"/>
            <w:szCs w:val="32"/>
          </w:rPr>
          <w:t>A</w:t>
        </w:r>
      </w:ins>
      <w:del w:id="49" w:author="刘宁" w:date="2017-06-06T23:24:00Z">
        <w:r>
          <w:rPr>
            <w:rFonts w:cs="Times New Roman"/>
            <w:b/>
            <w:bCs/>
            <w:sz w:val="32"/>
            <w:szCs w:val="32"/>
          </w:rPr>
          <w:delText>a</w:delText>
        </w:r>
      </w:del>
      <w:r>
        <w:rPr>
          <w:rFonts w:cs="Times New Roman"/>
          <w:b/>
          <w:bCs/>
          <w:sz w:val="32"/>
          <w:szCs w:val="32"/>
          <w:rPrChange w:id="50" w:author="China" w:date="2017-06-06T20:51:00Z">
            <w:rPr>
              <w:b/>
              <w:bCs/>
              <w:sz w:val="32"/>
              <w:szCs w:val="32"/>
            </w:rPr>
          </w:rPrChange>
        </w:rPr>
        <w:t>bstract</w:t>
      </w:r>
    </w:p>
    <w:p>
      <w:pPr>
        <w:pStyle w:val="12"/>
        <w:tabs>
          <w:tab w:val="right" w:leader="dot" w:pos="8788"/>
        </w:tabs>
        <w:ind w:firstLine="480"/>
        <w:rPr>
          <w:rFonts w:cs="Times New Roman"/>
          <w:rPrChange w:id="51" w:author="China" w:date="2017-06-06T20:51:00Z">
            <w:rPr/>
          </w:rPrChange>
        </w:rPr>
      </w:pPr>
      <w:r>
        <w:rPr>
          <w:rFonts w:cs="Times New Roman"/>
          <w:rPrChange w:id="52" w:author="China" w:date="2017-06-06T20:51:00Z">
            <w:rPr/>
          </w:rPrChange>
        </w:rPr>
        <w:t xml:space="preserve">The processing </w:t>
      </w:r>
      <w:r>
        <w:rPr>
          <w:rFonts w:cs="Times New Roman"/>
          <w:rPrChange w:id="53" w:author="China" w:date="2017-06-06T20:51:00Z">
            <w:rPr/>
          </w:rPrChange>
        </w:rPr>
        <w:t xml:space="preserve">of the drilling signal has always been an important measure to understand the operation of the drill in the downhole. It allows the driller to grasp the real situation of the drill in the bottom of the well and prevent the occurrence of a safety accident. </w:t>
      </w:r>
      <w:r>
        <w:rPr>
          <w:rFonts w:cs="Times New Roman"/>
          <w:rPrChange w:id="54" w:author="China" w:date="2017-06-06T20:51:00Z">
            <w:rPr/>
          </w:rPrChange>
        </w:rPr>
        <w:t>Therefore, the staff is accurate The drilling signal must be close to the real signal. In order to obtain accurate drilling signal,it is necessary to filter the drilling signal. Therefore</w:t>
      </w:r>
      <w:del w:id="55" w:author="China" w:date="2017-06-06T20:49:00Z">
        <w:r>
          <w:rPr>
            <w:rFonts w:cs="Times New Roman"/>
            <w:rPrChange w:id="56" w:author="China" w:date="2017-06-06T20:51:00Z">
              <w:rPr/>
            </w:rPrChange>
          </w:rPr>
          <w:delText>,</w:delText>
        </w:r>
      </w:del>
      <w:ins w:id="57" w:author="China" w:date="2017-06-06T20:49:00Z">
        <w:r>
          <w:rPr>
            <w:rFonts w:cs="Times New Roman"/>
            <w:rPrChange w:id="58" w:author="China" w:date="2017-06-06T20:51:00Z">
              <w:rPr/>
            </w:rPrChange>
          </w:rPr>
          <w:t xml:space="preserve">, </w:t>
        </w:r>
      </w:ins>
      <w:r>
        <w:rPr>
          <w:rFonts w:cs="Times New Roman"/>
          <w:rPrChange w:id="59" w:author="China" w:date="2017-06-06T20:51:00Z">
            <w:rPr/>
          </w:rPrChange>
        </w:rPr>
        <w:t xml:space="preserve">filtering the signal of the drilling tool is an important link in </w:t>
      </w:r>
      <w:r>
        <w:rPr>
          <w:rFonts w:cs="Times New Roman"/>
          <w:rPrChange w:id="60" w:author="China" w:date="2017-06-06T20:51:00Z">
            <w:rPr/>
          </w:rPrChange>
        </w:rPr>
        <w:t>the drilling vibration signal processing,which can make the staff get more accurate drilling signal,A clear understanding of the real operation of drilling tools.</w:t>
      </w:r>
    </w:p>
    <w:p>
      <w:pPr>
        <w:pStyle w:val="12"/>
        <w:tabs>
          <w:tab w:val="right" w:leader="dot" w:pos="8788"/>
        </w:tabs>
        <w:ind w:firstLine="480"/>
        <w:rPr>
          <w:rFonts w:cs="Times New Roman"/>
          <w:rPrChange w:id="61" w:author="China" w:date="2017-06-06T20:51:00Z">
            <w:rPr/>
          </w:rPrChange>
        </w:rPr>
      </w:pPr>
      <w:r>
        <w:rPr>
          <w:rFonts w:cs="Times New Roman"/>
          <w:rPrChange w:id="62" w:author="China" w:date="2017-06-06T20:51:00Z">
            <w:rPr/>
          </w:rPrChange>
        </w:rPr>
        <w:t xml:space="preserve">This paper introduces the </w:t>
      </w:r>
      <w:del w:id="63" w:author="刘宁" w:date="2017-06-09T10:22:00Z">
        <w:r>
          <w:rPr>
            <w:rFonts w:cs="Times New Roman"/>
            <w:rPrChange w:id="64" w:author="China" w:date="2017-06-06T20:51:00Z">
              <w:rPr/>
            </w:rPrChange>
          </w:rPr>
          <w:delText>winform</w:delText>
        </w:r>
      </w:del>
      <w:ins w:id="65" w:author="刘宁" w:date="2017-06-09T10:22:00Z">
        <w:r>
          <w:rPr>
            <w:rFonts w:hint="eastAsia" w:cs="Times New Roman"/>
          </w:rPr>
          <w:t>Winform</w:t>
        </w:r>
      </w:ins>
      <w:r>
        <w:rPr>
          <w:rFonts w:cs="Times New Roman"/>
        </w:rPr>
        <w:t xml:space="preserve">-based drilling signal filter,using </w:t>
      </w:r>
      <w:del w:id="66" w:author="刘宁" w:date="2017-06-09T10:22:00Z">
        <w:r>
          <w:rPr>
            <w:rFonts w:cs="Times New Roman"/>
            <w:rPrChange w:id="67" w:author="China" w:date="2017-06-06T20:51:00Z">
              <w:rPr/>
            </w:rPrChange>
          </w:rPr>
          <w:delText>winform</w:delText>
        </w:r>
      </w:del>
      <w:ins w:id="68" w:author="刘宁" w:date="2017-06-09T10:22:00Z">
        <w:r>
          <w:rPr>
            <w:rFonts w:hint="eastAsia" w:cs="Times New Roman"/>
          </w:rPr>
          <w:t>Winform</w:t>
        </w:r>
      </w:ins>
      <w:r>
        <w:rPr>
          <w:rFonts w:cs="Times New Roman"/>
        </w:rPr>
        <w:t xml:space="preserve"> platform to filter the drilling signal processing,in the field engineering data filtering,in order to achieve based on </w:t>
      </w:r>
      <w:del w:id="69" w:author="刘宁" w:date="2017-06-09T10:22:00Z">
        <w:r>
          <w:rPr>
            <w:rFonts w:cs="Times New Roman"/>
            <w:rPrChange w:id="70" w:author="China" w:date="2017-06-06T20:51:00Z">
              <w:rPr/>
            </w:rPrChange>
          </w:rPr>
          <w:delText>winform</w:delText>
        </w:r>
      </w:del>
      <w:ins w:id="71" w:author="刘宁" w:date="2017-06-09T10:22:00Z">
        <w:r>
          <w:rPr>
            <w:rFonts w:hint="eastAsia" w:cs="Times New Roman"/>
          </w:rPr>
          <w:t>Winform</w:t>
        </w:r>
      </w:ins>
      <w:r>
        <w:rPr>
          <w:rFonts w:cs="Times New Roman"/>
        </w:rPr>
        <w:t xml:space="preserve"> drilling tool signal filtering,if used in the past The method can not be completed in the field engineering data filterin</w:t>
      </w:r>
      <w:r>
        <w:rPr>
          <w:rFonts w:cs="Times New Roman"/>
          <w:rPrChange w:id="72" w:author="China" w:date="2017-06-06T20:51:00Z">
            <w:rPr/>
          </w:rPrChange>
        </w:rPr>
        <w:t xml:space="preserve">g, so this paper uses MATLAB and </w:t>
      </w:r>
      <w:del w:id="73" w:author="刘宁" w:date="2017-06-09T10:22:00Z">
        <w:r>
          <w:rPr>
            <w:rFonts w:cs="Times New Roman"/>
            <w:rPrChange w:id="74" w:author="China" w:date="2017-06-06T20:51:00Z">
              <w:rPr/>
            </w:rPrChange>
          </w:rPr>
          <w:delText>winform</w:delText>
        </w:r>
      </w:del>
      <w:ins w:id="75" w:author="刘宁" w:date="2017-06-09T10:22:00Z">
        <w:r>
          <w:rPr>
            <w:rFonts w:hint="eastAsia" w:cs="Times New Roman"/>
          </w:rPr>
          <w:t>Winform</w:t>
        </w:r>
      </w:ins>
      <w:r>
        <w:rPr>
          <w:rFonts w:cs="Times New Roman"/>
        </w:rPr>
        <w:t xml:space="preserve"> mixed programming to achieve the design of the filter,through MATLAB on-site data for data processing and spectrum analysis,</w:t>
      </w:r>
      <w:ins w:id="76" w:author="China" w:date="2017-06-06T20:49:00Z">
        <w:r>
          <w:rPr>
            <w:rFonts w:cs="Times New Roman"/>
            <w:rPrChange w:id="77" w:author="China" w:date="2017-06-06T20:51:00Z">
              <w:rPr/>
            </w:rPrChange>
          </w:rPr>
          <w:t xml:space="preserve"> </w:t>
        </w:r>
      </w:ins>
      <w:r>
        <w:rPr>
          <w:rFonts w:cs="Times New Roman"/>
          <w:rPrChange w:id="78" w:author="China" w:date="2017-06-06T20:51:00Z">
            <w:rPr/>
          </w:rPrChange>
        </w:rPr>
        <w:t xml:space="preserve">and then generated in the </w:t>
      </w:r>
      <w:del w:id="79" w:author="刘宁" w:date="2017-06-09T10:22:00Z">
        <w:r>
          <w:rPr>
            <w:rFonts w:cs="Times New Roman"/>
            <w:rPrChange w:id="80" w:author="China" w:date="2017-06-06T20:51:00Z">
              <w:rPr/>
            </w:rPrChange>
          </w:rPr>
          <w:delText>winform</w:delText>
        </w:r>
      </w:del>
      <w:ins w:id="81" w:author="刘宁" w:date="2017-06-09T10:22:00Z">
        <w:r>
          <w:rPr>
            <w:rFonts w:hint="eastAsia" w:cs="Times New Roman"/>
          </w:rPr>
          <w:t>Winform</w:t>
        </w:r>
      </w:ins>
      <w:r>
        <w:rPr>
          <w:rFonts w:cs="Times New Roman"/>
        </w:rPr>
        <w:t xml:space="preserve"> platform can be directly called Dll and .h</w:t>
      </w:r>
      <w:r>
        <w:rPr>
          <w:rFonts w:cs="Times New Roman"/>
          <w:rPrChange w:id="82" w:author="China" w:date="2017-06-06T20:51:00Z">
            <w:rPr/>
          </w:rPrChange>
        </w:rPr>
        <w:t xml:space="preserve"> files,</w:t>
      </w:r>
      <w:ins w:id="83" w:author="China" w:date="2017-06-06T20:49:00Z">
        <w:r>
          <w:rPr>
            <w:rFonts w:cs="Times New Roman"/>
            <w:rPrChange w:id="84" w:author="China" w:date="2017-06-06T20:51:00Z">
              <w:rPr/>
            </w:rPrChange>
          </w:rPr>
          <w:t xml:space="preserve"> </w:t>
        </w:r>
      </w:ins>
      <w:r>
        <w:rPr>
          <w:rFonts w:cs="Times New Roman"/>
          <w:rPrChange w:id="85" w:author="China" w:date="2017-06-06T20:51:00Z">
            <w:rPr/>
          </w:rPrChange>
        </w:rPr>
        <w:t xml:space="preserve">and then in the </w:t>
      </w:r>
      <w:del w:id="86" w:author="刘宁" w:date="2017-06-09T10:22:00Z">
        <w:r>
          <w:rPr>
            <w:rFonts w:cs="Times New Roman"/>
            <w:rPrChange w:id="87" w:author="China" w:date="2017-06-06T20:51:00Z">
              <w:rPr/>
            </w:rPrChange>
          </w:rPr>
          <w:delText>winform</w:delText>
        </w:r>
      </w:del>
      <w:ins w:id="88" w:author="刘宁" w:date="2017-06-09T10:22:00Z">
        <w:r>
          <w:rPr>
            <w:rFonts w:hint="eastAsia" w:cs="Times New Roman"/>
          </w:rPr>
          <w:t>Winform</w:t>
        </w:r>
      </w:ins>
      <w:r>
        <w:rPr>
          <w:rFonts w:cs="Times New Roman"/>
        </w:rPr>
        <w:t xml:space="preserve"> platform on the dll and. H file to call. Call the database in the </w:t>
      </w:r>
      <w:del w:id="89" w:author="刘宁" w:date="2017-06-09T10:22:00Z">
        <w:r>
          <w:rPr>
            <w:rFonts w:cs="Times New Roman"/>
            <w:rPrChange w:id="90" w:author="China" w:date="2017-06-06T20:51:00Z">
              <w:rPr/>
            </w:rPrChange>
          </w:rPr>
          <w:delText>winform</w:delText>
        </w:r>
      </w:del>
      <w:ins w:id="91" w:author="刘宁" w:date="2017-06-09T10:22:00Z">
        <w:r>
          <w:rPr>
            <w:rFonts w:hint="eastAsia" w:cs="Times New Roman"/>
          </w:rPr>
          <w:t>Winform</w:t>
        </w:r>
      </w:ins>
      <w:r>
        <w:rPr>
          <w:rFonts w:cs="Times New Roman"/>
        </w:rPr>
        <w:t xml:space="preserve"> platform,by calling dll and. H file for filtering,and finally the filtered data displayed to the </w:t>
      </w:r>
      <w:del w:id="92" w:author="刘宁" w:date="2017-06-09T10:22:00Z">
        <w:r>
          <w:rPr>
            <w:rFonts w:cs="Times New Roman"/>
            <w:rPrChange w:id="93" w:author="China" w:date="2017-06-06T20:51:00Z">
              <w:rPr/>
            </w:rPrChange>
          </w:rPr>
          <w:delText>winform</w:delText>
        </w:r>
      </w:del>
      <w:ins w:id="94" w:author="刘宁" w:date="2017-06-09T10:22:00Z">
        <w:r>
          <w:rPr>
            <w:rFonts w:hint="eastAsia" w:cs="Times New Roman"/>
          </w:rPr>
          <w:t>Winform</w:t>
        </w:r>
      </w:ins>
      <w:r>
        <w:rPr>
          <w:rFonts w:cs="Times New Roman"/>
        </w:rPr>
        <w:t xml:space="preserve"> interface.</w:t>
      </w:r>
    </w:p>
    <w:p>
      <w:pPr>
        <w:pStyle w:val="12"/>
        <w:tabs>
          <w:tab w:val="right" w:leader="dot" w:pos="8788"/>
        </w:tabs>
        <w:ind w:firstLine="480"/>
        <w:rPr>
          <w:rFonts w:cs="Times New Roman"/>
          <w:rPrChange w:id="95" w:author="China" w:date="2017-06-06T20:51:00Z">
            <w:rPr/>
          </w:rPrChange>
        </w:rPr>
      </w:pPr>
      <w:r>
        <w:rPr>
          <w:rFonts w:cs="Times New Roman"/>
          <w:rPrChange w:id="96" w:author="China" w:date="2017-06-06T20:51:00Z">
            <w:rPr/>
          </w:rPrChange>
        </w:rPr>
        <w:t>In this paper</w:t>
      </w:r>
      <w:r>
        <w:rPr>
          <w:rFonts w:cs="Times New Roman"/>
          <w:rPrChange w:id="97" w:author="China" w:date="2017-06-06T20:51:00Z">
            <w:rPr/>
          </w:rPrChange>
        </w:rPr>
        <w:t xml:space="preserve">,we have realized the comparison of the spectral analysis,the comparison of the algorithm and the optimization of the filtering effect on the field data,and built the </w:t>
      </w:r>
      <w:del w:id="98" w:author="刘宁" w:date="2017-06-09T10:22:00Z">
        <w:r>
          <w:rPr>
            <w:rFonts w:cs="Times New Roman"/>
            <w:rPrChange w:id="99" w:author="China" w:date="2017-06-06T20:51:00Z">
              <w:rPr/>
            </w:rPrChange>
          </w:rPr>
          <w:delText>winform</w:delText>
        </w:r>
      </w:del>
      <w:ins w:id="100" w:author="刘宁" w:date="2017-06-09T10:22:00Z">
        <w:r>
          <w:rPr>
            <w:rFonts w:hint="eastAsia" w:cs="Times New Roman"/>
          </w:rPr>
          <w:t>Winform</w:t>
        </w:r>
      </w:ins>
      <w:r>
        <w:rPr>
          <w:rFonts w:cs="Times New Roman"/>
        </w:rPr>
        <w:t xml:space="preserve"> display platform,which is displayed on the </w:t>
      </w:r>
      <w:del w:id="101" w:author="刘宁" w:date="2017-06-09T10:22:00Z">
        <w:r>
          <w:rPr>
            <w:rFonts w:cs="Times New Roman"/>
            <w:rPrChange w:id="102" w:author="China" w:date="2017-06-06T20:51:00Z">
              <w:rPr/>
            </w:rPrChange>
          </w:rPr>
          <w:delText>winform</w:delText>
        </w:r>
      </w:del>
      <w:ins w:id="103" w:author="刘宁" w:date="2017-06-09T10:22:00Z">
        <w:r>
          <w:rPr>
            <w:rFonts w:hint="eastAsia" w:cs="Times New Roman"/>
          </w:rPr>
          <w:t>Winform</w:t>
        </w:r>
      </w:ins>
      <w:r>
        <w:rPr>
          <w:rFonts w:cs="Times New Roman"/>
        </w:rPr>
        <w:t xml:space="preserve"> platform after c</w:t>
      </w:r>
      <w:r>
        <w:rPr>
          <w:rFonts w:cs="Times New Roman"/>
          <w:rPrChange w:id="104" w:author="China" w:date="2017-06-06T20:51:00Z">
            <w:rPr/>
          </w:rPrChange>
        </w:rPr>
        <w:t>ombining the selected filtering algorithm,data analysis and optimization algorithm After filtering the data,after the filtering process has been accurate drilling signal.The whole paper introduces the design of the filter and display interface of the bandp</w:t>
      </w:r>
      <w:r>
        <w:rPr>
          <w:rFonts w:cs="Times New Roman"/>
          <w:rPrChange w:id="105" w:author="China" w:date="2017-06-06T20:51:00Z">
            <w:rPr/>
          </w:rPrChange>
        </w:rPr>
        <w:t xml:space="preserve">ass filter of the drilling signal based on the </w:t>
      </w:r>
      <w:del w:id="106" w:author="刘宁" w:date="2017-06-09T10:22:00Z">
        <w:r>
          <w:rPr>
            <w:rFonts w:cs="Times New Roman"/>
            <w:rPrChange w:id="107" w:author="China" w:date="2017-06-06T20:51:00Z">
              <w:rPr/>
            </w:rPrChange>
          </w:rPr>
          <w:delText>winform</w:delText>
        </w:r>
      </w:del>
      <w:ins w:id="108" w:author="刘宁" w:date="2017-06-09T10:22:00Z">
        <w:r>
          <w:rPr>
            <w:rFonts w:hint="eastAsia" w:cs="Times New Roman"/>
          </w:rPr>
          <w:t>Winform</w:t>
        </w:r>
      </w:ins>
      <w:r>
        <w:rPr>
          <w:rFonts w:cs="Times New Roman"/>
        </w:rPr>
        <w:t xml:space="preserve"> platform,and can filter the field data to get the accurate drilling signal.</w:t>
      </w:r>
    </w:p>
    <w:p>
      <w:pPr>
        <w:pStyle w:val="12"/>
        <w:tabs>
          <w:tab w:val="right" w:leader="dot" w:pos="8788"/>
        </w:tabs>
        <w:ind w:firstLine="480" w:firstLineChars="0"/>
        <w:jc w:val="left"/>
        <w:rPr>
          <w:ins w:id="110" w:author="刘宁" w:date="2017-06-06T23:53:00Z"/>
          <w:rFonts w:cs="Times New Roman"/>
        </w:rPr>
        <w:sectPr>
          <w:headerReference r:id="rId9" w:type="default"/>
          <w:footerReference r:id="rId11" w:type="default"/>
          <w:headerReference r:id="rId10" w:type="even"/>
          <w:footerReference r:id="rId12" w:type="even"/>
          <w:pgSz w:w="11906" w:h="16838"/>
          <w:pgMar w:top="1417" w:right="1417" w:bottom="1417" w:left="1701" w:header="851" w:footer="992" w:gutter="0"/>
          <w:pgNumType w:fmt="upperRoman"/>
          <w:cols w:space="0" w:num="1"/>
          <w:docGrid w:type="lines" w:linePitch="312" w:charSpace="0"/>
        </w:sectPr>
        <w:pPrChange w:id="109" w:author="刘宁" w:date="2017-06-06T23:53:00Z">
          <w:pPr>
            <w:pStyle w:val="12"/>
            <w:tabs>
              <w:tab w:val="right" w:leader="dot" w:pos="8788"/>
            </w:tabs>
            <w:ind w:firstLine="0" w:firstLineChars="0"/>
            <w:jc w:val="center"/>
          </w:pPr>
        </w:pPrChange>
      </w:pPr>
      <w:r>
        <w:rPr>
          <w:rFonts w:cs="Times New Roman"/>
          <w:rPrChange w:id="111" w:author="China" w:date="2017-06-06T20:51:00Z">
            <w:rPr/>
          </w:rPrChange>
        </w:rPr>
        <w:t>Key words:</w:t>
      </w:r>
      <w:ins w:id="112" w:author="China" w:date="2017-06-06T20:48:00Z">
        <w:r>
          <w:rPr>
            <w:rFonts w:cs="Times New Roman"/>
            <w:rPrChange w:id="113" w:author="China" w:date="2017-06-06T20:51:00Z">
              <w:rPr/>
            </w:rPrChange>
          </w:rPr>
          <w:t xml:space="preserve"> </w:t>
        </w:r>
      </w:ins>
      <w:del w:id="114" w:author="China" w:date="2017-06-06T20:48:00Z">
        <w:r>
          <w:rPr>
            <w:rFonts w:cs="Times New Roman"/>
            <w:rPrChange w:id="115" w:author="China" w:date="2017-06-06T20:51:00Z">
              <w:rPr/>
            </w:rPrChange>
          </w:rPr>
          <w:delText>d</w:delText>
        </w:r>
      </w:del>
      <w:ins w:id="116" w:author="China" w:date="2017-06-06T20:48:00Z">
        <w:r>
          <w:rPr>
            <w:rFonts w:cs="Times New Roman"/>
            <w:rPrChange w:id="117" w:author="China" w:date="2017-06-06T20:51:00Z">
              <w:rPr/>
            </w:rPrChange>
          </w:rPr>
          <w:t>D</w:t>
        </w:r>
      </w:ins>
      <w:r>
        <w:rPr>
          <w:rFonts w:cs="Times New Roman"/>
          <w:rPrChange w:id="118" w:author="China" w:date="2017-06-06T20:51:00Z">
            <w:rPr/>
          </w:rPrChange>
        </w:rPr>
        <w:t xml:space="preserve">rilling </w:t>
      </w:r>
      <w:r>
        <w:rPr>
          <w:rFonts w:cs="Times New Roman"/>
          <w:rPrChange w:id="119" w:author="China" w:date="2017-06-06T20:51:00Z">
            <w:rPr/>
          </w:rPrChange>
        </w:rPr>
        <w:t>signal;</w:t>
      </w:r>
      <w:ins w:id="120" w:author="China" w:date="2017-06-06T20:48:00Z">
        <w:r>
          <w:rPr>
            <w:rFonts w:cs="Times New Roman"/>
            <w:rPrChange w:id="121" w:author="China" w:date="2017-06-06T20:51:00Z">
              <w:rPr/>
            </w:rPrChange>
          </w:rPr>
          <w:t xml:space="preserve"> </w:t>
        </w:r>
      </w:ins>
      <w:del w:id="122" w:author="刘宁" w:date="2017-06-09T10:22:00Z">
        <w:r>
          <w:rPr>
            <w:rFonts w:cs="Times New Roman"/>
            <w:rPrChange w:id="123" w:author="China" w:date="2017-06-06T20:51:00Z">
              <w:rPr/>
            </w:rPrChange>
          </w:rPr>
          <w:delText>winform</w:delText>
        </w:r>
      </w:del>
      <w:ins w:id="124" w:author="刘宁" w:date="2017-06-09T10:22:00Z">
        <w:r>
          <w:rPr>
            <w:rFonts w:hint="eastAsia" w:cs="Times New Roman"/>
          </w:rPr>
          <w:t>Winform</w:t>
        </w:r>
      </w:ins>
      <w:r>
        <w:rPr>
          <w:rFonts w:cs="Times New Roman"/>
        </w:rPr>
        <w:t>;</w:t>
      </w:r>
      <w:ins w:id="125" w:author="China" w:date="2017-06-06T20:48:00Z">
        <w:r>
          <w:rPr>
            <w:rFonts w:cs="Times New Roman"/>
            <w:rPrChange w:id="126" w:author="China" w:date="2017-06-06T20:51:00Z">
              <w:rPr/>
            </w:rPrChange>
          </w:rPr>
          <w:t xml:space="preserve"> </w:t>
        </w:r>
      </w:ins>
      <w:r>
        <w:rPr>
          <w:rFonts w:cs="Times New Roman"/>
          <w:rPrChange w:id="127" w:author="China" w:date="2017-06-06T20:51:00Z">
            <w:rPr/>
          </w:rPrChange>
        </w:rPr>
        <w:t>filter processing;</w:t>
      </w:r>
      <w:ins w:id="128" w:author="China" w:date="2017-06-06T20:48:00Z">
        <w:r>
          <w:rPr>
            <w:rFonts w:cs="Times New Roman"/>
            <w:rPrChange w:id="129" w:author="China" w:date="2017-06-06T20:51:00Z">
              <w:rPr/>
            </w:rPrChange>
          </w:rPr>
          <w:t xml:space="preserve"> </w:t>
        </w:r>
      </w:ins>
      <w:r>
        <w:rPr>
          <w:rFonts w:cs="Times New Roman"/>
          <w:rPrChange w:id="130" w:author="China" w:date="2017-06-06T20:51:00Z">
            <w:rPr/>
          </w:rPrChange>
        </w:rPr>
        <w:t>mixed programming;</w:t>
      </w:r>
      <w:ins w:id="131" w:author="China" w:date="2017-06-06T20:48:00Z">
        <w:r>
          <w:rPr>
            <w:rFonts w:cs="Times New Roman"/>
            <w:rPrChange w:id="132" w:author="China" w:date="2017-06-06T20:51:00Z">
              <w:rPr/>
            </w:rPrChange>
          </w:rPr>
          <w:t xml:space="preserve"> </w:t>
        </w:r>
      </w:ins>
      <w:r>
        <w:rPr>
          <w:rFonts w:cs="Times New Roman"/>
          <w:rPrChange w:id="133" w:author="China" w:date="2017-06-06T20:51:00Z">
            <w:rPr/>
          </w:rPrChange>
        </w:rPr>
        <w:t>dynamic link library call</w:t>
      </w:r>
      <w:del w:id="134" w:author="刘宁" w:date="2017-06-06T23:24:00Z">
        <w:r>
          <w:rPr>
            <w:rFonts w:cs="Times New Roman"/>
            <w:rPrChange w:id="135" w:author="China" w:date="2017-06-06T20:51:00Z">
              <w:rPr/>
            </w:rPrChange>
          </w:rPr>
          <w:delText>.</w:delText>
        </w:r>
      </w:del>
      <w:del w:id="136" w:author="刘宁" w:date="2017-06-06T23:54:00Z">
        <w:r>
          <w:rPr>
            <w:rFonts w:cs="Times New Roman"/>
            <w:rPrChange w:id="137" w:author="China" w:date="2017-06-06T20:51:00Z">
              <w:rPr/>
            </w:rPrChange>
          </w:rPr>
          <w:br w:type="page"/>
        </w:r>
      </w:del>
    </w:p>
    <w:p>
      <w:pPr>
        <w:pStyle w:val="12"/>
        <w:tabs>
          <w:tab w:val="right" w:leader="dot" w:pos="8788"/>
        </w:tabs>
        <w:ind w:firstLine="0" w:firstLineChars="0"/>
        <w:jc w:val="center"/>
        <w:rPr>
          <w:rFonts w:cs="Times New Roman"/>
          <w:b/>
          <w:bCs/>
          <w:sz w:val="32"/>
          <w:szCs w:val="32"/>
        </w:rPr>
      </w:pPr>
      <w:r>
        <w:rPr>
          <w:rFonts w:hint="eastAsia" w:cs="Times New Roman"/>
          <w:b/>
          <w:bCs/>
          <w:sz w:val="32"/>
          <w:szCs w:val="32"/>
        </w:rPr>
        <w:t>目录</w:t>
      </w:r>
    </w:p>
    <w:p>
      <w:pPr>
        <w:pStyle w:val="12"/>
        <w:tabs>
          <w:tab w:val="right" w:leader="dot" w:pos="8778"/>
        </w:tabs>
        <w:ind w:firstLine="0" w:firstLineChars="0"/>
        <w:rPr>
          <w:ins w:id="139" w:author="China" w:date="2017-06-06T20:51:00Z"/>
          <w:del w:id="140" w:author="刘宁" w:date="2017-06-06T23:45:00Z"/>
          <w:rFonts w:ascii="Times New Roman" w:hAnsi="Times New Roman" w:eastAsia="宋体"/>
          <w:sz w:val="24"/>
          <w:szCs w:val="22"/>
          <w:rPrChange w:id="141" w:author="刘宁" w:date="2017-06-06T23:46:00Z">
            <w:rPr>
              <w:ins w:id="142" w:author="China" w:date="2017-06-06T20:51:00Z"/>
              <w:del w:id="143" w:author="刘宁" w:date="2017-06-06T23:45:00Z"/>
              <w:rFonts w:asciiTheme="minorHAnsi" w:hAnsiTheme="minorHAnsi" w:eastAsiaTheme="minorEastAsia"/>
              <w:sz w:val="21"/>
              <w:szCs w:val="22"/>
            </w:rPr>
          </w:rPrChange>
        </w:rPr>
        <w:pPrChange w:id="138" w:author="刘宁" w:date="2017-06-06T23:45:00Z">
          <w:pPr>
            <w:pStyle w:val="12"/>
            <w:tabs>
              <w:tab w:val="right" w:leader="dot" w:pos="8778"/>
            </w:tabs>
            <w:ind w:firstLine="480"/>
          </w:pPr>
        </w:pPrChange>
      </w:pPr>
      <w:r>
        <w:rPr>
          <w:rFonts w:hint="eastAsia" w:cs="Times New Roman"/>
        </w:rPr>
        <w:fldChar w:fldCharType="begin"/>
      </w:r>
      <w:r>
        <w:rPr>
          <w:rFonts w:cs="Times New Roman"/>
          <w:rPrChange w:id="144" w:author="China" w:date="2017-06-06T20:51:00Z">
            <w:rPr/>
          </w:rPrChange>
        </w:rPr>
        <w:instrText xml:space="preserve">TOC \o "1-3" \h \u </w:instrText>
      </w:r>
      <w:r>
        <w:rPr>
          <w:rFonts w:hint="eastAsia" w:cs="Times New Roman"/>
          <w:rPrChange w:id="145" w:author="China" w:date="2017-06-06T20:51:00Z">
            <w:rPr>
              <w:rFonts w:hint="eastAsia"/>
            </w:rPr>
          </w:rPrChange>
        </w:rPr>
        <w:fldChar w:fldCharType="separate"/>
      </w:r>
      <w:ins w:id="146" w:author="China" w:date="2017-06-06T20:51:00Z">
        <w:del w:id="147" w:author="刘宁" w:date="2017-06-06T23:45:00Z">
          <w:r>
            <w:rPr>
              <w:rStyle w:val="16"/>
            </w:rPr>
            <w:fldChar w:fldCharType="begin"/>
          </w:r>
        </w:del>
      </w:ins>
      <w:ins w:id="148" w:author="China" w:date="2017-06-06T20:51:00Z">
        <w:del w:id="149" w:author="刘宁" w:date="2017-06-06T23:45:00Z">
          <w:r>
            <w:rPr>
              <w:rStyle w:val="16"/>
            </w:rPr>
            <w:delInstrText xml:space="preserve"> </w:delInstrText>
          </w:r>
        </w:del>
      </w:ins>
      <w:ins w:id="150" w:author="China" w:date="2017-06-06T20:51:00Z">
        <w:del w:id="151" w:author="刘宁" w:date="2017-06-06T23:45:00Z">
          <w:r>
            <w:rPr/>
            <w:delInstrText xml:space="preserve">HYPERLINK \l "_Toc484545605"</w:delInstrText>
          </w:r>
        </w:del>
      </w:ins>
      <w:ins w:id="152" w:author="China" w:date="2017-06-06T20:51:00Z">
        <w:del w:id="153" w:author="刘宁" w:date="2017-06-06T23:45:00Z">
          <w:r>
            <w:rPr>
              <w:rStyle w:val="16"/>
            </w:rPr>
            <w:delInstrText xml:space="preserve"> </w:delInstrText>
          </w:r>
        </w:del>
      </w:ins>
      <w:ins w:id="154" w:author="China" w:date="2017-06-06T20:51:00Z">
        <w:del w:id="155" w:author="刘宁" w:date="2017-06-06T23:45:00Z">
          <w:r>
            <w:rPr>
              <w:rStyle w:val="16"/>
            </w:rPr>
            <w:fldChar w:fldCharType="separate"/>
          </w:r>
        </w:del>
      </w:ins>
      <w:ins w:id="156" w:author="China" w:date="2017-06-06T20:51:00Z">
        <w:del w:id="157" w:author="刘宁" w:date="2017-06-06T23:45:00Z">
          <w:r>
            <w:rPr>
              <w:rStyle w:val="16"/>
              <w:rFonts w:cs="Times New Roman"/>
            </w:rPr>
            <w:delText xml:space="preserve">1 </w:delText>
          </w:r>
        </w:del>
      </w:ins>
      <w:ins w:id="158" w:author="China" w:date="2017-06-06T20:51:00Z">
        <w:del w:id="159" w:author="刘宁" w:date="2017-06-06T23:45:00Z">
          <w:r>
            <w:rPr>
              <w:rStyle w:val="16"/>
              <w:rFonts w:hint="eastAsia" w:cs="Times New Roman"/>
            </w:rPr>
            <w:delText>绪论</w:delText>
          </w:r>
        </w:del>
      </w:ins>
      <w:ins w:id="160" w:author="China" w:date="2017-06-06T20:51:00Z">
        <w:del w:id="161" w:author="刘宁" w:date="2017-06-06T23:45:00Z">
          <w:r>
            <w:rPr/>
            <w:tab/>
          </w:r>
        </w:del>
      </w:ins>
      <w:ins w:id="162" w:author="China" w:date="2017-06-06T20:51:00Z">
        <w:del w:id="163" w:author="刘宁" w:date="2017-06-06T23:45:00Z">
          <w:r>
            <w:rPr/>
            <w:fldChar w:fldCharType="begin"/>
          </w:r>
        </w:del>
      </w:ins>
      <w:ins w:id="164" w:author="China" w:date="2017-06-06T20:51:00Z">
        <w:del w:id="165" w:author="刘宁" w:date="2017-06-06T23:45:00Z">
          <w:r>
            <w:rPr/>
            <w:delInstrText xml:space="preserve"> PAGEREF _Toc484545605 \h </w:delInstrText>
          </w:r>
        </w:del>
      </w:ins>
      <w:del w:id="166" w:author="刘宁" w:date="2017-06-06T23:45:00Z">
        <w:r>
          <w:rPr/>
          <w:fldChar w:fldCharType="separate"/>
        </w:r>
      </w:del>
      <w:ins w:id="167" w:author="China" w:date="2017-06-06T20:51:00Z">
        <w:del w:id="168" w:author="刘宁" w:date="2017-06-06T23:45:00Z">
          <w:r>
            <w:rPr/>
            <w:delText>1</w:delText>
          </w:r>
        </w:del>
      </w:ins>
      <w:ins w:id="169" w:author="China" w:date="2017-06-06T20:51:00Z">
        <w:del w:id="170" w:author="刘宁" w:date="2017-06-06T23:45:00Z">
          <w:r>
            <w:rPr/>
            <w:fldChar w:fldCharType="end"/>
          </w:r>
        </w:del>
      </w:ins>
      <w:ins w:id="171" w:author="China" w:date="2017-06-06T20:51:00Z">
        <w:del w:id="172" w:author="刘宁" w:date="2017-06-06T23:45:00Z">
          <w:r>
            <w:rPr>
              <w:rStyle w:val="16"/>
            </w:rPr>
            <w:fldChar w:fldCharType="end"/>
          </w:r>
        </w:del>
      </w:ins>
    </w:p>
    <w:p>
      <w:pPr>
        <w:pStyle w:val="13"/>
        <w:tabs>
          <w:tab w:val="right" w:leader="dot" w:pos="8778"/>
        </w:tabs>
        <w:ind w:left="480" w:firstLine="0" w:firstLineChars="0"/>
        <w:rPr>
          <w:ins w:id="174" w:author="China" w:date="2017-06-06T20:51:00Z"/>
          <w:del w:id="175" w:author="刘宁" w:date="2017-06-06T23:45:00Z"/>
          <w:rFonts w:ascii="Times New Roman" w:hAnsi="Times New Roman" w:eastAsia="宋体"/>
          <w:sz w:val="24"/>
          <w:szCs w:val="22"/>
          <w:rPrChange w:id="176" w:author="刘宁" w:date="2017-06-06T23:46:00Z">
            <w:rPr>
              <w:ins w:id="177" w:author="China" w:date="2017-06-06T20:51:00Z"/>
              <w:del w:id="178" w:author="刘宁" w:date="2017-06-06T23:45:00Z"/>
              <w:rFonts w:asciiTheme="minorHAnsi" w:hAnsiTheme="minorHAnsi" w:eastAsiaTheme="minorEastAsia"/>
              <w:sz w:val="21"/>
              <w:szCs w:val="22"/>
            </w:rPr>
          </w:rPrChange>
        </w:rPr>
        <w:pPrChange w:id="173" w:author="刘宁" w:date="2017-06-06T23:45:00Z">
          <w:pPr>
            <w:pStyle w:val="13"/>
            <w:tabs>
              <w:tab w:val="right" w:leader="dot" w:pos="8778"/>
            </w:tabs>
            <w:ind w:left="480" w:firstLine="480"/>
          </w:pPr>
        </w:pPrChange>
      </w:pPr>
      <w:ins w:id="179" w:author="China" w:date="2017-06-06T20:51:00Z">
        <w:del w:id="180" w:author="刘宁" w:date="2017-06-06T23:45:00Z">
          <w:r>
            <w:rPr>
              <w:rStyle w:val="16"/>
            </w:rPr>
            <w:fldChar w:fldCharType="begin"/>
          </w:r>
        </w:del>
      </w:ins>
      <w:ins w:id="181" w:author="China" w:date="2017-06-06T20:51:00Z">
        <w:del w:id="182" w:author="刘宁" w:date="2017-06-06T23:45:00Z">
          <w:r>
            <w:rPr>
              <w:rStyle w:val="16"/>
            </w:rPr>
            <w:delInstrText xml:space="preserve"> </w:delInstrText>
          </w:r>
        </w:del>
      </w:ins>
      <w:ins w:id="183" w:author="China" w:date="2017-06-06T20:51:00Z">
        <w:del w:id="184" w:author="刘宁" w:date="2017-06-06T23:45:00Z">
          <w:r>
            <w:rPr/>
            <w:delInstrText xml:space="preserve">HYPERLINK \l "_Toc484545606"</w:delInstrText>
          </w:r>
        </w:del>
      </w:ins>
      <w:ins w:id="185" w:author="China" w:date="2017-06-06T20:51:00Z">
        <w:del w:id="186" w:author="刘宁" w:date="2017-06-06T23:45:00Z">
          <w:r>
            <w:rPr>
              <w:rStyle w:val="16"/>
            </w:rPr>
            <w:delInstrText xml:space="preserve"> </w:delInstrText>
          </w:r>
        </w:del>
      </w:ins>
      <w:ins w:id="187" w:author="China" w:date="2017-06-06T20:51:00Z">
        <w:del w:id="188" w:author="刘宁" w:date="2017-06-06T23:45:00Z">
          <w:r>
            <w:rPr>
              <w:rStyle w:val="16"/>
            </w:rPr>
            <w:fldChar w:fldCharType="separate"/>
          </w:r>
        </w:del>
      </w:ins>
      <w:ins w:id="189" w:author="China" w:date="2017-06-06T20:51:00Z">
        <w:del w:id="190" w:author="刘宁" w:date="2017-06-06T23:45:00Z">
          <w:r>
            <w:rPr>
              <w:rStyle w:val="16"/>
              <w:rFonts w:eastAsia="宋体" w:cs="Times New Roman"/>
              <w:rPrChange w:id="191" w:author="刘宁" w:date="2017-06-06T23:46:00Z">
                <w:rPr>
                  <w:rStyle w:val="16"/>
                  <w:rFonts w:cs="Times New Roman" w:eastAsiaTheme="majorEastAsia"/>
                </w:rPr>
              </w:rPrChange>
            </w:rPr>
            <w:delText xml:space="preserve">1.1 </w:delText>
          </w:r>
        </w:del>
      </w:ins>
      <w:ins w:id="192" w:author="China" w:date="2017-06-06T20:51:00Z">
        <w:del w:id="193" w:author="刘宁" w:date="2017-06-06T23:45:00Z">
          <w:r>
            <w:rPr>
              <w:rStyle w:val="16"/>
              <w:rFonts w:hint="eastAsia" w:eastAsia="宋体" w:cs="Times New Roman"/>
              <w:rPrChange w:id="194" w:author="刘宁" w:date="2017-06-06T23:46:00Z">
                <w:rPr>
                  <w:rStyle w:val="16"/>
                  <w:rFonts w:hint="eastAsia" w:cs="Times New Roman" w:eastAsiaTheme="majorEastAsia"/>
                </w:rPr>
              </w:rPrChange>
            </w:rPr>
            <w:delText>项目背景与意义</w:delText>
          </w:r>
        </w:del>
      </w:ins>
      <w:ins w:id="195" w:author="China" w:date="2017-06-06T20:51:00Z">
        <w:del w:id="196" w:author="刘宁" w:date="2017-06-06T23:45:00Z">
          <w:r>
            <w:rPr/>
            <w:tab/>
          </w:r>
        </w:del>
      </w:ins>
      <w:ins w:id="197" w:author="China" w:date="2017-06-06T20:51:00Z">
        <w:del w:id="198" w:author="刘宁" w:date="2017-06-06T23:45:00Z">
          <w:r>
            <w:rPr/>
            <w:fldChar w:fldCharType="begin"/>
          </w:r>
        </w:del>
      </w:ins>
      <w:ins w:id="199" w:author="China" w:date="2017-06-06T20:51:00Z">
        <w:del w:id="200" w:author="刘宁" w:date="2017-06-06T23:45:00Z">
          <w:r>
            <w:rPr/>
            <w:delInstrText xml:space="preserve"> PAGEREF _Toc484545606 \h </w:delInstrText>
          </w:r>
        </w:del>
      </w:ins>
      <w:del w:id="201" w:author="刘宁" w:date="2017-06-06T23:45:00Z">
        <w:r>
          <w:rPr/>
          <w:fldChar w:fldCharType="separate"/>
        </w:r>
      </w:del>
      <w:ins w:id="202" w:author="China" w:date="2017-06-06T20:51:00Z">
        <w:del w:id="203" w:author="刘宁" w:date="2017-06-06T23:45:00Z">
          <w:r>
            <w:rPr/>
            <w:delText>1</w:delText>
          </w:r>
        </w:del>
      </w:ins>
      <w:ins w:id="204" w:author="China" w:date="2017-06-06T20:51:00Z">
        <w:del w:id="205" w:author="刘宁" w:date="2017-06-06T23:45:00Z">
          <w:r>
            <w:rPr/>
            <w:fldChar w:fldCharType="end"/>
          </w:r>
        </w:del>
      </w:ins>
      <w:ins w:id="206" w:author="China" w:date="2017-06-06T20:51:00Z">
        <w:del w:id="207" w:author="刘宁" w:date="2017-06-06T23:45:00Z">
          <w:r>
            <w:rPr>
              <w:rStyle w:val="16"/>
            </w:rPr>
            <w:fldChar w:fldCharType="end"/>
          </w:r>
        </w:del>
      </w:ins>
    </w:p>
    <w:p>
      <w:pPr>
        <w:pStyle w:val="8"/>
        <w:tabs>
          <w:tab w:val="right" w:leader="dot" w:pos="8778"/>
        </w:tabs>
        <w:ind w:left="960" w:firstLine="0" w:firstLineChars="0"/>
        <w:rPr>
          <w:ins w:id="209" w:author="China" w:date="2017-06-06T20:51:00Z"/>
          <w:del w:id="210" w:author="刘宁" w:date="2017-06-06T23:45:00Z"/>
          <w:rFonts w:ascii="Times New Roman" w:hAnsi="Times New Roman" w:eastAsia="宋体"/>
          <w:sz w:val="24"/>
          <w:szCs w:val="22"/>
          <w:rPrChange w:id="211" w:author="刘宁" w:date="2017-06-06T23:46:00Z">
            <w:rPr>
              <w:ins w:id="212" w:author="China" w:date="2017-06-06T20:51:00Z"/>
              <w:del w:id="213" w:author="刘宁" w:date="2017-06-06T23:45:00Z"/>
              <w:rFonts w:asciiTheme="minorHAnsi" w:hAnsiTheme="minorHAnsi" w:eastAsiaTheme="minorEastAsia"/>
              <w:sz w:val="21"/>
              <w:szCs w:val="22"/>
            </w:rPr>
          </w:rPrChange>
        </w:rPr>
        <w:pPrChange w:id="208" w:author="刘宁" w:date="2017-06-06T23:45:00Z">
          <w:pPr>
            <w:pStyle w:val="8"/>
            <w:tabs>
              <w:tab w:val="right" w:leader="dot" w:pos="8778"/>
            </w:tabs>
            <w:ind w:left="960" w:firstLine="480"/>
          </w:pPr>
        </w:pPrChange>
      </w:pPr>
      <w:ins w:id="214" w:author="China" w:date="2017-06-06T20:51:00Z">
        <w:del w:id="215" w:author="刘宁" w:date="2017-06-06T23:45:00Z">
          <w:r>
            <w:rPr>
              <w:rStyle w:val="16"/>
            </w:rPr>
            <w:fldChar w:fldCharType="begin"/>
          </w:r>
        </w:del>
      </w:ins>
      <w:ins w:id="216" w:author="China" w:date="2017-06-06T20:51:00Z">
        <w:del w:id="217" w:author="刘宁" w:date="2017-06-06T23:45:00Z">
          <w:r>
            <w:rPr>
              <w:rStyle w:val="16"/>
            </w:rPr>
            <w:delInstrText xml:space="preserve"> </w:delInstrText>
          </w:r>
        </w:del>
      </w:ins>
      <w:ins w:id="218" w:author="China" w:date="2017-06-06T20:51:00Z">
        <w:del w:id="219" w:author="刘宁" w:date="2017-06-06T23:45:00Z">
          <w:r>
            <w:rPr/>
            <w:delInstrText xml:space="preserve">HYPERLINK \l "_Toc484545607"</w:delInstrText>
          </w:r>
        </w:del>
      </w:ins>
      <w:ins w:id="220" w:author="China" w:date="2017-06-06T20:51:00Z">
        <w:del w:id="221" w:author="刘宁" w:date="2017-06-06T23:45:00Z">
          <w:r>
            <w:rPr>
              <w:rStyle w:val="16"/>
            </w:rPr>
            <w:delInstrText xml:space="preserve"> </w:delInstrText>
          </w:r>
        </w:del>
      </w:ins>
      <w:ins w:id="222" w:author="China" w:date="2017-06-06T20:51:00Z">
        <w:del w:id="223" w:author="刘宁" w:date="2017-06-06T23:45:00Z">
          <w:r>
            <w:rPr>
              <w:rStyle w:val="16"/>
            </w:rPr>
            <w:fldChar w:fldCharType="separate"/>
          </w:r>
        </w:del>
      </w:ins>
      <w:ins w:id="224" w:author="China" w:date="2017-06-06T20:51:00Z">
        <w:del w:id="225" w:author="刘宁" w:date="2017-06-06T23:45:00Z">
          <w:r>
            <w:rPr>
              <w:rStyle w:val="16"/>
              <w:rFonts w:eastAsia="宋体" w:cs="Times New Roman"/>
              <w:rPrChange w:id="226" w:author="刘宁" w:date="2017-06-06T23:46:00Z">
                <w:rPr>
                  <w:rStyle w:val="16"/>
                  <w:rFonts w:cs="Times New Roman" w:eastAsiaTheme="majorEastAsia"/>
                </w:rPr>
              </w:rPrChange>
            </w:rPr>
            <w:delText xml:space="preserve">1.1.1 </w:delText>
          </w:r>
        </w:del>
      </w:ins>
      <w:ins w:id="227" w:author="China" w:date="2017-06-06T20:51:00Z">
        <w:del w:id="228" w:author="刘宁" w:date="2017-06-06T23:45:00Z">
          <w:r>
            <w:rPr>
              <w:rStyle w:val="16"/>
              <w:rFonts w:hint="eastAsia" w:eastAsia="宋体" w:cs="Times New Roman"/>
              <w:rPrChange w:id="229" w:author="刘宁" w:date="2017-06-06T23:46:00Z">
                <w:rPr>
                  <w:rStyle w:val="16"/>
                  <w:rFonts w:hint="eastAsia" w:cs="Times New Roman" w:eastAsiaTheme="majorEastAsia"/>
                </w:rPr>
              </w:rPrChange>
            </w:rPr>
            <w:delText>背景</w:delText>
          </w:r>
        </w:del>
      </w:ins>
      <w:ins w:id="230" w:author="China" w:date="2017-06-06T20:51:00Z">
        <w:del w:id="231" w:author="刘宁" w:date="2017-06-06T23:45:00Z">
          <w:r>
            <w:rPr/>
            <w:tab/>
          </w:r>
        </w:del>
      </w:ins>
      <w:ins w:id="232" w:author="China" w:date="2017-06-06T20:51:00Z">
        <w:del w:id="233" w:author="刘宁" w:date="2017-06-06T23:45:00Z">
          <w:r>
            <w:rPr/>
            <w:fldChar w:fldCharType="begin"/>
          </w:r>
        </w:del>
      </w:ins>
      <w:ins w:id="234" w:author="China" w:date="2017-06-06T20:51:00Z">
        <w:del w:id="235" w:author="刘宁" w:date="2017-06-06T23:45:00Z">
          <w:r>
            <w:rPr/>
            <w:delInstrText xml:space="preserve"> PAGEREF _Toc484545607 \h </w:delInstrText>
          </w:r>
        </w:del>
      </w:ins>
      <w:del w:id="236" w:author="刘宁" w:date="2017-06-06T23:45:00Z">
        <w:r>
          <w:rPr/>
          <w:fldChar w:fldCharType="separate"/>
        </w:r>
      </w:del>
      <w:ins w:id="237" w:author="China" w:date="2017-06-06T20:51:00Z">
        <w:del w:id="238" w:author="刘宁" w:date="2017-06-06T23:45:00Z">
          <w:r>
            <w:rPr/>
            <w:delText>1</w:delText>
          </w:r>
        </w:del>
      </w:ins>
      <w:ins w:id="239" w:author="China" w:date="2017-06-06T20:51:00Z">
        <w:del w:id="240" w:author="刘宁" w:date="2017-06-06T23:45:00Z">
          <w:r>
            <w:rPr/>
            <w:fldChar w:fldCharType="end"/>
          </w:r>
        </w:del>
      </w:ins>
      <w:ins w:id="241" w:author="China" w:date="2017-06-06T20:51:00Z">
        <w:del w:id="242" w:author="刘宁" w:date="2017-06-06T23:45:00Z">
          <w:r>
            <w:rPr>
              <w:rStyle w:val="16"/>
            </w:rPr>
            <w:fldChar w:fldCharType="end"/>
          </w:r>
        </w:del>
      </w:ins>
    </w:p>
    <w:p>
      <w:pPr>
        <w:pStyle w:val="8"/>
        <w:tabs>
          <w:tab w:val="right" w:leader="dot" w:pos="8778"/>
        </w:tabs>
        <w:ind w:left="960" w:firstLine="0" w:firstLineChars="0"/>
        <w:rPr>
          <w:ins w:id="244" w:author="China" w:date="2017-06-06T20:51:00Z"/>
          <w:del w:id="245" w:author="刘宁" w:date="2017-06-06T23:45:00Z"/>
          <w:rFonts w:ascii="Times New Roman" w:hAnsi="Times New Roman" w:eastAsia="宋体"/>
          <w:sz w:val="24"/>
          <w:szCs w:val="22"/>
          <w:rPrChange w:id="246" w:author="刘宁" w:date="2017-06-06T23:46:00Z">
            <w:rPr>
              <w:ins w:id="247" w:author="China" w:date="2017-06-06T20:51:00Z"/>
              <w:del w:id="248" w:author="刘宁" w:date="2017-06-06T23:45:00Z"/>
              <w:rFonts w:asciiTheme="minorHAnsi" w:hAnsiTheme="minorHAnsi" w:eastAsiaTheme="minorEastAsia"/>
              <w:sz w:val="21"/>
              <w:szCs w:val="22"/>
            </w:rPr>
          </w:rPrChange>
        </w:rPr>
        <w:pPrChange w:id="243" w:author="刘宁" w:date="2017-06-06T23:45:00Z">
          <w:pPr>
            <w:pStyle w:val="8"/>
            <w:tabs>
              <w:tab w:val="right" w:leader="dot" w:pos="8778"/>
            </w:tabs>
            <w:ind w:left="960" w:firstLine="480"/>
          </w:pPr>
        </w:pPrChange>
      </w:pPr>
      <w:ins w:id="249" w:author="China" w:date="2017-06-06T20:51:00Z">
        <w:del w:id="250" w:author="刘宁" w:date="2017-06-06T23:45:00Z">
          <w:r>
            <w:rPr>
              <w:rStyle w:val="16"/>
            </w:rPr>
            <w:fldChar w:fldCharType="begin"/>
          </w:r>
        </w:del>
      </w:ins>
      <w:ins w:id="251" w:author="China" w:date="2017-06-06T20:51:00Z">
        <w:del w:id="252" w:author="刘宁" w:date="2017-06-06T23:45:00Z">
          <w:r>
            <w:rPr>
              <w:rStyle w:val="16"/>
            </w:rPr>
            <w:delInstrText xml:space="preserve"> </w:delInstrText>
          </w:r>
        </w:del>
      </w:ins>
      <w:ins w:id="253" w:author="China" w:date="2017-06-06T20:51:00Z">
        <w:del w:id="254" w:author="刘宁" w:date="2017-06-06T23:45:00Z">
          <w:r>
            <w:rPr/>
            <w:delInstrText xml:space="preserve">HYPERLINK \l "_Toc484545608"</w:delInstrText>
          </w:r>
        </w:del>
      </w:ins>
      <w:ins w:id="255" w:author="China" w:date="2017-06-06T20:51:00Z">
        <w:del w:id="256" w:author="刘宁" w:date="2017-06-06T23:45:00Z">
          <w:r>
            <w:rPr>
              <w:rStyle w:val="16"/>
            </w:rPr>
            <w:delInstrText xml:space="preserve"> </w:delInstrText>
          </w:r>
        </w:del>
      </w:ins>
      <w:ins w:id="257" w:author="China" w:date="2017-06-06T20:51:00Z">
        <w:del w:id="258" w:author="刘宁" w:date="2017-06-06T23:45:00Z">
          <w:r>
            <w:rPr>
              <w:rStyle w:val="16"/>
            </w:rPr>
            <w:fldChar w:fldCharType="separate"/>
          </w:r>
        </w:del>
      </w:ins>
      <w:ins w:id="259" w:author="China" w:date="2017-06-06T20:51:00Z">
        <w:del w:id="260" w:author="刘宁" w:date="2017-06-06T23:45:00Z">
          <w:r>
            <w:rPr>
              <w:rStyle w:val="16"/>
              <w:rFonts w:eastAsia="宋体" w:cs="Times New Roman"/>
              <w:rPrChange w:id="261" w:author="刘宁" w:date="2017-06-06T23:46:00Z">
                <w:rPr>
                  <w:rStyle w:val="16"/>
                  <w:rFonts w:cs="Times New Roman" w:eastAsiaTheme="majorEastAsia"/>
                </w:rPr>
              </w:rPrChange>
            </w:rPr>
            <w:delText xml:space="preserve">1.1.2 </w:delText>
          </w:r>
        </w:del>
      </w:ins>
      <w:ins w:id="262" w:author="China" w:date="2017-06-06T20:51:00Z">
        <w:del w:id="263" w:author="刘宁" w:date="2017-06-06T23:45:00Z">
          <w:r>
            <w:rPr>
              <w:rStyle w:val="16"/>
              <w:rFonts w:hint="eastAsia" w:eastAsia="宋体" w:cs="Times New Roman"/>
              <w:rPrChange w:id="264" w:author="刘宁" w:date="2017-06-06T23:46:00Z">
                <w:rPr>
                  <w:rStyle w:val="16"/>
                  <w:rFonts w:hint="eastAsia" w:cs="Times New Roman" w:eastAsiaTheme="majorEastAsia"/>
                </w:rPr>
              </w:rPrChange>
            </w:rPr>
            <w:delText>意义</w:delText>
          </w:r>
        </w:del>
      </w:ins>
      <w:ins w:id="265" w:author="China" w:date="2017-06-06T20:51:00Z">
        <w:del w:id="266" w:author="刘宁" w:date="2017-06-06T23:45:00Z">
          <w:r>
            <w:rPr/>
            <w:tab/>
          </w:r>
        </w:del>
      </w:ins>
      <w:ins w:id="267" w:author="China" w:date="2017-06-06T20:51:00Z">
        <w:del w:id="268" w:author="刘宁" w:date="2017-06-06T23:45:00Z">
          <w:r>
            <w:rPr/>
            <w:fldChar w:fldCharType="begin"/>
          </w:r>
        </w:del>
      </w:ins>
      <w:ins w:id="269" w:author="China" w:date="2017-06-06T20:51:00Z">
        <w:del w:id="270" w:author="刘宁" w:date="2017-06-06T23:45:00Z">
          <w:r>
            <w:rPr/>
            <w:delInstrText xml:space="preserve"> PAGEREF _Toc484545608 \h </w:delInstrText>
          </w:r>
        </w:del>
      </w:ins>
      <w:del w:id="271" w:author="刘宁" w:date="2017-06-06T23:45:00Z">
        <w:r>
          <w:rPr/>
          <w:fldChar w:fldCharType="separate"/>
        </w:r>
      </w:del>
      <w:ins w:id="272" w:author="China" w:date="2017-06-06T20:51:00Z">
        <w:del w:id="273" w:author="刘宁" w:date="2017-06-06T23:45:00Z">
          <w:r>
            <w:rPr/>
            <w:delText>1</w:delText>
          </w:r>
        </w:del>
      </w:ins>
      <w:ins w:id="274" w:author="China" w:date="2017-06-06T20:51:00Z">
        <w:del w:id="275" w:author="刘宁" w:date="2017-06-06T23:45:00Z">
          <w:r>
            <w:rPr/>
            <w:fldChar w:fldCharType="end"/>
          </w:r>
        </w:del>
      </w:ins>
      <w:ins w:id="276" w:author="China" w:date="2017-06-06T20:51:00Z">
        <w:del w:id="277" w:author="刘宁" w:date="2017-06-06T23:45:00Z">
          <w:r>
            <w:rPr>
              <w:rStyle w:val="16"/>
            </w:rPr>
            <w:fldChar w:fldCharType="end"/>
          </w:r>
        </w:del>
      </w:ins>
    </w:p>
    <w:p>
      <w:pPr>
        <w:pStyle w:val="13"/>
        <w:tabs>
          <w:tab w:val="right" w:leader="dot" w:pos="8778"/>
        </w:tabs>
        <w:ind w:left="480" w:firstLine="0" w:firstLineChars="0"/>
        <w:rPr>
          <w:ins w:id="279" w:author="China" w:date="2017-06-06T20:51:00Z"/>
          <w:del w:id="280" w:author="刘宁" w:date="2017-06-06T23:45:00Z"/>
          <w:rFonts w:ascii="Times New Roman" w:hAnsi="Times New Roman" w:eastAsia="宋体"/>
          <w:sz w:val="24"/>
          <w:szCs w:val="22"/>
          <w:rPrChange w:id="281" w:author="刘宁" w:date="2017-06-06T23:46:00Z">
            <w:rPr>
              <w:ins w:id="282" w:author="China" w:date="2017-06-06T20:51:00Z"/>
              <w:del w:id="283" w:author="刘宁" w:date="2017-06-06T23:45:00Z"/>
              <w:rFonts w:asciiTheme="minorHAnsi" w:hAnsiTheme="minorHAnsi" w:eastAsiaTheme="minorEastAsia"/>
              <w:sz w:val="21"/>
              <w:szCs w:val="22"/>
            </w:rPr>
          </w:rPrChange>
        </w:rPr>
        <w:pPrChange w:id="278" w:author="刘宁" w:date="2017-06-06T23:45:00Z">
          <w:pPr>
            <w:pStyle w:val="13"/>
            <w:tabs>
              <w:tab w:val="right" w:leader="dot" w:pos="8778"/>
            </w:tabs>
            <w:ind w:left="480" w:firstLine="480"/>
          </w:pPr>
        </w:pPrChange>
      </w:pPr>
      <w:ins w:id="284" w:author="China" w:date="2017-06-06T20:51:00Z">
        <w:del w:id="285" w:author="刘宁" w:date="2017-06-06T23:45:00Z">
          <w:r>
            <w:rPr>
              <w:rStyle w:val="16"/>
            </w:rPr>
            <w:fldChar w:fldCharType="begin"/>
          </w:r>
        </w:del>
      </w:ins>
      <w:ins w:id="286" w:author="China" w:date="2017-06-06T20:51:00Z">
        <w:del w:id="287" w:author="刘宁" w:date="2017-06-06T23:45:00Z">
          <w:r>
            <w:rPr>
              <w:rStyle w:val="16"/>
            </w:rPr>
            <w:delInstrText xml:space="preserve"> </w:delInstrText>
          </w:r>
        </w:del>
      </w:ins>
      <w:ins w:id="288" w:author="China" w:date="2017-06-06T20:51:00Z">
        <w:del w:id="289" w:author="刘宁" w:date="2017-06-06T23:45:00Z">
          <w:r>
            <w:rPr/>
            <w:delInstrText xml:space="preserve">HYPERLINK \l "_Toc484545609"</w:delInstrText>
          </w:r>
        </w:del>
      </w:ins>
      <w:ins w:id="290" w:author="China" w:date="2017-06-06T20:51:00Z">
        <w:del w:id="291" w:author="刘宁" w:date="2017-06-06T23:45:00Z">
          <w:r>
            <w:rPr>
              <w:rStyle w:val="16"/>
            </w:rPr>
            <w:delInstrText xml:space="preserve"> </w:delInstrText>
          </w:r>
        </w:del>
      </w:ins>
      <w:ins w:id="292" w:author="China" w:date="2017-06-06T20:51:00Z">
        <w:del w:id="293" w:author="刘宁" w:date="2017-06-06T23:45:00Z">
          <w:r>
            <w:rPr>
              <w:rStyle w:val="16"/>
            </w:rPr>
            <w:fldChar w:fldCharType="separate"/>
          </w:r>
        </w:del>
      </w:ins>
      <w:ins w:id="294" w:author="China" w:date="2017-06-06T20:51:00Z">
        <w:del w:id="295" w:author="刘宁" w:date="2017-06-06T23:45:00Z">
          <w:r>
            <w:rPr>
              <w:rStyle w:val="16"/>
              <w:rFonts w:eastAsia="宋体" w:cs="Times New Roman"/>
              <w:rPrChange w:id="296" w:author="刘宁" w:date="2017-06-06T23:46:00Z">
                <w:rPr>
                  <w:rStyle w:val="16"/>
                  <w:rFonts w:cs="Times New Roman" w:eastAsiaTheme="majorEastAsia"/>
                </w:rPr>
              </w:rPrChange>
            </w:rPr>
            <w:delText xml:space="preserve">1.2 </w:delText>
          </w:r>
        </w:del>
      </w:ins>
      <w:ins w:id="297" w:author="China" w:date="2017-06-06T20:51:00Z">
        <w:del w:id="298" w:author="刘宁" w:date="2017-06-06T23:45:00Z">
          <w:r>
            <w:rPr>
              <w:rStyle w:val="16"/>
              <w:rFonts w:hint="eastAsia" w:eastAsia="宋体" w:cs="Times New Roman"/>
              <w:rPrChange w:id="299" w:author="刘宁" w:date="2017-06-06T23:46:00Z">
                <w:rPr>
                  <w:rStyle w:val="16"/>
                  <w:rFonts w:hint="eastAsia" w:cs="Times New Roman" w:eastAsiaTheme="majorEastAsia"/>
                </w:rPr>
              </w:rPrChange>
            </w:rPr>
            <w:delText>国内外滤波研究历史及发展</w:delText>
          </w:r>
        </w:del>
      </w:ins>
      <w:ins w:id="300" w:author="China" w:date="2017-06-06T20:51:00Z">
        <w:del w:id="301" w:author="刘宁" w:date="2017-06-06T23:45:00Z">
          <w:r>
            <w:rPr/>
            <w:tab/>
          </w:r>
        </w:del>
      </w:ins>
      <w:ins w:id="302" w:author="China" w:date="2017-06-06T20:51:00Z">
        <w:del w:id="303" w:author="刘宁" w:date="2017-06-06T23:45:00Z">
          <w:r>
            <w:rPr/>
            <w:fldChar w:fldCharType="begin"/>
          </w:r>
        </w:del>
      </w:ins>
      <w:ins w:id="304" w:author="China" w:date="2017-06-06T20:51:00Z">
        <w:del w:id="305" w:author="刘宁" w:date="2017-06-06T23:45:00Z">
          <w:r>
            <w:rPr/>
            <w:delInstrText xml:space="preserve"> PAGEREF _Toc484545609 \h </w:delInstrText>
          </w:r>
        </w:del>
      </w:ins>
      <w:del w:id="306" w:author="刘宁" w:date="2017-06-06T23:45:00Z">
        <w:r>
          <w:rPr/>
          <w:fldChar w:fldCharType="separate"/>
        </w:r>
      </w:del>
      <w:ins w:id="307" w:author="China" w:date="2017-06-06T20:51:00Z">
        <w:del w:id="308" w:author="刘宁" w:date="2017-06-06T23:45:00Z">
          <w:r>
            <w:rPr/>
            <w:delText>1</w:delText>
          </w:r>
        </w:del>
      </w:ins>
      <w:ins w:id="309" w:author="China" w:date="2017-06-06T20:51:00Z">
        <w:del w:id="310" w:author="刘宁" w:date="2017-06-06T23:45:00Z">
          <w:r>
            <w:rPr/>
            <w:fldChar w:fldCharType="end"/>
          </w:r>
        </w:del>
      </w:ins>
      <w:ins w:id="311" w:author="China" w:date="2017-06-06T20:51:00Z">
        <w:del w:id="312" w:author="刘宁" w:date="2017-06-06T23:45:00Z">
          <w:r>
            <w:rPr>
              <w:rStyle w:val="16"/>
            </w:rPr>
            <w:fldChar w:fldCharType="end"/>
          </w:r>
        </w:del>
      </w:ins>
    </w:p>
    <w:p>
      <w:pPr>
        <w:pStyle w:val="8"/>
        <w:tabs>
          <w:tab w:val="right" w:leader="dot" w:pos="8778"/>
        </w:tabs>
        <w:ind w:left="960" w:firstLine="0" w:firstLineChars="0"/>
        <w:rPr>
          <w:ins w:id="314" w:author="China" w:date="2017-06-06T20:51:00Z"/>
          <w:del w:id="315" w:author="刘宁" w:date="2017-06-06T23:45:00Z"/>
          <w:rFonts w:ascii="Times New Roman" w:hAnsi="Times New Roman" w:eastAsia="宋体"/>
          <w:sz w:val="24"/>
          <w:szCs w:val="22"/>
          <w:rPrChange w:id="316" w:author="刘宁" w:date="2017-06-06T23:46:00Z">
            <w:rPr>
              <w:ins w:id="317" w:author="China" w:date="2017-06-06T20:51:00Z"/>
              <w:del w:id="318" w:author="刘宁" w:date="2017-06-06T23:45:00Z"/>
              <w:rFonts w:asciiTheme="minorHAnsi" w:hAnsiTheme="minorHAnsi" w:eastAsiaTheme="minorEastAsia"/>
              <w:sz w:val="21"/>
              <w:szCs w:val="22"/>
            </w:rPr>
          </w:rPrChange>
        </w:rPr>
        <w:pPrChange w:id="313" w:author="刘宁" w:date="2017-06-06T23:45:00Z">
          <w:pPr>
            <w:pStyle w:val="8"/>
            <w:tabs>
              <w:tab w:val="right" w:leader="dot" w:pos="8778"/>
            </w:tabs>
            <w:ind w:left="960" w:firstLine="480"/>
          </w:pPr>
        </w:pPrChange>
      </w:pPr>
      <w:ins w:id="319" w:author="China" w:date="2017-06-06T20:51:00Z">
        <w:del w:id="320" w:author="刘宁" w:date="2017-06-06T23:45:00Z">
          <w:r>
            <w:rPr>
              <w:rStyle w:val="16"/>
            </w:rPr>
            <w:fldChar w:fldCharType="begin"/>
          </w:r>
        </w:del>
      </w:ins>
      <w:ins w:id="321" w:author="China" w:date="2017-06-06T20:51:00Z">
        <w:del w:id="322" w:author="刘宁" w:date="2017-06-06T23:45:00Z">
          <w:r>
            <w:rPr>
              <w:rStyle w:val="16"/>
            </w:rPr>
            <w:delInstrText xml:space="preserve"> </w:delInstrText>
          </w:r>
        </w:del>
      </w:ins>
      <w:ins w:id="323" w:author="China" w:date="2017-06-06T20:51:00Z">
        <w:del w:id="324" w:author="刘宁" w:date="2017-06-06T23:45:00Z">
          <w:r>
            <w:rPr/>
            <w:delInstrText xml:space="preserve">HYPERLINK \l "_Toc484545610"</w:delInstrText>
          </w:r>
        </w:del>
      </w:ins>
      <w:ins w:id="325" w:author="China" w:date="2017-06-06T20:51:00Z">
        <w:del w:id="326" w:author="刘宁" w:date="2017-06-06T23:45:00Z">
          <w:r>
            <w:rPr>
              <w:rStyle w:val="16"/>
            </w:rPr>
            <w:delInstrText xml:space="preserve"> </w:delInstrText>
          </w:r>
        </w:del>
      </w:ins>
      <w:ins w:id="327" w:author="China" w:date="2017-06-06T20:51:00Z">
        <w:del w:id="328" w:author="刘宁" w:date="2017-06-06T23:45:00Z">
          <w:r>
            <w:rPr>
              <w:rStyle w:val="16"/>
            </w:rPr>
            <w:fldChar w:fldCharType="separate"/>
          </w:r>
        </w:del>
      </w:ins>
      <w:ins w:id="329" w:author="China" w:date="2017-06-06T20:51:00Z">
        <w:del w:id="330" w:author="刘宁" w:date="2017-06-06T23:45:00Z">
          <w:r>
            <w:rPr>
              <w:rStyle w:val="16"/>
              <w:rFonts w:eastAsia="宋体" w:cs="Times New Roman"/>
              <w:rPrChange w:id="331" w:author="刘宁" w:date="2017-06-06T23:46:00Z">
                <w:rPr>
                  <w:rStyle w:val="16"/>
                  <w:rFonts w:cs="Times New Roman" w:eastAsiaTheme="majorEastAsia"/>
                </w:rPr>
              </w:rPrChange>
            </w:rPr>
            <w:delText xml:space="preserve">1.2.1 </w:delText>
          </w:r>
        </w:del>
      </w:ins>
      <w:ins w:id="332" w:author="China" w:date="2017-06-06T20:51:00Z">
        <w:del w:id="333" w:author="刘宁" w:date="2017-06-06T23:45:00Z">
          <w:r>
            <w:rPr>
              <w:rStyle w:val="16"/>
              <w:rFonts w:hint="eastAsia" w:eastAsia="宋体" w:cs="Times New Roman"/>
              <w:rPrChange w:id="334" w:author="刘宁" w:date="2017-06-06T23:46:00Z">
                <w:rPr>
                  <w:rStyle w:val="16"/>
                  <w:rFonts w:hint="eastAsia" w:cs="Times New Roman" w:eastAsiaTheme="majorEastAsia"/>
                </w:rPr>
              </w:rPrChange>
            </w:rPr>
            <w:delText>国外滤波研究历史</w:delText>
          </w:r>
        </w:del>
      </w:ins>
      <w:ins w:id="335" w:author="China" w:date="2017-06-06T20:51:00Z">
        <w:del w:id="336" w:author="刘宁" w:date="2017-06-06T23:45:00Z">
          <w:r>
            <w:rPr/>
            <w:tab/>
          </w:r>
        </w:del>
      </w:ins>
      <w:ins w:id="337" w:author="China" w:date="2017-06-06T20:51:00Z">
        <w:del w:id="338" w:author="刘宁" w:date="2017-06-06T23:45:00Z">
          <w:r>
            <w:rPr/>
            <w:fldChar w:fldCharType="begin"/>
          </w:r>
        </w:del>
      </w:ins>
      <w:ins w:id="339" w:author="China" w:date="2017-06-06T20:51:00Z">
        <w:del w:id="340" w:author="刘宁" w:date="2017-06-06T23:45:00Z">
          <w:r>
            <w:rPr/>
            <w:delInstrText xml:space="preserve"> PAGEREF _Toc484545610 \h </w:delInstrText>
          </w:r>
        </w:del>
      </w:ins>
      <w:del w:id="341" w:author="刘宁" w:date="2017-06-06T23:45:00Z">
        <w:r>
          <w:rPr/>
          <w:fldChar w:fldCharType="separate"/>
        </w:r>
      </w:del>
      <w:ins w:id="342" w:author="China" w:date="2017-06-06T20:51:00Z">
        <w:del w:id="343" w:author="刘宁" w:date="2017-06-06T23:45:00Z">
          <w:r>
            <w:rPr/>
            <w:delText>1</w:delText>
          </w:r>
        </w:del>
      </w:ins>
      <w:ins w:id="344" w:author="China" w:date="2017-06-06T20:51:00Z">
        <w:del w:id="345" w:author="刘宁" w:date="2017-06-06T23:45:00Z">
          <w:r>
            <w:rPr/>
            <w:fldChar w:fldCharType="end"/>
          </w:r>
        </w:del>
      </w:ins>
      <w:ins w:id="346" w:author="China" w:date="2017-06-06T20:51:00Z">
        <w:del w:id="347" w:author="刘宁" w:date="2017-06-06T23:45:00Z">
          <w:r>
            <w:rPr>
              <w:rStyle w:val="16"/>
            </w:rPr>
            <w:fldChar w:fldCharType="end"/>
          </w:r>
        </w:del>
      </w:ins>
    </w:p>
    <w:p>
      <w:pPr>
        <w:pStyle w:val="8"/>
        <w:tabs>
          <w:tab w:val="right" w:leader="dot" w:pos="8778"/>
        </w:tabs>
        <w:ind w:left="960" w:firstLine="0" w:firstLineChars="0"/>
        <w:rPr>
          <w:ins w:id="349" w:author="China" w:date="2017-06-06T20:51:00Z"/>
          <w:del w:id="350" w:author="刘宁" w:date="2017-06-06T23:45:00Z"/>
          <w:rFonts w:ascii="Times New Roman" w:hAnsi="Times New Roman" w:eastAsia="宋体"/>
          <w:sz w:val="24"/>
          <w:szCs w:val="22"/>
          <w:rPrChange w:id="351" w:author="刘宁" w:date="2017-06-06T23:46:00Z">
            <w:rPr>
              <w:ins w:id="352" w:author="China" w:date="2017-06-06T20:51:00Z"/>
              <w:del w:id="353" w:author="刘宁" w:date="2017-06-06T23:45:00Z"/>
              <w:rFonts w:asciiTheme="minorHAnsi" w:hAnsiTheme="minorHAnsi" w:eastAsiaTheme="minorEastAsia"/>
              <w:sz w:val="21"/>
              <w:szCs w:val="22"/>
            </w:rPr>
          </w:rPrChange>
        </w:rPr>
        <w:pPrChange w:id="348" w:author="刘宁" w:date="2017-06-06T23:45:00Z">
          <w:pPr>
            <w:pStyle w:val="8"/>
            <w:tabs>
              <w:tab w:val="right" w:leader="dot" w:pos="8778"/>
            </w:tabs>
            <w:ind w:left="960" w:firstLine="480"/>
          </w:pPr>
        </w:pPrChange>
      </w:pPr>
      <w:ins w:id="354" w:author="China" w:date="2017-06-06T20:51:00Z">
        <w:del w:id="355" w:author="刘宁" w:date="2017-06-06T23:45:00Z">
          <w:r>
            <w:rPr>
              <w:rStyle w:val="16"/>
            </w:rPr>
            <w:fldChar w:fldCharType="begin"/>
          </w:r>
        </w:del>
      </w:ins>
      <w:ins w:id="356" w:author="China" w:date="2017-06-06T20:51:00Z">
        <w:del w:id="357" w:author="刘宁" w:date="2017-06-06T23:45:00Z">
          <w:r>
            <w:rPr>
              <w:rStyle w:val="16"/>
            </w:rPr>
            <w:delInstrText xml:space="preserve"> </w:delInstrText>
          </w:r>
        </w:del>
      </w:ins>
      <w:ins w:id="358" w:author="China" w:date="2017-06-06T20:51:00Z">
        <w:del w:id="359" w:author="刘宁" w:date="2017-06-06T23:45:00Z">
          <w:r>
            <w:rPr/>
            <w:delInstrText xml:space="preserve">HYPERLINK \l "_Toc484545611"</w:delInstrText>
          </w:r>
        </w:del>
      </w:ins>
      <w:ins w:id="360" w:author="China" w:date="2017-06-06T20:51:00Z">
        <w:del w:id="361" w:author="刘宁" w:date="2017-06-06T23:45:00Z">
          <w:r>
            <w:rPr>
              <w:rStyle w:val="16"/>
            </w:rPr>
            <w:delInstrText xml:space="preserve"> </w:delInstrText>
          </w:r>
        </w:del>
      </w:ins>
      <w:ins w:id="362" w:author="China" w:date="2017-06-06T20:51:00Z">
        <w:del w:id="363" w:author="刘宁" w:date="2017-06-06T23:45:00Z">
          <w:r>
            <w:rPr>
              <w:rStyle w:val="16"/>
            </w:rPr>
            <w:fldChar w:fldCharType="separate"/>
          </w:r>
        </w:del>
      </w:ins>
      <w:ins w:id="364" w:author="China" w:date="2017-06-06T20:51:00Z">
        <w:del w:id="365" w:author="刘宁" w:date="2017-06-06T23:45:00Z">
          <w:r>
            <w:rPr>
              <w:rStyle w:val="16"/>
              <w:rFonts w:eastAsia="宋体" w:cs="Times New Roman"/>
              <w:rPrChange w:id="366" w:author="刘宁" w:date="2017-06-06T23:46:00Z">
                <w:rPr>
                  <w:rStyle w:val="16"/>
                  <w:rFonts w:cs="Times New Roman" w:eastAsiaTheme="majorEastAsia"/>
                </w:rPr>
              </w:rPrChange>
            </w:rPr>
            <w:delText xml:space="preserve">1.2.2 </w:delText>
          </w:r>
        </w:del>
      </w:ins>
      <w:ins w:id="367" w:author="China" w:date="2017-06-06T20:51:00Z">
        <w:del w:id="368" w:author="刘宁" w:date="2017-06-06T23:45:00Z">
          <w:r>
            <w:rPr>
              <w:rStyle w:val="16"/>
              <w:rFonts w:hint="eastAsia" w:eastAsia="宋体" w:cs="Times New Roman"/>
              <w:rPrChange w:id="369" w:author="刘宁" w:date="2017-06-06T23:46:00Z">
                <w:rPr>
                  <w:rStyle w:val="16"/>
                  <w:rFonts w:hint="eastAsia" w:cs="Times New Roman" w:eastAsiaTheme="majorEastAsia"/>
                </w:rPr>
              </w:rPrChange>
            </w:rPr>
            <w:delText>国内滤波研究进展</w:delText>
          </w:r>
        </w:del>
      </w:ins>
      <w:ins w:id="370" w:author="China" w:date="2017-06-06T20:51:00Z">
        <w:del w:id="371" w:author="刘宁" w:date="2017-06-06T23:45:00Z">
          <w:r>
            <w:rPr/>
            <w:tab/>
          </w:r>
        </w:del>
      </w:ins>
      <w:ins w:id="372" w:author="China" w:date="2017-06-06T20:51:00Z">
        <w:del w:id="373" w:author="刘宁" w:date="2017-06-06T23:45:00Z">
          <w:r>
            <w:rPr/>
            <w:fldChar w:fldCharType="begin"/>
          </w:r>
        </w:del>
      </w:ins>
      <w:ins w:id="374" w:author="China" w:date="2017-06-06T20:51:00Z">
        <w:del w:id="375" w:author="刘宁" w:date="2017-06-06T23:45:00Z">
          <w:r>
            <w:rPr/>
            <w:delInstrText xml:space="preserve"> PAGEREF _Toc484545611 \h </w:delInstrText>
          </w:r>
        </w:del>
      </w:ins>
      <w:del w:id="376" w:author="刘宁" w:date="2017-06-06T23:45:00Z">
        <w:r>
          <w:rPr/>
          <w:fldChar w:fldCharType="separate"/>
        </w:r>
      </w:del>
      <w:ins w:id="377" w:author="China" w:date="2017-06-06T20:51:00Z">
        <w:del w:id="378" w:author="刘宁" w:date="2017-06-06T23:45:00Z">
          <w:r>
            <w:rPr/>
            <w:delText>2</w:delText>
          </w:r>
        </w:del>
      </w:ins>
      <w:ins w:id="379" w:author="China" w:date="2017-06-06T20:51:00Z">
        <w:del w:id="380" w:author="刘宁" w:date="2017-06-06T23:45:00Z">
          <w:r>
            <w:rPr/>
            <w:fldChar w:fldCharType="end"/>
          </w:r>
        </w:del>
      </w:ins>
      <w:ins w:id="381" w:author="China" w:date="2017-06-06T20:51:00Z">
        <w:del w:id="382" w:author="刘宁" w:date="2017-06-06T23:45:00Z">
          <w:r>
            <w:rPr>
              <w:rStyle w:val="16"/>
            </w:rPr>
            <w:fldChar w:fldCharType="end"/>
          </w:r>
        </w:del>
      </w:ins>
    </w:p>
    <w:p>
      <w:pPr>
        <w:pStyle w:val="13"/>
        <w:tabs>
          <w:tab w:val="right" w:leader="dot" w:pos="8778"/>
        </w:tabs>
        <w:ind w:left="480" w:firstLine="0" w:firstLineChars="0"/>
        <w:rPr>
          <w:ins w:id="384" w:author="China" w:date="2017-06-06T20:51:00Z"/>
          <w:del w:id="385" w:author="刘宁" w:date="2017-06-06T23:45:00Z"/>
          <w:rFonts w:ascii="Times New Roman" w:hAnsi="Times New Roman" w:eastAsia="宋体"/>
          <w:sz w:val="24"/>
          <w:szCs w:val="22"/>
          <w:rPrChange w:id="386" w:author="刘宁" w:date="2017-06-06T23:46:00Z">
            <w:rPr>
              <w:ins w:id="387" w:author="China" w:date="2017-06-06T20:51:00Z"/>
              <w:del w:id="388" w:author="刘宁" w:date="2017-06-06T23:45:00Z"/>
              <w:rFonts w:asciiTheme="minorHAnsi" w:hAnsiTheme="minorHAnsi" w:eastAsiaTheme="minorEastAsia"/>
              <w:sz w:val="21"/>
              <w:szCs w:val="22"/>
            </w:rPr>
          </w:rPrChange>
        </w:rPr>
        <w:pPrChange w:id="383" w:author="刘宁" w:date="2017-06-06T23:45:00Z">
          <w:pPr>
            <w:pStyle w:val="13"/>
            <w:tabs>
              <w:tab w:val="right" w:leader="dot" w:pos="8778"/>
            </w:tabs>
            <w:ind w:left="480" w:firstLine="480"/>
          </w:pPr>
        </w:pPrChange>
      </w:pPr>
      <w:ins w:id="389" w:author="China" w:date="2017-06-06T20:51:00Z">
        <w:del w:id="390" w:author="刘宁" w:date="2017-06-06T23:45:00Z">
          <w:r>
            <w:rPr>
              <w:rStyle w:val="16"/>
            </w:rPr>
            <w:fldChar w:fldCharType="begin"/>
          </w:r>
        </w:del>
      </w:ins>
      <w:ins w:id="391" w:author="China" w:date="2017-06-06T20:51:00Z">
        <w:del w:id="392" w:author="刘宁" w:date="2017-06-06T23:45:00Z">
          <w:r>
            <w:rPr>
              <w:rStyle w:val="16"/>
            </w:rPr>
            <w:delInstrText xml:space="preserve"> </w:delInstrText>
          </w:r>
        </w:del>
      </w:ins>
      <w:ins w:id="393" w:author="China" w:date="2017-06-06T20:51:00Z">
        <w:del w:id="394" w:author="刘宁" w:date="2017-06-06T23:45:00Z">
          <w:r>
            <w:rPr/>
            <w:delInstrText xml:space="preserve">HYPERLINK \l "_Toc484545612"</w:delInstrText>
          </w:r>
        </w:del>
      </w:ins>
      <w:ins w:id="395" w:author="China" w:date="2017-06-06T20:51:00Z">
        <w:del w:id="396" w:author="刘宁" w:date="2017-06-06T23:45:00Z">
          <w:r>
            <w:rPr>
              <w:rStyle w:val="16"/>
            </w:rPr>
            <w:delInstrText xml:space="preserve"> </w:delInstrText>
          </w:r>
        </w:del>
      </w:ins>
      <w:ins w:id="397" w:author="China" w:date="2017-06-06T20:51:00Z">
        <w:del w:id="398" w:author="刘宁" w:date="2017-06-06T23:45:00Z">
          <w:r>
            <w:rPr>
              <w:rStyle w:val="16"/>
            </w:rPr>
            <w:fldChar w:fldCharType="separate"/>
          </w:r>
        </w:del>
      </w:ins>
      <w:ins w:id="399" w:author="China" w:date="2017-06-06T20:51:00Z">
        <w:del w:id="400" w:author="刘宁" w:date="2017-06-06T23:45:00Z">
          <w:r>
            <w:rPr>
              <w:rStyle w:val="16"/>
              <w:rFonts w:cs="Times New Roman"/>
            </w:rPr>
            <w:delText xml:space="preserve">1.3 </w:delText>
          </w:r>
        </w:del>
      </w:ins>
      <w:ins w:id="401" w:author="China" w:date="2017-06-06T20:51:00Z">
        <w:del w:id="402" w:author="刘宁" w:date="2017-06-06T23:45:00Z">
          <w:r>
            <w:rPr>
              <w:rStyle w:val="16"/>
              <w:rFonts w:hint="eastAsia" w:cs="Times New Roman"/>
            </w:rPr>
            <w:delText>本文研究的主要内容</w:delText>
          </w:r>
        </w:del>
      </w:ins>
      <w:ins w:id="403" w:author="China" w:date="2017-06-06T20:51:00Z">
        <w:del w:id="404" w:author="刘宁" w:date="2017-06-06T23:45:00Z">
          <w:r>
            <w:rPr/>
            <w:tab/>
          </w:r>
        </w:del>
      </w:ins>
      <w:ins w:id="405" w:author="China" w:date="2017-06-06T20:51:00Z">
        <w:del w:id="406" w:author="刘宁" w:date="2017-06-06T23:45:00Z">
          <w:r>
            <w:rPr/>
            <w:fldChar w:fldCharType="begin"/>
          </w:r>
        </w:del>
      </w:ins>
      <w:ins w:id="407" w:author="China" w:date="2017-06-06T20:51:00Z">
        <w:del w:id="408" w:author="刘宁" w:date="2017-06-06T23:45:00Z">
          <w:r>
            <w:rPr/>
            <w:delInstrText xml:space="preserve"> PAGEREF _Toc484545612 \h </w:delInstrText>
          </w:r>
        </w:del>
      </w:ins>
      <w:del w:id="409" w:author="刘宁" w:date="2017-06-06T23:45:00Z">
        <w:r>
          <w:rPr/>
          <w:fldChar w:fldCharType="separate"/>
        </w:r>
      </w:del>
      <w:ins w:id="410" w:author="China" w:date="2017-06-06T20:51:00Z">
        <w:del w:id="411" w:author="刘宁" w:date="2017-06-06T23:45:00Z">
          <w:r>
            <w:rPr/>
            <w:delText>3</w:delText>
          </w:r>
        </w:del>
      </w:ins>
      <w:ins w:id="412" w:author="China" w:date="2017-06-06T20:51:00Z">
        <w:del w:id="413" w:author="刘宁" w:date="2017-06-06T23:45:00Z">
          <w:r>
            <w:rPr/>
            <w:fldChar w:fldCharType="end"/>
          </w:r>
        </w:del>
      </w:ins>
      <w:ins w:id="414" w:author="China" w:date="2017-06-06T20:51:00Z">
        <w:del w:id="415" w:author="刘宁" w:date="2017-06-06T23:45:00Z">
          <w:r>
            <w:rPr>
              <w:rStyle w:val="16"/>
            </w:rPr>
            <w:fldChar w:fldCharType="end"/>
          </w:r>
        </w:del>
      </w:ins>
    </w:p>
    <w:p>
      <w:pPr>
        <w:pStyle w:val="12"/>
        <w:tabs>
          <w:tab w:val="right" w:leader="dot" w:pos="8778"/>
        </w:tabs>
        <w:ind w:firstLine="0" w:firstLineChars="0"/>
        <w:rPr>
          <w:ins w:id="417" w:author="China" w:date="2017-06-06T20:51:00Z"/>
          <w:del w:id="418" w:author="刘宁" w:date="2017-06-06T23:45:00Z"/>
          <w:rFonts w:ascii="Times New Roman" w:hAnsi="Times New Roman" w:eastAsia="宋体"/>
          <w:sz w:val="24"/>
          <w:szCs w:val="22"/>
          <w:rPrChange w:id="419" w:author="刘宁" w:date="2017-06-06T23:46:00Z">
            <w:rPr>
              <w:ins w:id="420" w:author="China" w:date="2017-06-06T20:51:00Z"/>
              <w:del w:id="421" w:author="刘宁" w:date="2017-06-06T23:45:00Z"/>
              <w:rFonts w:asciiTheme="minorHAnsi" w:hAnsiTheme="minorHAnsi" w:eastAsiaTheme="minorEastAsia"/>
              <w:sz w:val="21"/>
              <w:szCs w:val="22"/>
            </w:rPr>
          </w:rPrChange>
        </w:rPr>
        <w:pPrChange w:id="416" w:author="刘宁" w:date="2017-06-06T23:45:00Z">
          <w:pPr>
            <w:pStyle w:val="12"/>
            <w:tabs>
              <w:tab w:val="right" w:leader="dot" w:pos="8778"/>
            </w:tabs>
            <w:ind w:firstLine="480"/>
          </w:pPr>
        </w:pPrChange>
      </w:pPr>
      <w:ins w:id="422" w:author="China" w:date="2017-06-06T20:51:00Z">
        <w:del w:id="423" w:author="刘宁" w:date="2017-06-06T23:45:00Z">
          <w:r>
            <w:rPr>
              <w:rStyle w:val="16"/>
            </w:rPr>
            <w:fldChar w:fldCharType="begin"/>
          </w:r>
        </w:del>
      </w:ins>
      <w:ins w:id="424" w:author="China" w:date="2017-06-06T20:51:00Z">
        <w:del w:id="425" w:author="刘宁" w:date="2017-06-06T23:45:00Z">
          <w:r>
            <w:rPr>
              <w:rStyle w:val="16"/>
            </w:rPr>
            <w:delInstrText xml:space="preserve"> </w:delInstrText>
          </w:r>
        </w:del>
      </w:ins>
      <w:ins w:id="426" w:author="China" w:date="2017-06-06T20:51:00Z">
        <w:del w:id="427" w:author="刘宁" w:date="2017-06-06T23:45:00Z">
          <w:r>
            <w:rPr/>
            <w:delInstrText xml:space="preserve">HYPERLINK \l "_Toc484545613"</w:delInstrText>
          </w:r>
        </w:del>
      </w:ins>
      <w:ins w:id="428" w:author="China" w:date="2017-06-06T20:51:00Z">
        <w:del w:id="429" w:author="刘宁" w:date="2017-06-06T23:45:00Z">
          <w:r>
            <w:rPr>
              <w:rStyle w:val="16"/>
            </w:rPr>
            <w:delInstrText xml:space="preserve"> </w:delInstrText>
          </w:r>
        </w:del>
      </w:ins>
      <w:ins w:id="430" w:author="China" w:date="2017-06-06T20:51:00Z">
        <w:del w:id="431" w:author="刘宁" w:date="2017-06-06T23:45:00Z">
          <w:r>
            <w:rPr>
              <w:rStyle w:val="16"/>
            </w:rPr>
            <w:fldChar w:fldCharType="separate"/>
          </w:r>
        </w:del>
      </w:ins>
      <w:ins w:id="432" w:author="China" w:date="2017-06-06T20:51:00Z">
        <w:del w:id="433" w:author="刘宁" w:date="2017-06-06T23:45:00Z">
          <w:r>
            <w:rPr>
              <w:rStyle w:val="16"/>
              <w:rFonts w:eastAsia="宋体" w:cs="Times New Roman"/>
              <w:rPrChange w:id="434" w:author="刘宁" w:date="2017-06-06T23:46:00Z">
                <w:rPr>
                  <w:rStyle w:val="16"/>
                  <w:rFonts w:cs="Times New Roman" w:eastAsiaTheme="majorEastAsia"/>
                </w:rPr>
              </w:rPrChange>
            </w:rPr>
            <w:delText xml:space="preserve">2 </w:delText>
          </w:r>
        </w:del>
      </w:ins>
      <w:ins w:id="435" w:author="China" w:date="2017-06-06T20:51:00Z">
        <w:del w:id="436" w:author="刘宁" w:date="2017-06-06T23:45:00Z">
          <w:r>
            <w:rPr>
              <w:rStyle w:val="16"/>
              <w:rFonts w:hint="eastAsia" w:eastAsia="宋体" w:cs="Times New Roman"/>
              <w:rPrChange w:id="437" w:author="刘宁" w:date="2017-06-06T23:46:00Z">
                <w:rPr>
                  <w:rStyle w:val="16"/>
                  <w:rFonts w:hint="eastAsia" w:cs="Times New Roman" w:eastAsiaTheme="majorEastAsia"/>
                </w:rPr>
              </w:rPrChange>
            </w:rPr>
            <w:delText>滤波理论与开发平台概述</w:delText>
          </w:r>
        </w:del>
      </w:ins>
      <w:ins w:id="438" w:author="China" w:date="2017-06-06T20:51:00Z">
        <w:del w:id="439" w:author="刘宁" w:date="2017-06-06T23:45:00Z">
          <w:r>
            <w:rPr/>
            <w:tab/>
          </w:r>
        </w:del>
      </w:ins>
      <w:ins w:id="440" w:author="China" w:date="2017-06-06T20:51:00Z">
        <w:del w:id="441" w:author="刘宁" w:date="2017-06-06T23:45:00Z">
          <w:r>
            <w:rPr/>
            <w:fldChar w:fldCharType="begin"/>
          </w:r>
        </w:del>
      </w:ins>
      <w:ins w:id="442" w:author="China" w:date="2017-06-06T20:51:00Z">
        <w:del w:id="443" w:author="刘宁" w:date="2017-06-06T23:45:00Z">
          <w:r>
            <w:rPr/>
            <w:delInstrText xml:space="preserve"> PAGEREF _Toc484545613 \h </w:delInstrText>
          </w:r>
        </w:del>
      </w:ins>
      <w:del w:id="444" w:author="刘宁" w:date="2017-06-06T23:45:00Z">
        <w:r>
          <w:rPr/>
          <w:fldChar w:fldCharType="separate"/>
        </w:r>
      </w:del>
      <w:ins w:id="445" w:author="China" w:date="2017-06-06T20:51:00Z">
        <w:del w:id="446" w:author="刘宁" w:date="2017-06-06T23:45:00Z">
          <w:r>
            <w:rPr/>
            <w:delText>5</w:delText>
          </w:r>
        </w:del>
      </w:ins>
      <w:ins w:id="447" w:author="China" w:date="2017-06-06T20:51:00Z">
        <w:del w:id="448" w:author="刘宁" w:date="2017-06-06T23:45:00Z">
          <w:r>
            <w:rPr/>
            <w:fldChar w:fldCharType="end"/>
          </w:r>
        </w:del>
      </w:ins>
      <w:ins w:id="449" w:author="China" w:date="2017-06-06T20:51:00Z">
        <w:del w:id="450" w:author="刘宁" w:date="2017-06-06T23:45:00Z">
          <w:r>
            <w:rPr>
              <w:rStyle w:val="16"/>
            </w:rPr>
            <w:fldChar w:fldCharType="end"/>
          </w:r>
        </w:del>
      </w:ins>
    </w:p>
    <w:p>
      <w:pPr>
        <w:pStyle w:val="13"/>
        <w:tabs>
          <w:tab w:val="right" w:leader="dot" w:pos="8778"/>
        </w:tabs>
        <w:ind w:left="480" w:firstLine="0" w:firstLineChars="0"/>
        <w:rPr>
          <w:ins w:id="452" w:author="China" w:date="2017-06-06T20:51:00Z"/>
          <w:del w:id="453" w:author="刘宁" w:date="2017-06-06T23:45:00Z"/>
          <w:rFonts w:ascii="Times New Roman" w:hAnsi="Times New Roman" w:eastAsia="宋体"/>
          <w:sz w:val="24"/>
          <w:szCs w:val="22"/>
          <w:rPrChange w:id="454" w:author="刘宁" w:date="2017-06-06T23:46:00Z">
            <w:rPr>
              <w:ins w:id="455" w:author="China" w:date="2017-06-06T20:51:00Z"/>
              <w:del w:id="456" w:author="刘宁" w:date="2017-06-06T23:45:00Z"/>
              <w:rFonts w:asciiTheme="minorHAnsi" w:hAnsiTheme="minorHAnsi" w:eastAsiaTheme="minorEastAsia"/>
              <w:sz w:val="21"/>
              <w:szCs w:val="22"/>
            </w:rPr>
          </w:rPrChange>
        </w:rPr>
        <w:pPrChange w:id="451" w:author="刘宁" w:date="2017-06-06T23:45:00Z">
          <w:pPr>
            <w:pStyle w:val="13"/>
            <w:tabs>
              <w:tab w:val="right" w:leader="dot" w:pos="8778"/>
            </w:tabs>
            <w:ind w:left="480" w:firstLine="480"/>
          </w:pPr>
        </w:pPrChange>
      </w:pPr>
      <w:ins w:id="457" w:author="China" w:date="2017-06-06T20:51:00Z">
        <w:del w:id="458" w:author="刘宁" w:date="2017-06-06T23:45:00Z">
          <w:r>
            <w:rPr>
              <w:rStyle w:val="16"/>
            </w:rPr>
            <w:fldChar w:fldCharType="begin"/>
          </w:r>
        </w:del>
      </w:ins>
      <w:ins w:id="459" w:author="China" w:date="2017-06-06T20:51:00Z">
        <w:del w:id="460" w:author="刘宁" w:date="2017-06-06T23:45:00Z">
          <w:r>
            <w:rPr>
              <w:rStyle w:val="16"/>
            </w:rPr>
            <w:delInstrText xml:space="preserve"> </w:delInstrText>
          </w:r>
        </w:del>
      </w:ins>
      <w:ins w:id="461" w:author="China" w:date="2017-06-06T20:51:00Z">
        <w:del w:id="462" w:author="刘宁" w:date="2017-06-06T23:45:00Z">
          <w:r>
            <w:rPr/>
            <w:delInstrText xml:space="preserve">HYPERLINK \l "_Toc484545614"</w:delInstrText>
          </w:r>
        </w:del>
      </w:ins>
      <w:ins w:id="463" w:author="China" w:date="2017-06-06T20:51:00Z">
        <w:del w:id="464" w:author="刘宁" w:date="2017-06-06T23:45:00Z">
          <w:r>
            <w:rPr>
              <w:rStyle w:val="16"/>
            </w:rPr>
            <w:delInstrText xml:space="preserve"> </w:delInstrText>
          </w:r>
        </w:del>
      </w:ins>
      <w:ins w:id="465" w:author="China" w:date="2017-06-06T20:51:00Z">
        <w:del w:id="466" w:author="刘宁" w:date="2017-06-06T23:45:00Z">
          <w:r>
            <w:rPr>
              <w:rStyle w:val="16"/>
            </w:rPr>
            <w:fldChar w:fldCharType="separate"/>
          </w:r>
        </w:del>
      </w:ins>
      <w:ins w:id="467" w:author="China" w:date="2017-06-06T20:51:00Z">
        <w:del w:id="468" w:author="刘宁" w:date="2017-06-06T23:45:00Z">
          <w:r>
            <w:rPr>
              <w:rStyle w:val="16"/>
              <w:rFonts w:eastAsia="宋体" w:cs="Times New Roman"/>
              <w:rPrChange w:id="469" w:author="刘宁" w:date="2017-06-06T23:46:00Z">
                <w:rPr>
                  <w:rStyle w:val="16"/>
                  <w:rFonts w:cs="Times New Roman" w:eastAsiaTheme="majorEastAsia"/>
                </w:rPr>
              </w:rPrChange>
            </w:rPr>
            <w:delText xml:space="preserve">2.1 </w:delText>
          </w:r>
        </w:del>
      </w:ins>
      <w:ins w:id="470" w:author="China" w:date="2017-06-06T20:51:00Z">
        <w:del w:id="471" w:author="刘宁" w:date="2017-06-06T23:45:00Z">
          <w:r>
            <w:rPr>
              <w:rStyle w:val="16"/>
              <w:rFonts w:hint="eastAsia" w:eastAsia="宋体" w:cs="Times New Roman"/>
              <w:rPrChange w:id="472" w:author="刘宁" w:date="2017-06-06T23:46:00Z">
                <w:rPr>
                  <w:rStyle w:val="16"/>
                  <w:rFonts w:hint="eastAsia" w:cs="Times New Roman" w:eastAsiaTheme="majorEastAsia"/>
                </w:rPr>
              </w:rPrChange>
            </w:rPr>
            <w:delText>滤波原理与频率特性</w:delText>
          </w:r>
        </w:del>
      </w:ins>
      <w:ins w:id="473" w:author="China" w:date="2017-06-06T20:51:00Z">
        <w:del w:id="474" w:author="刘宁" w:date="2017-06-06T23:45:00Z">
          <w:r>
            <w:rPr/>
            <w:tab/>
          </w:r>
        </w:del>
      </w:ins>
      <w:ins w:id="475" w:author="China" w:date="2017-06-06T20:51:00Z">
        <w:del w:id="476" w:author="刘宁" w:date="2017-06-06T23:45:00Z">
          <w:r>
            <w:rPr/>
            <w:fldChar w:fldCharType="begin"/>
          </w:r>
        </w:del>
      </w:ins>
      <w:ins w:id="477" w:author="China" w:date="2017-06-06T20:51:00Z">
        <w:del w:id="478" w:author="刘宁" w:date="2017-06-06T23:45:00Z">
          <w:r>
            <w:rPr/>
            <w:delInstrText xml:space="preserve"> PAGEREF _Toc484545614 \h </w:delInstrText>
          </w:r>
        </w:del>
      </w:ins>
      <w:del w:id="479" w:author="刘宁" w:date="2017-06-06T23:45:00Z">
        <w:r>
          <w:rPr/>
          <w:fldChar w:fldCharType="separate"/>
        </w:r>
      </w:del>
      <w:ins w:id="480" w:author="China" w:date="2017-06-06T20:51:00Z">
        <w:del w:id="481" w:author="刘宁" w:date="2017-06-06T23:45:00Z">
          <w:r>
            <w:rPr/>
            <w:delText>5</w:delText>
          </w:r>
        </w:del>
      </w:ins>
      <w:ins w:id="482" w:author="China" w:date="2017-06-06T20:51:00Z">
        <w:del w:id="483" w:author="刘宁" w:date="2017-06-06T23:45:00Z">
          <w:r>
            <w:rPr/>
            <w:fldChar w:fldCharType="end"/>
          </w:r>
        </w:del>
      </w:ins>
      <w:ins w:id="484" w:author="China" w:date="2017-06-06T20:51:00Z">
        <w:del w:id="485" w:author="刘宁" w:date="2017-06-06T23:45:00Z">
          <w:r>
            <w:rPr>
              <w:rStyle w:val="16"/>
            </w:rPr>
            <w:fldChar w:fldCharType="end"/>
          </w:r>
        </w:del>
      </w:ins>
    </w:p>
    <w:p>
      <w:pPr>
        <w:pStyle w:val="13"/>
        <w:tabs>
          <w:tab w:val="right" w:leader="dot" w:pos="8778"/>
        </w:tabs>
        <w:ind w:left="480" w:firstLine="0" w:firstLineChars="0"/>
        <w:rPr>
          <w:ins w:id="487" w:author="China" w:date="2017-06-06T20:51:00Z"/>
          <w:del w:id="488" w:author="刘宁" w:date="2017-06-06T23:45:00Z"/>
          <w:rFonts w:ascii="Times New Roman" w:hAnsi="Times New Roman" w:eastAsia="宋体"/>
          <w:sz w:val="24"/>
          <w:szCs w:val="22"/>
          <w:rPrChange w:id="489" w:author="刘宁" w:date="2017-06-06T23:46:00Z">
            <w:rPr>
              <w:ins w:id="490" w:author="China" w:date="2017-06-06T20:51:00Z"/>
              <w:del w:id="491" w:author="刘宁" w:date="2017-06-06T23:45:00Z"/>
              <w:rFonts w:asciiTheme="minorHAnsi" w:hAnsiTheme="minorHAnsi" w:eastAsiaTheme="minorEastAsia"/>
              <w:sz w:val="21"/>
              <w:szCs w:val="22"/>
            </w:rPr>
          </w:rPrChange>
        </w:rPr>
        <w:pPrChange w:id="486" w:author="刘宁" w:date="2017-06-06T23:45:00Z">
          <w:pPr>
            <w:pStyle w:val="13"/>
            <w:tabs>
              <w:tab w:val="right" w:leader="dot" w:pos="8778"/>
            </w:tabs>
            <w:ind w:left="480" w:firstLine="480"/>
          </w:pPr>
        </w:pPrChange>
      </w:pPr>
      <w:ins w:id="492" w:author="China" w:date="2017-06-06T20:51:00Z">
        <w:del w:id="493" w:author="刘宁" w:date="2017-06-06T23:45:00Z">
          <w:r>
            <w:rPr>
              <w:rStyle w:val="16"/>
            </w:rPr>
            <w:fldChar w:fldCharType="begin"/>
          </w:r>
        </w:del>
      </w:ins>
      <w:ins w:id="494" w:author="China" w:date="2017-06-06T20:51:00Z">
        <w:del w:id="495" w:author="刘宁" w:date="2017-06-06T23:45:00Z">
          <w:r>
            <w:rPr>
              <w:rStyle w:val="16"/>
            </w:rPr>
            <w:delInstrText xml:space="preserve"> </w:delInstrText>
          </w:r>
        </w:del>
      </w:ins>
      <w:ins w:id="496" w:author="China" w:date="2017-06-06T20:51:00Z">
        <w:del w:id="497" w:author="刘宁" w:date="2017-06-06T23:45:00Z">
          <w:r>
            <w:rPr/>
            <w:delInstrText xml:space="preserve">HYPERLINK \l "_Toc484545615"</w:delInstrText>
          </w:r>
        </w:del>
      </w:ins>
      <w:ins w:id="498" w:author="China" w:date="2017-06-06T20:51:00Z">
        <w:del w:id="499" w:author="刘宁" w:date="2017-06-06T23:45:00Z">
          <w:r>
            <w:rPr>
              <w:rStyle w:val="16"/>
            </w:rPr>
            <w:delInstrText xml:space="preserve"> </w:delInstrText>
          </w:r>
        </w:del>
      </w:ins>
      <w:ins w:id="500" w:author="China" w:date="2017-06-06T20:51:00Z">
        <w:del w:id="501" w:author="刘宁" w:date="2017-06-06T23:45:00Z">
          <w:r>
            <w:rPr>
              <w:rStyle w:val="16"/>
            </w:rPr>
            <w:fldChar w:fldCharType="separate"/>
          </w:r>
        </w:del>
      </w:ins>
      <w:ins w:id="502" w:author="China" w:date="2017-06-06T20:51:00Z">
        <w:del w:id="503" w:author="刘宁" w:date="2017-06-06T23:45:00Z">
          <w:r>
            <w:rPr>
              <w:rStyle w:val="16"/>
              <w:rFonts w:eastAsia="宋体" w:cs="Times New Roman"/>
              <w:rPrChange w:id="504" w:author="刘宁" w:date="2017-06-06T23:46:00Z">
                <w:rPr>
                  <w:rStyle w:val="16"/>
                  <w:rFonts w:cs="Times New Roman" w:eastAsiaTheme="majorEastAsia"/>
                </w:rPr>
              </w:rPrChange>
            </w:rPr>
            <w:delText xml:space="preserve">2.2 </w:delText>
          </w:r>
        </w:del>
      </w:ins>
      <w:ins w:id="505" w:author="China" w:date="2017-06-06T20:51:00Z">
        <w:del w:id="506" w:author="刘宁" w:date="2017-06-06T23:45:00Z">
          <w:r>
            <w:rPr>
              <w:rStyle w:val="16"/>
              <w:rFonts w:hint="eastAsia" w:eastAsia="宋体" w:cs="Times New Roman"/>
              <w:rPrChange w:id="507" w:author="刘宁" w:date="2017-06-06T23:46:00Z">
                <w:rPr>
                  <w:rStyle w:val="16"/>
                  <w:rFonts w:hint="eastAsia" w:cs="Times New Roman" w:eastAsiaTheme="majorEastAsia"/>
                </w:rPr>
              </w:rPrChange>
            </w:rPr>
            <w:delText>滤波概述</w:delText>
          </w:r>
        </w:del>
      </w:ins>
      <w:ins w:id="508" w:author="China" w:date="2017-06-06T20:51:00Z">
        <w:del w:id="509" w:author="刘宁" w:date="2017-06-06T23:45:00Z">
          <w:r>
            <w:rPr/>
            <w:tab/>
          </w:r>
        </w:del>
      </w:ins>
      <w:ins w:id="510" w:author="China" w:date="2017-06-06T20:51:00Z">
        <w:del w:id="511" w:author="刘宁" w:date="2017-06-06T23:45:00Z">
          <w:r>
            <w:rPr/>
            <w:fldChar w:fldCharType="begin"/>
          </w:r>
        </w:del>
      </w:ins>
      <w:ins w:id="512" w:author="China" w:date="2017-06-06T20:51:00Z">
        <w:del w:id="513" w:author="刘宁" w:date="2017-06-06T23:45:00Z">
          <w:r>
            <w:rPr/>
            <w:delInstrText xml:space="preserve"> PAGEREF _Toc484545615 \h </w:delInstrText>
          </w:r>
        </w:del>
      </w:ins>
      <w:del w:id="514" w:author="刘宁" w:date="2017-06-06T23:45:00Z">
        <w:r>
          <w:rPr/>
          <w:fldChar w:fldCharType="separate"/>
        </w:r>
      </w:del>
      <w:ins w:id="515" w:author="China" w:date="2017-06-06T20:51:00Z">
        <w:del w:id="516" w:author="刘宁" w:date="2017-06-06T23:45:00Z">
          <w:r>
            <w:rPr/>
            <w:delText>8</w:delText>
          </w:r>
        </w:del>
      </w:ins>
      <w:ins w:id="517" w:author="China" w:date="2017-06-06T20:51:00Z">
        <w:del w:id="518" w:author="刘宁" w:date="2017-06-06T23:45:00Z">
          <w:r>
            <w:rPr/>
            <w:fldChar w:fldCharType="end"/>
          </w:r>
        </w:del>
      </w:ins>
      <w:ins w:id="519" w:author="China" w:date="2017-06-06T20:51:00Z">
        <w:del w:id="520" w:author="刘宁" w:date="2017-06-06T23:45:00Z">
          <w:r>
            <w:rPr>
              <w:rStyle w:val="16"/>
            </w:rPr>
            <w:fldChar w:fldCharType="end"/>
          </w:r>
        </w:del>
      </w:ins>
    </w:p>
    <w:p>
      <w:pPr>
        <w:pStyle w:val="8"/>
        <w:tabs>
          <w:tab w:val="right" w:leader="dot" w:pos="8778"/>
        </w:tabs>
        <w:ind w:left="960" w:firstLine="0" w:firstLineChars="0"/>
        <w:rPr>
          <w:ins w:id="522" w:author="China" w:date="2017-06-06T20:51:00Z"/>
          <w:del w:id="523" w:author="刘宁" w:date="2017-06-06T23:45:00Z"/>
          <w:rFonts w:ascii="Times New Roman" w:hAnsi="Times New Roman" w:eastAsia="宋体"/>
          <w:sz w:val="24"/>
          <w:szCs w:val="22"/>
          <w:rPrChange w:id="524" w:author="刘宁" w:date="2017-06-06T23:46:00Z">
            <w:rPr>
              <w:ins w:id="525" w:author="China" w:date="2017-06-06T20:51:00Z"/>
              <w:del w:id="526" w:author="刘宁" w:date="2017-06-06T23:45:00Z"/>
              <w:rFonts w:asciiTheme="minorHAnsi" w:hAnsiTheme="minorHAnsi" w:eastAsiaTheme="minorEastAsia"/>
              <w:sz w:val="21"/>
              <w:szCs w:val="22"/>
            </w:rPr>
          </w:rPrChange>
        </w:rPr>
        <w:pPrChange w:id="521" w:author="刘宁" w:date="2017-06-06T23:45:00Z">
          <w:pPr>
            <w:pStyle w:val="8"/>
            <w:tabs>
              <w:tab w:val="right" w:leader="dot" w:pos="8778"/>
            </w:tabs>
            <w:ind w:left="960" w:firstLine="480"/>
          </w:pPr>
        </w:pPrChange>
      </w:pPr>
      <w:ins w:id="527" w:author="China" w:date="2017-06-06T20:51:00Z">
        <w:del w:id="528" w:author="刘宁" w:date="2017-06-06T23:45:00Z">
          <w:r>
            <w:rPr>
              <w:rStyle w:val="16"/>
            </w:rPr>
            <w:fldChar w:fldCharType="begin"/>
          </w:r>
        </w:del>
      </w:ins>
      <w:ins w:id="529" w:author="China" w:date="2017-06-06T20:51:00Z">
        <w:del w:id="530" w:author="刘宁" w:date="2017-06-06T23:45:00Z">
          <w:r>
            <w:rPr>
              <w:rStyle w:val="16"/>
            </w:rPr>
            <w:delInstrText xml:space="preserve"> </w:delInstrText>
          </w:r>
        </w:del>
      </w:ins>
      <w:ins w:id="531" w:author="China" w:date="2017-06-06T20:51:00Z">
        <w:del w:id="532" w:author="刘宁" w:date="2017-06-06T23:45:00Z">
          <w:r>
            <w:rPr/>
            <w:delInstrText xml:space="preserve">HYPERLINK \l "_Toc484545616"</w:delInstrText>
          </w:r>
        </w:del>
      </w:ins>
      <w:ins w:id="533" w:author="China" w:date="2017-06-06T20:51:00Z">
        <w:del w:id="534" w:author="刘宁" w:date="2017-06-06T23:45:00Z">
          <w:r>
            <w:rPr>
              <w:rStyle w:val="16"/>
            </w:rPr>
            <w:delInstrText xml:space="preserve"> </w:delInstrText>
          </w:r>
        </w:del>
      </w:ins>
      <w:ins w:id="535" w:author="China" w:date="2017-06-06T20:51:00Z">
        <w:del w:id="536" w:author="刘宁" w:date="2017-06-06T23:45:00Z">
          <w:r>
            <w:rPr>
              <w:rStyle w:val="16"/>
            </w:rPr>
            <w:fldChar w:fldCharType="separate"/>
          </w:r>
        </w:del>
      </w:ins>
      <w:ins w:id="537" w:author="China" w:date="2017-06-06T20:51:00Z">
        <w:del w:id="538" w:author="刘宁" w:date="2017-06-06T23:45:00Z">
          <w:r>
            <w:rPr>
              <w:rStyle w:val="16"/>
              <w:rFonts w:eastAsia="宋体" w:cs="Times New Roman"/>
              <w:rPrChange w:id="539" w:author="刘宁" w:date="2017-06-06T23:46:00Z">
                <w:rPr>
                  <w:rStyle w:val="16"/>
                  <w:rFonts w:cs="Times New Roman" w:eastAsiaTheme="majorEastAsia"/>
                </w:rPr>
              </w:rPrChange>
            </w:rPr>
            <w:delText xml:space="preserve">2.2.1 </w:delText>
          </w:r>
        </w:del>
      </w:ins>
      <w:ins w:id="540" w:author="China" w:date="2017-06-06T20:51:00Z">
        <w:del w:id="541" w:author="刘宁" w:date="2017-06-06T23:45:00Z">
          <w:r>
            <w:rPr>
              <w:rStyle w:val="16"/>
              <w:rFonts w:hint="eastAsia" w:eastAsia="宋体" w:cs="Times New Roman"/>
              <w:rPrChange w:id="542" w:author="刘宁" w:date="2017-06-06T23:46:00Z">
                <w:rPr>
                  <w:rStyle w:val="16"/>
                  <w:rFonts w:hint="eastAsia" w:cs="Times New Roman" w:eastAsiaTheme="majorEastAsia"/>
                </w:rPr>
              </w:rPrChange>
            </w:rPr>
            <w:delText>模拟滤波</w:delText>
          </w:r>
        </w:del>
      </w:ins>
      <w:ins w:id="543" w:author="China" w:date="2017-06-06T20:51:00Z">
        <w:del w:id="544" w:author="刘宁" w:date="2017-06-06T23:45:00Z">
          <w:r>
            <w:rPr/>
            <w:tab/>
          </w:r>
        </w:del>
      </w:ins>
      <w:ins w:id="545" w:author="China" w:date="2017-06-06T20:51:00Z">
        <w:del w:id="546" w:author="刘宁" w:date="2017-06-06T23:45:00Z">
          <w:r>
            <w:rPr/>
            <w:fldChar w:fldCharType="begin"/>
          </w:r>
        </w:del>
      </w:ins>
      <w:ins w:id="547" w:author="China" w:date="2017-06-06T20:51:00Z">
        <w:del w:id="548" w:author="刘宁" w:date="2017-06-06T23:45:00Z">
          <w:r>
            <w:rPr/>
            <w:delInstrText xml:space="preserve"> PAGEREF _Toc484545616 \h </w:delInstrText>
          </w:r>
        </w:del>
      </w:ins>
      <w:del w:id="549" w:author="刘宁" w:date="2017-06-06T23:45:00Z">
        <w:r>
          <w:rPr/>
          <w:fldChar w:fldCharType="separate"/>
        </w:r>
      </w:del>
      <w:ins w:id="550" w:author="China" w:date="2017-06-06T20:51:00Z">
        <w:del w:id="551" w:author="刘宁" w:date="2017-06-06T23:45:00Z">
          <w:r>
            <w:rPr/>
            <w:delText>8</w:delText>
          </w:r>
        </w:del>
      </w:ins>
      <w:ins w:id="552" w:author="China" w:date="2017-06-06T20:51:00Z">
        <w:del w:id="553" w:author="刘宁" w:date="2017-06-06T23:45:00Z">
          <w:r>
            <w:rPr/>
            <w:fldChar w:fldCharType="end"/>
          </w:r>
        </w:del>
      </w:ins>
      <w:ins w:id="554" w:author="China" w:date="2017-06-06T20:51:00Z">
        <w:del w:id="555" w:author="刘宁" w:date="2017-06-06T23:45:00Z">
          <w:r>
            <w:rPr>
              <w:rStyle w:val="16"/>
            </w:rPr>
            <w:fldChar w:fldCharType="end"/>
          </w:r>
        </w:del>
      </w:ins>
    </w:p>
    <w:p>
      <w:pPr>
        <w:pStyle w:val="8"/>
        <w:tabs>
          <w:tab w:val="right" w:leader="dot" w:pos="8778"/>
        </w:tabs>
        <w:ind w:left="960" w:firstLine="0" w:firstLineChars="0"/>
        <w:rPr>
          <w:ins w:id="557" w:author="China" w:date="2017-06-06T20:51:00Z"/>
          <w:del w:id="558" w:author="刘宁" w:date="2017-06-06T23:45:00Z"/>
          <w:rFonts w:ascii="Times New Roman" w:hAnsi="Times New Roman" w:eastAsia="宋体"/>
          <w:sz w:val="24"/>
          <w:szCs w:val="22"/>
          <w:rPrChange w:id="559" w:author="刘宁" w:date="2017-06-06T23:46:00Z">
            <w:rPr>
              <w:ins w:id="560" w:author="China" w:date="2017-06-06T20:51:00Z"/>
              <w:del w:id="561" w:author="刘宁" w:date="2017-06-06T23:45:00Z"/>
              <w:rFonts w:asciiTheme="minorHAnsi" w:hAnsiTheme="minorHAnsi" w:eastAsiaTheme="minorEastAsia"/>
              <w:sz w:val="21"/>
              <w:szCs w:val="22"/>
            </w:rPr>
          </w:rPrChange>
        </w:rPr>
        <w:pPrChange w:id="556" w:author="刘宁" w:date="2017-06-06T23:45:00Z">
          <w:pPr>
            <w:pStyle w:val="8"/>
            <w:tabs>
              <w:tab w:val="right" w:leader="dot" w:pos="8778"/>
            </w:tabs>
            <w:ind w:left="960" w:firstLine="480"/>
          </w:pPr>
        </w:pPrChange>
      </w:pPr>
      <w:ins w:id="562" w:author="China" w:date="2017-06-06T20:51:00Z">
        <w:del w:id="563" w:author="刘宁" w:date="2017-06-06T23:45:00Z">
          <w:r>
            <w:rPr>
              <w:rStyle w:val="16"/>
            </w:rPr>
            <w:fldChar w:fldCharType="begin"/>
          </w:r>
        </w:del>
      </w:ins>
      <w:ins w:id="564" w:author="China" w:date="2017-06-06T20:51:00Z">
        <w:del w:id="565" w:author="刘宁" w:date="2017-06-06T23:45:00Z">
          <w:r>
            <w:rPr>
              <w:rStyle w:val="16"/>
            </w:rPr>
            <w:delInstrText xml:space="preserve"> </w:delInstrText>
          </w:r>
        </w:del>
      </w:ins>
      <w:ins w:id="566" w:author="China" w:date="2017-06-06T20:51:00Z">
        <w:del w:id="567" w:author="刘宁" w:date="2017-06-06T23:45:00Z">
          <w:r>
            <w:rPr/>
            <w:delInstrText xml:space="preserve">HYPERLINK \l "_Toc484545617"</w:delInstrText>
          </w:r>
        </w:del>
      </w:ins>
      <w:ins w:id="568" w:author="China" w:date="2017-06-06T20:51:00Z">
        <w:del w:id="569" w:author="刘宁" w:date="2017-06-06T23:45:00Z">
          <w:r>
            <w:rPr>
              <w:rStyle w:val="16"/>
            </w:rPr>
            <w:delInstrText xml:space="preserve"> </w:delInstrText>
          </w:r>
        </w:del>
      </w:ins>
      <w:ins w:id="570" w:author="China" w:date="2017-06-06T20:51:00Z">
        <w:del w:id="571" w:author="刘宁" w:date="2017-06-06T23:45:00Z">
          <w:r>
            <w:rPr>
              <w:rStyle w:val="16"/>
            </w:rPr>
            <w:fldChar w:fldCharType="separate"/>
          </w:r>
        </w:del>
      </w:ins>
      <w:ins w:id="572" w:author="China" w:date="2017-06-06T20:51:00Z">
        <w:del w:id="573" w:author="刘宁" w:date="2017-06-06T23:45:00Z">
          <w:r>
            <w:rPr>
              <w:rStyle w:val="16"/>
              <w:rFonts w:eastAsia="宋体" w:cs="Times New Roman"/>
              <w:rPrChange w:id="574" w:author="刘宁" w:date="2017-06-06T23:46:00Z">
                <w:rPr>
                  <w:rStyle w:val="16"/>
                  <w:rFonts w:cs="Times New Roman" w:eastAsiaTheme="majorEastAsia"/>
                </w:rPr>
              </w:rPrChange>
            </w:rPr>
            <w:delText xml:space="preserve">2.3.2 </w:delText>
          </w:r>
        </w:del>
      </w:ins>
      <w:ins w:id="575" w:author="China" w:date="2017-06-06T20:51:00Z">
        <w:del w:id="576" w:author="刘宁" w:date="2017-06-06T23:45:00Z">
          <w:r>
            <w:rPr>
              <w:rStyle w:val="16"/>
              <w:rFonts w:hint="eastAsia" w:eastAsia="宋体" w:cs="Times New Roman"/>
              <w:rPrChange w:id="577" w:author="刘宁" w:date="2017-06-06T23:46:00Z">
                <w:rPr>
                  <w:rStyle w:val="16"/>
                  <w:rFonts w:hint="eastAsia" w:cs="Times New Roman" w:eastAsiaTheme="majorEastAsia"/>
                </w:rPr>
              </w:rPrChange>
            </w:rPr>
            <w:delText>数字滤波</w:delText>
          </w:r>
        </w:del>
      </w:ins>
      <w:ins w:id="578" w:author="China" w:date="2017-06-06T20:51:00Z">
        <w:del w:id="579" w:author="刘宁" w:date="2017-06-06T23:45:00Z">
          <w:r>
            <w:rPr/>
            <w:tab/>
          </w:r>
        </w:del>
      </w:ins>
      <w:ins w:id="580" w:author="China" w:date="2017-06-06T20:51:00Z">
        <w:del w:id="581" w:author="刘宁" w:date="2017-06-06T23:45:00Z">
          <w:r>
            <w:rPr/>
            <w:fldChar w:fldCharType="begin"/>
          </w:r>
        </w:del>
      </w:ins>
      <w:ins w:id="582" w:author="China" w:date="2017-06-06T20:51:00Z">
        <w:del w:id="583" w:author="刘宁" w:date="2017-06-06T23:45:00Z">
          <w:r>
            <w:rPr/>
            <w:delInstrText xml:space="preserve"> PAGEREF _Toc484545617 \h </w:delInstrText>
          </w:r>
        </w:del>
      </w:ins>
      <w:del w:id="584" w:author="刘宁" w:date="2017-06-06T23:45:00Z">
        <w:r>
          <w:rPr/>
          <w:fldChar w:fldCharType="separate"/>
        </w:r>
      </w:del>
      <w:ins w:id="585" w:author="China" w:date="2017-06-06T20:51:00Z">
        <w:del w:id="586" w:author="刘宁" w:date="2017-06-06T23:45:00Z">
          <w:r>
            <w:rPr/>
            <w:delText>8</w:delText>
          </w:r>
        </w:del>
      </w:ins>
      <w:ins w:id="587" w:author="China" w:date="2017-06-06T20:51:00Z">
        <w:del w:id="588" w:author="刘宁" w:date="2017-06-06T23:45:00Z">
          <w:r>
            <w:rPr/>
            <w:fldChar w:fldCharType="end"/>
          </w:r>
        </w:del>
      </w:ins>
      <w:ins w:id="589" w:author="China" w:date="2017-06-06T20:51:00Z">
        <w:del w:id="590" w:author="刘宁" w:date="2017-06-06T23:45:00Z">
          <w:r>
            <w:rPr>
              <w:rStyle w:val="16"/>
            </w:rPr>
            <w:fldChar w:fldCharType="end"/>
          </w:r>
        </w:del>
      </w:ins>
    </w:p>
    <w:p>
      <w:pPr>
        <w:pStyle w:val="13"/>
        <w:tabs>
          <w:tab w:val="right" w:leader="dot" w:pos="8778"/>
        </w:tabs>
        <w:ind w:left="480" w:firstLine="0" w:firstLineChars="0"/>
        <w:rPr>
          <w:ins w:id="592" w:author="China" w:date="2017-06-06T20:51:00Z"/>
          <w:del w:id="593" w:author="刘宁" w:date="2017-06-06T23:45:00Z"/>
          <w:rFonts w:ascii="Times New Roman" w:hAnsi="Times New Roman" w:eastAsia="宋体"/>
          <w:sz w:val="24"/>
          <w:szCs w:val="22"/>
          <w:rPrChange w:id="594" w:author="刘宁" w:date="2017-06-06T23:46:00Z">
            <w:rPr>
              <w:ins w:id="595" w:author="China" w:date="2017-06-06T20:51:00Z"/>
              <w:del w:id="596" w:author="刘宁" w:date="2017-06-06T23:45:00Z"/>
              <w:rFonts w:asciiTheme="minorHAnsi" w:hAnsiTheme="minorHAnsi" w:eastAsiaTheme="minorEastAsia"/>
              <w:sz w:val="21"/>
              <w:szCs w:val="22"/>
            </w:rPr>
          </w:rPrChange>
        </w:rPr>
        <w:pPrChange w:id="591" w:author="刘宁" w:date="2017-06-06T23:45:00Z">
          <w:pPr>
            <w:pStyle w:val="13"/>
            <w:tabs>
              <w:tab w:val="right" w:leader="dot" w:pos="8778"/>
            </w:tabs>
            <w:ind w:left="480" w:firstLine="480"/>
          </w:pPr>
        </w:pPrChange>
      </w:pPr>
      <w:ins w:id="597" w:author="China" w:date="2017-06-06T20:51:00Z">
        <w:del w:id="598" w:author="刘宁" w:date="2017-06-06T23:45:00Z">
          <w:r>
            <w:rPr>
              <w:rStyle w:val="16"/>
            </w:rPr>
            <w:fldChar w:fldCharType="begin"/>
          </w:r>
        </w:del>
      </w:ins>
      <w:ins w:id="599" w:author="China" w:date="2017-06-06T20:51:00Z">
        <w:del w:id="600" w:author="刘宁" w:date="2017-06-06T23:45:00Z">
          <w:r>
            <w:rPr>
              <w:rStyle w:val="16"/>
            </w:rPr>
            <w:delInstrText xml:space="preserve"> </w:delInstrText>
          </w:r>
        </w:del>
      </w:ins>
      <w:ins w:id="601" w:author="China" w:date="2017-06-06T20:51:00Z">
        <w:del w:id="602" w:author="刘宁" w:date="2017-06-06T23:45:00Z">
          <w:r>
            <w:rPr/>
            <w:delInstrText xml:space="preserve">HYPERLINK \l "_Toc484545618"</w:delInstrText>
          </w:r>
        </w:del>
      </w:ins>
      <w:ins w:id="603" w:author="China" w:date="2017-06-06T20:51:00Z">
        <w:del w:id="604" w:author="刘宁" w:date="2017-06-06T23:45:00Z">
          <w:r>
            <w:rPr>
              <w:rStyle w:val="16"/>
            </w:rPr>
            <w:delInstrText xml:space="preserve"> </w:delInstrText>
          </w:r>
        </w:del>
      </w:ins>
      <w:ins w:id="605" w:author="China" w:date="2017-06-06T20:51:00Z">
        <w:del w:id="606" w:author="刘宁" w:date="2017-06-06T23:45:00Z">
          <w:r>
            <w:rPr>
              <w:rStyle w:val="16"/>
            </w:rPr>
            <w:fldChar w:fldCharType="separate"/>
          </w:r>
        </w:del>
      </w:ins>
      <w:ins w:id="607" w:author="China" w:date="2017-06-06T20:51:00Z">
        <w:del w:id="608" w:author="刘宁" w:date="2017-06-06T23:45:00Z">
          <w:r>
            <w:rPr>
              <w:rStyle w:val="16"/>
              <w:rFonts w:eastAsia="宋体" w:cs="Times New Roman"/>
              <w:rPrChange w:id="609" w:author="刘宁" w:date="2017-06-06T23:46:00Z">
                <w:rPr>
                  <w:rStyle w:val="16"/>
                  <w:rFonts w:cs="Times New Roman" w:eastAsiaTheme="majorEastAsia"/>
                </w:rPr>
              </w:rPrChange>
            </w:rPr>
            <w:delText>2.4 winform</w:delText>
          </w:r>
        </w:del>
      </w:ins>
      <w:ins w:id="610" w:author="China" w:date="2017-06-06T20:51:00Z">
        <w:del w:id="611" w:author="刘宁" w:date="2017-06-06T23:45:00Z">
          <w:r>
            <w:rPr>
              <w:rStyle w:val="16"/>
              <w:rFonts w:hint="eastAsia" w:eastAsia="宋体" w:cs="Times New Roman"/>
              <w:rPrChange w:id="612" w:author="刘宁" w:date="2017-06-06T23:46:00Z">
                <w:rPr>
                  <w:rStyle w:val="16"/>
                  <w:rFonts w:hint="eastAsia" w:cs="Times New Roman" w:eastAsiaTheme="majorEastAsia"/>
                </w:rPr>
              </w:rPrChange>
            </w:rPr>
            <w:delText>特点与介绍</w:delText>
          </w:r>
        </w:del>
      </w:ins>
      <w:ins w:id="613" w:author="China" w:date="2017-06-06T20:51:00Z">
        <w:del w:id="614" w:author="刘宁" w:date="2017-06-06T23:45:00Z">
          <w:r>
            <w:rPr/>
            <w:tab/>
          </w:r>
        </w:del>
      </w:ins>
      <w:ins w:id="615" w:author="China" w:date="2017-06-06T20:51:00Z">
        <w:del w:id="616" w:author="刘宁" w:date="2017-06-06T23:45:00Z">
          <w:r>
            <w:rPr/>
            <w:fldChar w:fldCharType="begin"/>
          </w:r>
        </w:del>
      </w:ins>
      <w:ins w:id="617" w:author="China" w:date="2017-06-06T20:51:00Z">
        <w:del w:id="618" w:author="刘宁" w:date="2017-06-06T23:45:00Z">
          <w:r>
            <w:rPr/>
            <w:delInstrText xml:space="preserve"> PAGEREF _Toc484545618 \h </w:delInstrText>
          </w:r>
        </w:del>
      </w:ins>
      <w:del w:id="619" w:author="刘宁" w:date="2017-06-06T23:45:00Z">
        <w:r>
          <w:rPr/>
          <w:fldChar w:fldCharType="separate"/>
        </w:r>
      </w:del>
      <w:ins w:id="620" w:author="China" w:date="2017-06-06T20:51:00Z">
        <w:del w:id="621" w:author="刘宁" w:date="2017-06-06T23:45:00Z">
          <w:r>
            <w:rPr/>
            <w:delText>10</w:delText>
          </w:r>
        </w:del>
      </w:ins>
      <w:ins w:id="622" w:author="China" w:date="2017-06-06T20:51:00Z">
        <w:del w:id="623" w:author="刘宁" w:date="2017-06-06T23:45:00Z">
          <w:r>
            <w:rPr/>
            <w:fldChar w:fldCharType="end"/>
          </w:r>
        </w:del>
      </w:ins>
      <w:ins w:id="624" w:author="China" w:date="2017-06-06T20:51:00Z">
        <w:del w:id="625" w:author="刘宁" w:date="2017-06-06T23:45:00Z">
          <w:r>
            <w:rPr>
              <w:rStyle w:val="16"/>
            </w:rPr>
            <w:fldChar w:fldCharType="end"/>
          </w:r>
        </w:del>
      </w:ins>
    </w:p>
    <w:p>
      <w:pPr>
        <w:pStyle w:val="12"/>
        <w:tabs>
          <w:tab w:val="right" w:leader="dot" w:pos="8778"/>
        </w:tabs>
        <w:ind w:firstLine="0" w:firstLineChars="0"/>
        <w:rPr>
          <w:ins w:id="627" w:author="China" w:date="2017-06-06T20:51:00Z"/>
          <w:del w:id="628" w:author="刘宁" w:date="2017-06-06T23:45:00Z"/>
          <w:rFonts w:ascii="Times New Roman" w:hAnsi="Times New Roman" w:eastAsia="宋体"/>
          <w:sz w:val="24"/>
          <w:szCs w:val="22"/>
          <w:rPrChange w:id="629" w:author="刘宁" w:date="2017-06-06T23:46:00Z">
            <w:rPr>
              <w:ins w:id="630" w:author="China" w:date="2017-06-06T20:51:00Z"/>
              <w:del w:id="631" w:author="刘宁" w:date="2017-06-06T23:45:00Z"/>
              <w:rFonts w:asciiTheme="minorHAnsi" w:hAnsiTheme="minorHAnsi" w:eastAsiaTheme="minorEastAsia"/>
              <w:sz w:val="21"/>
              <w:szCs w:val="22"/>
            </w:rPr>
          </w:rPrChange>
        </w:rPr>
        <w:pPrChange w:id="626" w:author="刘宁" w:date="2017-06-06T23:45:00Z">
          <w:pPr>
            <w:pStyle w:val="12"/>
            <w:tabs>
              <w:tab w:val="right" w:leader="dot" w:pos="8778"/>
            </w:tabs>
            <w:ind w:firstLine="480"/>
          </w:pPr>
        </w:pPrChange>
      </w:pPr>
      <w:ins w:id="632" w:author="China" w:date="2017-06-06T20:51:00Z">
        <w:del w:id="633" w:author="刘宁" w:date="2017-06-06T23:45:00Z">
          <w:r>
            <w:rPr>
              <w:rStyle w:val="16"/>
            </w:rPr>
            <w:fldChar w:fldCharType="begin"/>
          </w:r>
        </w:del>
      </w:ins>
      <w:ins w:id="634" w:author="China" w:date="2017-06-06T20:51:00Z">
        <w:del w:id="635" w:author="刘宁" w:date="2017-06-06T23:45:00Z">
          <w:r>
            <w:rPr>
              <w:rStyle w:val="16"/>
            </w:rPr>
            <w:delInstrText xml:space="preserve"> </w:delInstrText>
          </w:r>
        </w:del>
      </w:ins>
      <w:ins w:id="636" w:author="China" w:date="2017-06-06T20:51:00Z">
        <w:del w:id="637" w:author="刘宁" w:date="2017-06-06T23:45:00Z">
          <w:r>
            <w:rPr/>
            <w:delInstrText xml:space="preserve">HYPERLINK \l "_Toc484545619"</w:delInstrText>
          </w:r>
        </w:del>
      </w:ins>
      <w:ins w:id="638" w:author="China" w:date="2017-06-06T20:51:00Z">
        <w:del w:id="639" w:author="刘宁" w:date="2017-06-06T23:45:00Z">
          <w:r>
            <w:rPr>
              <w:rStyle w:val="16"/>
            </w:rPr>
            <w:delInstrText xml:space="preserve"> </w:delInstrText>
          </w:r>
        </w:del>
      </w:ins>
      <w:ins w:id="640" w:author="China" w:date="2017-06-06T20:51:00Z">
        <w:del w:id="641" w:author="刘宁" w:date="2017-06-06T23:45:00Z">
          <w:r>
            <w:rPr>
              <w:rStyle w:val="16"/>
            </w:rPr>
            <w:fldChar w:fldCharType="separate"/>
          </w:r>
        </w:del>
      </w:ins>
      <w:ins w:id="642" w:author="China" w:date="2017-06-06T20:51:00Z">
        <w:del w:id="643" w:author="刘宁" w:date="2017-06-06T23:45:00Z">
          <w:r>
            <w:rPr>
              <w:rStyle w:val="16"/>
              <w:rFonts w:eastAsia="宋体" w:cs="Times New Roman"/>
              <w:rPrChange w:id="644" w:author="刘宁" w:date="2017-06-06T23:46:00Z">
                <w:rPr>
                  <w:rStyle w:val="16"/>
                  <w:rFonts w:cs="Times New Roman" w:eastAsiaTheme="majorEastAsia"/>
                </w:rPr>
              </w:rPrChange>
            </w:rPr>
            <w:delText xml:space="preserve">3 </w:delText>
          </w:r>
        </w:del>
      </w:ins>
      <w:ins w:id="645" w:author="China" w:date="2017-06-06T20:51:00Z">
        <w:del w:id="646" w:author="刘宁" w:date="2017-06-06T23:45:00Z">
          <w:r>
            <w:rPr>
              <w:rStyle w:val="16"/>
              <w:rFonts w:hint="eastAsia" w:eastAsia="宋体" w:cs="Times New Roman"/>
              <w:rPrChange w:id="647" w:author="刘宁" w:date="2017-06-06T23:46:00Z">
                <w:rPr>
                  <w:rStyle w:val="16"/>
                  <w:rFonts w:hint="eastAsia" w:cs="Times New Roman" w:eastAsiaTheme="majorEastAsia"/>
                </w:rPr>
              </w:rPrChange>
            </w:rPr>
            <w:delText>带通滤波器设计方案</w:delText>
          </w:r>
        </w:del>
      </w:ins>
      <w:ins w:id="648" w:author="China" w:date="2017-06-06T20:51:00Z">
        <w:del w:id="649" w:author="刘宁" w:date="2017-06-06T23:45:00Z">
          <w:r>
            <w:rPr/>
            <w:tab/>
          </w:r>
        </w:del>
      </w:ins>
      <w:ins w:id="650" w:author="China" w:date="2017-06-06T20:51:00Z">
        <w:del w:id="651" w:author="刘宁" w:date="2017-06-06T23:45:00Z">
          <w:r>
            <w:rPr/>
            <w:fldChar w:fldCharType="begin"/>
          </w:r>
        </w:del>
      </w:ins>
      <w:ins w:id="652" w:author="China" w:date="2017-06-06T20:51:00Z">
        <w:del w:id="653" w:author="刘宁" w:date="2017-06-06T23:45:00Z">
          <w:r>
            <w:rPr/>
            <w:delInstrText xml:space="preserve"> PAGEREF _Toc484545619 \h </w:delInstrText>
          </w:r>
        </w:del>
      </w:ins>
      <w:del w:id="654" w:author="刘宁" w:date="2017-06-06T23:45:00Z">
        <w:r>
          <w:rPr/>
          <w:fldChar w:fldCharType="separate"/>
        </w:r>
      </w:del>
      <w:ins w:id="655" w:author="China" w:date="2017-06-06T20:51:00Z">
        <w:del w:id="656" w:author="刘宁" w:date="2017-06-06T23:45:00Z">
          <w:r>
            <w:rPr/>
            <w:delText>12</w:delText>
          </w:r>
        </w:del>
      </w:ins>
      <w:ins w:id="657" w:author="China" w:date="2017-06-06T20:51:00Z">
        <w:del w:id="658" w:author="刘宁" w:date="2017-06-06T23:45:00Z">
          <w:r>
            <w:rPr/>
            <w:fldChar w:fldCharType="end"/>
          </w:r>
        </w:del>
      </w:ins>
      <w:ins w:id="659" w:author="China" w:date="2017-06-06T20:51:00Z">
        <w:del w:id="660" w:author="刘宁" w:date="2017-06-06T23:45:00Z">
          <w:r>
            <w:rPr>
              <w:rStyle w:val="16"/>
            </w:rPr>
            <w:fldChar w:fldCharType="end"/>
          </w:r>
        </w:del>
      </w:ins>
    </w:p>
    <w:p>
      <w:pPr>
        <w:pStyle w:val="13"/>
        <w:tabs>
          <w:tab w:val="right" w:leader="dot" w:pos="8778"/>
        </w:tabs>
        <w:ind w:left="480" w:firstLine="0" w:firstLineChars="0"/>
        <w:rPr>
          <w:ins w:id="662" w:author="China" w:date="2017-06-06T20:51:00Z"/>
          <w:del w:id="663" w:author="刘宁" w:date="2017-06-06T23:45:00Z"/>
          <w:rFonts w:ascii="Times New Roman" w:hAnsi="Times New Roman" w:eastAsia="宋体"/>
          <w:sz w:val="24"/>
          <w:szCs w:val="22"/>
          <w:rPrChange w:id="664" w:author="刘宁" w:date="2017-06-06T23:46:00Z">
            <w:rPr>
              <w:ins w:id="665" w:author="China" w:date="2017-06-06T20:51:00Z"/>
              <w:del w:id="666" w:author="刘宁" w:date="2017-06-06T23:45:00Z"/>
              <w:rFonts w:asciiTheme="minorHAnsi" w:hAnsiTheme="minorHAnsi" w:eastAsiaTheme="minorEastAsia"/>
              <w:sz w:val="21"/>
              <w:szCs w:val="22"/>
            </w:rPr>
          </w:rPrChange>
        </w:rPr>
        <w:pPrChange w:id="661" w:author="刘宁" w:date="2017-06-06T23:45:00Z">
          <w:pPr>
            <w:pStyle w:val="13"/>
            <w:tabs>
              <w:tab w:val="right" w:leader="dot" w:pos="8778"/>
            </w:tabs>
            <w:ind w:left="480" w:firstLine="480"/>
          </w:pPr>
        </w:pPrChange>
      </w:pPr>
      <w:ins w:id="667" w:author="China" w:date="2017-06-06T20:51:00Z">
        <w:del w:id="668" w:author="刘宁" w:date="2017-06-06T23:45:00Z">
          <w:r>
            <w:rPr>
              <w:rStyle w:val="16"/>
            </w:rPr>
            <w:fldChar w:fldCharType="begin"/>
          </w:r>
        </w:del>
      </w:ins>
      <w:ins w:id="669" w:author="China" w:date="2017-06-06T20:51:00Z">
        <w:del w:id="670" w:author="刘宁" w:date="2017-06-06T23:45:00Z">
          <w:r>
            <w:rPr>
              <w:rStyle w:val="16"/>
            </w:rPr>
            <w:delInstrText xml:space="preserve"> </w:delInstrText>
          </w:r>
        </w:del>
      </w:ins>
      <w:ins w:id="671" w:author="China" w:date="2017-06-06T20:51:00Z">
        <w:del w:id="672" w:author="刘宁" w:date="2017-06-06T23:45:00Z">
          <w:r>
            <w:rPr/>
            <w:delInstrText xml:space="preserve">HYPERLINK \l "_Toc484545620"</w:delInstrText>
          </w:r>
        </w:del>
      </w:ins>
      <w:ins w:id="673" w:author="China" w:date="2017-06-06T20:51:00Z">
        <w:del w:id="674" w:author="刘宁" w:date="2017-06-06T23:45:00Z">
          <w:r>
            <w:rPr>
              <w:rStyle w:val="16"/>
            </w:rPr>
            <w:delInstrText xml:space="preserve"> </w:delInstrText>
          </w:r>
        </w:del>
      </w:ins>
      <w:ins w:id="675" w:author="China" w:date="2017-06-06T20:51:00Z">
        <w:del w:id="676" w:author="刘宁" w:date="2017-06-06T23:45:00Z">
          <w:r>
            <w:rPr>
              <w:rStyle w:val="16"/>
            </w:rPr>
            <w:fldChar w:fldCharType="separate"/>
          </w:r>
        </w:del>
      </w:ins>
      <w:ins w:id="677" w:author="China" w:date="2017-06-06T20:51:00Z">
        <w:del w:id="678" w:author="刘宁" w:date="2017-06-06T23:45:00Z">
          <w:r>
            <w:rPr>
              <w:rStyle w:val="16"/>
              <w:rFonts w:eastAsia="宋体" w:cs="Times New Roman"/>
              <w:rPrChange w:id="679" w:author="刘宁" w:date="2017-06-06T23:46:00Z">
                <w:rPr>
                  <w:rStyle w:val="16"/>
                  <w:rFonts w:cs="Times New Roman" w:eastAsiaTheme="majorEastAsia"/>
                </w:rPr>
              </w:rPrChange>
            </w:rPr>
            <w:delText xml:space="preserve">3.1 </w:delText>
          </w:r>
        </w:del>
      </w:ins>
      <w:ins w:id="680" w:author="China" w:date="2017-06-06T20:51:00Z">
        <w:del w:id="681" w:author="刘宁" w:date="2017-06-06T23:45:00Z">
          <w:r>
            <w:rPr>
              <w:rStyle w:val="16"/>
              <w:rFonts w:hint="eastAsia" w:eastAsia="宋体" w:cs="Times New Roman"/>
              <w:rPrChange w:id="682" w:author="刘宁" w:date="2017-06-06T23:46:00Z">
                <w:rPr>
                  <w:rStyle w:val="16"/>
                  <w:rFonts w:hint="eastAsia" w:cs="Times New Roman" w:eastAsiaTheme="majorEastAsia"/>
                </w:rPr>
              </w:rPrChange>
            </w:rPr>
            <w:delText>带通滤波器设计路线</w:delText>
          </w:r>
        </w:del>
      </w:ins>
      <w:ins w:id="683" w:author="China" w:date="2017-06-06T20:51:00Z">
        <w:del w:id="684" w:author="刘宁" w:date="2017-06-06T23:45:00Z">
          <w:r>
            <w:rPr/>
            <w:tab/>
          </w:r>
        </w:del>
      </w:ins>
      <w:ins w:id="685" w:author="China" w:date="2017-06-06T20:51:00Z">
        <w:del w:id="686" w:author="刘宁" w:date="2017-06-06T23:45:00Z">
          <w:r>
            <w:rPr/>
            <w:fldChar w:fldCharType="begin"/>
          </w:r>
        </w:del>
      </w:ins>
      <w:ins w:id="687" w:author="China" w:date="2017-06-06T20:51:00Z">
        <w:del w:id="688" w:author="刘宁" w:date="2017-06-06T23:45:00Z">
          <w:r>
            <w:rPr/>
            <w:delInstrText xml:space="preserve"> PAGEREF _Toc484545620 \h </w:delInstrText>
          </w:r>
        </w:del>
      </w:ins>
      <w:del w:id="689" w:author="刘宁" w:date="2017-06-06T23:45:00Z">
        <w:r>
          <w:rPr/>
          <w:fldChar w:fldCharType="separate"/>
        </w:r>
      </w:del>
      <w:ins w:id="690" w:author="China" w:date="2017-06-06T20:51:00Z">
        <w:del w:id="691" w:author="刘宁" w:date="2017-06-06T23:45:00Z">
          <w:r>
            <w:rPr/>
            <w:delText>12</w:delText>
          </w:r>
        </w:del>
      </w:ins>
      <w:ins w:id="692" w:author="China" w:date="2017-06-06T20:51:00Z">
        <w:del w:id="693" w:author="刘宁" w:date="2017-06-06T23:45:00Z">
          <w:r>
            <w:rPr/>
            <w:fldChar w:fldCharType="end"/>
          </w:r>
        </w:del>
      </w:ins>
      <w:ins w:id="694" w:author="China" w:date="2017-06-06T20:51:00Z">
        <w:del w:id="695" w:author="刘宁" w:date="2017-06-06T23:45:00Z">
          <w:r>
            <w:rPr>
              <w:rStyle w:val="16"/>
            </w:rPr>
            <w:fldChar w:fldCharType="end"/>
          </w:r>
        </w:del>
      </w:ins>
    </w:p>
    <w:p>
      <w:pPr>
        <w:pStyle w:val="13"/>
        <w:tabs>
          <w:tab w:val="right" w:leader="dot" w:pos="8778"/>
        </w:tabs>
        <w:ind w:left="480" w:firstLine="0" w:firstLineChars="0"/>
        <w:rPr>
          <w:ins w:id="697" w:author="China" w:date="2017-06-06T20:51:00Z"/>
          <w:del w:id="698" w:author="刘宁" w:date="2017-06-06T23:45:00Z"/>
          <w:rFonts w:ascii="Times New Roman" w:hAnsi="Times New Roman" w:eastAsia="宋体"/>
          <w:sz w:val="24"/>
          <w:szCs w:val="22"/>
          <w:rPrChange w:id="699" w:author="刘宁" w:date="2017-06-06T23:46:00Z">
            <w:rPr>
              <w:ins w:id="700" w:author="China" w:date="2017-06-06T20:51:00Z"/>
              <w:del w:id="701" w:author="刘宁" w:date="2017-06-06T23:45:00Z"/>
              <w:rFonts w:asciiTheme="minorHAnsi" w:hAnsiTheme="minorHAnsi" w:eastAsiaTheme="minorEastAsia"/>
              <w:sz w:val="21"/>
              <w:szCs w:val="22"/>
            </w:rPr>
          </w:rPrChange>
        </w:rPr>
        <w:pPrChange w:id="696" w:author="刘宁" w:date="2017-06-06T23:45:00Z">
          <w:pPr>
            <w:pStyle w:val="13"/>
            <w:tabs>
              <w:tab w:val="right" w:leader="dot" w:pos="8778"/>
            </w:tabs>
            <w:ind w:left="480" w:firstLine="480"/>
          </w:pPr>
        </w:pPrChange>
      </w:pPr>
      <w:ins w:id="702" w:author="China" w:date="2017-06-06T20:51:00Z">
        <w:del w:id="703" w:author="刘宁" w:date="2017-06-06T23:45:00Z">
          <w:r>
            <w:rPr>
              <w:rStyle w:val="16"/>
            </w:rPr>
            <w:fldChar w:fldCharType="begin"/>
          </w:r>
        </w:del>
      </w:ins>
      <w:ins w:id="704" w:author="China" w:date="2017-06-06T20:51:00Z">
        <w:del w:id="705" w:author="刘宁" w:date="2017-06-06T23:45:00Z">
          <w:r>
            <w:rPr>
              <w:rStyle w:val="16"/>
            </w:rPr>
            <w:delInstrText xml:space="preserve"> </w:delInstrText>
          </w:r>
        </w:del>
      </w:ins>
      <w:ins w:id="706" w:author="China" w:date="2017-06-06T20:51:00Z">
        <w:del w:id="707" w:author="刘宁" w:date="2017-06-06T23:45:00Z">
          <w:r>
            <w:rPr/>
            <w:delInstrText xml:space="preserve">HYPERLINK \l "_Toc484545621"</w:delInstrText>
          </w:r>
        </w:del>
      </w:ins>
      <w:ins w:id="708" w:author="China" w:date="2017-06-06T20:51:00Z">
        <w:del w:id="709" w:author="刘宁" w:date="2017-06-06T23:45:00Z">
          <w:r>
            <w:rPr>
              <w:rStyle w:val="16"/>
            </w:rPr>
            <w:delInstrText xml:space="preserve"> </w:delInstrText>
          </w:r>
        </w:del>
      </w:ins>
      <w:ins w:id="710" w:author="China" w:date="2017-06-06T20:51:00Z">
        <w:del w:id="711" w:author="刘宁" w:date="2017-06-06T23:45:00Z">
          <w:r>
            <w:rPr>
              <w:rStyle w:val="16"/>
            </w:rPr>
            <w:fldChar w:fldCharType="separate"/>
          </w:r>
        </w:del>
      </w:ins>
      <w:ins w:id="712" w:author="China" w:date="2017-06-06T20:51:00Z">
        <w:del w:id="713" w:author="刘宁" w:date="2017-06-06T23:45:00Z">
          <w:r>
            <w:rPr>
              <w:rStyle w:val="16"/>
              <w:rFonts w:eastAsia="宋体" w:cs="Times New Roman"/>
              <w:rPrChange w:id="714" w:author="刘宁" w:date="2017-06-06T23:46:00Z">
                <w:rPr>
                  <w:rStyle w:val="16"/>
                  <w:rFonts w:cs="Times New Roman" w:eastAsiaTheme="majorEastAsia"/>
                </w:rPr>
              </w:rPrChange>
            </w:rPr>
            <w:delText xml:space="preserve">3.2 </w:delText>
          </w:r>
        </w:del>
      </w:ins>
      <w:ins w:id="715" w:author="China" w:date="2017-06-06T20:51:00Z">
        <w:del w:id="716" w:author="刘宁" w:date="2017-06-06T23:45:00Z">
          <w:r>
            <w:rPr>
              <w:rStyle w:val="16"/>
              <w:rFonts w:hint="eastAsia" w:eastAsia="宋体" w:cs="Times New Roman"/>
              <w:rPrChange w:id="717" w:author="刘宁" w:date="2017-06-06T23:46:00Z">
                <w:rPr>
                  <w:rStyle w:val="16"/>
                  <w:rFonts w:hint="eastAsia" w:cs="Times New Roman" w:eastAsiaTheme="majorEastAsia"/>
                </w:rPr>
              </w:rPrChange>
            </w:rPr>
            <w:delText>数字带通滤波器设计方</w:delText>
          </w:r>
        </w:del>
      </w:ins>
      <w:ins w:id="718" w:author="China" w:date="2017-06-06T20:51:00Z">
        <w:del w:id="719" w:author="刘宁" w:date="2017-06-06T23:45:00Z">
          <w:r>
            <w:rPr>
              <w:rStyle w:val="16"/>
              <w:rFonts w:hint="eastAsia" w:eastAsia="宋体" w:cs="Times New Roman"/>
              <w:rPrChange w:id="720" w:author="刘宁" w:date="2017-06-06T23:46:00Z">
                <w:rPr>
                  <w:rStyle w:val="16"/>
                  <w:rFonts w:hint="eastAsia" w:cs="Times New Roman" w:eastAsiaTheme="majorEastAsia"/>
                </w:rPr>
              </w:rPrChange>
            </w:rPr>
            <w:delText>法</w:delText>
          </w:r>
        </w:del>
      </w:ins>
      <w:ins w:id="721" w:author="China" w:date="2017-06-06T20:51:00Z">
        <w:del w:id="722" w:author="刘宁" w:date="2017-06-06T23:45:00Z">
          <w:r>
            <w:rPr/>
            <w:tab/>
          </w:r>
        </w:del>
      </w:ins>
      <w:ins w:id="723" w:author="China" w:date="2017-06-06T20:51:00Z">
        <w:del w:id="724" w:author="刘宁" w:date="2017-06-06T23:45:00Z">
          <w:r>
            <w:rPr/>
            <w:fldChar w:fldCharType="begin"/>
          </w:r>
        </w:del>
      </w:ins>
      <w:ins w:id="725" w:author="China" w:date="2017-06-06T20:51:00Z">
        <w:del w:id="726" w:author="刘宁" w:date="2017-06-06T23:45:00Z">
          <w:r>
            <w:rPr/>
            <w:delInstrText xml:space="preserve"> PAGEREF _Toc484545621 \h </w:delInstrText>
          </w:r>
        </w:del>
      </w:ins>
      <w:del w:id="727" w:author="刘宁" w:date="2017-06-06T23:45:00Z">
        <w:r>
          <w:rPr/>
          <w:fldChar w:fldCharType="separate"/>
        </w:r>
      </w:del>
      <w:ins w:id="728" w:author="China" w:date="2017-06-06T20:51:00Z">
        <w:del w:id="729" w:author="刘宁" w:date="2017-06-06T23:45:00Z">
          <w:r>
            <w:rPr/>
            <w:delText>13</w:delText>
          </w:r>
        </w:del>
      </w:ins>
      <w:ins w:id="730" w:author="China" w:date="2017-06-06T20:51:00Z">
        <w:del w:id="731" w:author="刘宁" w:date="2017-06-06T23:45:00Z">
          <w:r>
            <w:rPr/>
            <w:fldChar w:fldCharType="end"/>
          </w:r>
        </w:del>
      </w:ins>
      <w:ins w:id="732" w:author="China" w:date="2017-06-06T20:51:00Z">
        <w:del w:id="733" w:author="刘宁" w:date="2017-06-06T23:45:00Z">
          <w:r>
            <w:rPr>
              <w:rStyle w:val="16"/>
            </w:rPr>
            <w:fldChar w:fldCharType="end"/>
          </w:r>
        </w:del>
      </w:ins>
    </w:p>
    <w:p>
      <w:pPr>
        <w:pStyle w:val="8"/>
        <w:tabs>
          <w:tab w:val="right" w:leader="dot" w:pos="8778"/>
        </w:tabs>
        <w:ind w:left="960" w:firstLine="0" w:firstLineChars="0"/>
        <w:rPr>
          <w:ins w:id="735" w:author="China" w:date="2017-06-06T20:51:00Z"/>
          <w:del w:id="736" w:author="刘宁" w:date="2017-06-06T23:45:00Z"/>
          <w:rFonts w:ascii="Times New Roman" w:hAnsi="Times New Roman" w:eastAsia="宋体"/>
          <w:sz w:val="24"/>
          <w:szCs w:val="22"/>
          <w:rPrChange w:id="737" w:author="刘宁" w:date="2017-06-06T23:46:00Z">
            <w:rPr>
              <w:ins w:id="738" w:author="China" w:date="2017-06-06T20:51:00Z"/>
              <w:del w:id="739" w:author="刘宁" w:date="2017-06-06T23:45:00Z"/>
              <w:rFonts w:asciiTheme="minorHAnsi" w:hAnsiTheme="minorHAnsi" w:eastAsiaTheme="minorEastAsia"/>
              <w:sz w:val="21"/>
              <w:szCs w:val="22"/>
            </w:rPr>
          </w:rPrChange>
        </w:rPr>
        <w:pPrChange w:id="734" w:author="刘宁" w:date="2017-06-06T23:45:00Z">
          <w:pPr>
            <w:pStyle w:val="8"/>
            <w:tabs>
              <w:tab w:val="right" w:leader="dot" w:pos="8778"/>
            </w:tabs>
            <w:ind w:left="960" w:firstLine="480"/>
          </w:pPr>
        </w:pPrChange>
      </w:pPr>
      <w:ins w:id="740" w:author="China" w:date="2017-06-06T20:51:00Z">
        <w:del w:id="741" w:author="刘宁" w:date="2017-06-06T23:45:00Z">
          <w:r>
            <w:rPr>
              <w:rStyle w:val="16"/>
            </w:rPr>
            <w:fldChar w:fldCharType="begin"/>
          </w:r>
        </w:del>
      </w:ins>
      <w:ins w:id="742" w:author="China" w:date="2017-06-06T20:51:00Z">
        <w:del w:id="743" w:author="刘宁" w:date="2017-06-06T23:45:00Z">
          <w:r>
            <w:rPr>
              <w:rStyle w:val="16"/>
            </w:rPr>
            <w:delInstrText xml:space="preserve"> </w:delInstrText>
          </w:r>
        </w:del>
      </w:ins>
      <w:ins w:id="744" w:author="China" w:date="2017-06-06T20:51:00Z">
        <w:del w:id="745" w:author="刘宁" w:date="2017-06-06T23:45:00Z">
          <w:r>
            <w:rPr/>
            <w:delInstrText xml:space="preserve">HYPERLINK \l "_Toc484545622"</w:delInstrText>
          </w:r>
        </w:del>
      </w:ins>
      <w:ins w:id="746" w:author="China" w:date="2017-06-06T20:51:00Z">
        <w:del w:id="747" w:author="刘宁" w:date="2017-06-06T23:45:00Z">
          <w:r>
            <w:rPr>
              <w:rStyle w:val="16"/>
            </w:rPr>
            <w:delInstrText xml:space="preserve"> </w:delInstrText>
          </w:r>
        </w:del>
      </w:ins>
      <w:ins w:id="748" w:author="China" w:date="2017-06-06T20:51:00Z">
        <w:del w:id="749" w:author="刘宁" w:date="2017-06-06T23:45:00Z">
          <w:r>
            <w:rPr>
              <w:rStyle w:val="16"/>
            </w:rPr>
            <w:fldChar w:fldCharType="separate"/>
          </w:r>
        </w:del>
      </w:ins>
      <w:ins w:id="750" w:author="China" w:date="2017-06-06T20:51:00Z">
        <w:del w:id="751" w:author="刘宁" w:date="2017-06-06T23:45:00Z">
          <w:r>
            <w:rPr>
              <w:rStyle w:val="16"/>
              <w:rFonts w:eastAsia="宋体" w:cs="Times New Roman"/>
              <w:rPrChange w:id="752" w:author="刘宁" w:date="2017-06-06T23:46:00Z">
                <w:rPr>
                  <w:rStyle w:val="16"/>
                  <w:rFonts w:cs="Times New Roman" w:eastAsiaTheme="majorEastAsia"/>
                </w:rPr>
              </w:rPrChange>
            </w:rPr>
            <w:delText xml:space="preserve">3.2.1 </w:delText>
          </w:r>
        </w:del>
      </w:ins>
      <w:ins w:id="753" w:author="China" w:date="2017-06-06T20:51:00Z">
        <w:del w:id="754" w:author="刘宁" w:date="2017-06-06T23:45:00Z">
          <w:r>
            <w:rPr>
              <w:rStyle w:val="16"/>
              <w:rFonts w:hint="eastAsia" w:eastAsia="宋体" w:cs="Times New Roman"/>
              <w:rPrChange w:id="755" w:author="刘宁" w:date="2017-06-06T23:46:00Z">
                <w:rPr>
                  <w:rStyle w:val="16"/>
                  <w:rFonts w:hint="eastAsia" w:cs="Times New Roman" w:eastAsiaTheme="majorEastAsia"/>
                </w:rPr>
              </w:rPrChange>
            </w:rPr>
            <w:delText>窗函数法</w:delText>
          </w:r>
        </w:del>
      </w:ins>
      <w:ins w:id="756" w:author="China" w:date="2017-06-06T20:51:00Z">
        <w:del w:id="757" w:author="刘宁" w:date="2017-06-06T23:45:00Z">
          <w:r>
            <w:rPr/>
            <w:tab/>
          </w:r>
        </w:del>
      </w:ins>
      <w:ins w:id="758" w:author="China" w:date="2017-06-06T20:51:00Z">
        <w:del w:id="759" w:author="刘宁" w:date="2017-06-06T23:45:00Z">
          <w:r>
            <w:rPr/>
            <w:fldChar w:fldCharType="begin"/>
          </w:r>
        </w:del>
      </w:ins>
      <w:ins w:id="760" w:author="China" w:date="2017-06-06T20:51:00Z">
        <w:del w:id="761" w:author="刘宁" w:date="2017-06-06T23:45:00Z">
          <w:r>
            <w:rPr/>
            <w:delInstrText xml:space="preserve"> PAGEREF _Toc484545622 \h </w:delInstrText>
          </w:r>
        </w:del>
      </w:ins>
      <w:del w:id="762" w:author="刘宁" w:date="2017-06-06T23:45:00Z">
        <w:r>
          <w:rPr/>
          <w:fldChar w:fldCharType="separate"/>
        </w:r>
      </w:del>
      <w:ins w:id="763" w:author="China" w:date="2017-06-06T20:51:00Z">
        <w:del w:id="764" w:author="刘宁" w:date="2017-06-06T23:45:00Z">
          <w:r>
            <w:rPr/>
            <w:delText>14</w:delText>
          </w:r>
        </w:del>
      </w:ins>
      <w:ins w:id="765" w:author="China" w:date="2017-06-06T20:51:00Z">
        <w:del w:id="766" w:author="刘宁" w:date="2017-06-06T23:45:00Z">
          <w:r>
            <w:rPr/>
            <w:fldChar w:fldCharType="end"/>
          </w:r>
        </w:del>
      </w:ins>
      <w:ins w:id="767" w:author="China" w:date="2017-06-06T20:51:00Z">
        <w:del w:id="768" w:author="刘宁" w:date="2017-06-06T23:45:00Z">
          <w:r>
            <w:rPr>
              <w:rStyle w:val="16"/>
            </w:rPr>
            <w:fldChar w:fldCharType="end"/>
          </w:r>
        </w:del>
      </w:ins>
    </w:p>
    <w:p>
      <w:pPr>
        <w:pStyle w:val="8"/>
        <w:tabs>
          <w:tab w:val="right" w:leader="dot" w:pos="8778"/>
        </w:tabs>
        <w:ind w:left="960" w:firstLine="0" w:firstLineChars="0"/>
        <w:rPr>
          <w:ins w:id="770" w:author="China" w:date="2017-06-06T20:51:00Z"/>
          <w:del w:id="771" w:author="刘宁" w:date="2017-06-06T23:45:00Z"/>
          <w:rFonts w:ascii="Times New Roman" w:hAnsi="Times New Roman" w:eastAsia="宋体"/>
          <w:sz w:val="24"/>
          <w:szCs w:val="22"/>
          <w:rPrChange w:id="772" w:author="刘宁" w:date="2017-06-06T23:46:00Z">
            <w:rPr>
              <w:ins w:id="773" w:author="China" w:date="2017-06-06T20:51:00Z"/>
              <w:del w:id="774" w:author="刘宁" w:date="2017-06-06T23:45:00Z"/>
              <w:rFonts w:asciiTheme="minorHAnsi" w:hAnsiTheme="minorHAnsi" w:eastAsiaTheme="minorEastAsia"/>
              <w:sz w:val="21"/>
              <w:szCs w:val="22"/>
            </w:rPr>
          </w:rPrChange>
        </w:rPr>
        <w:pPrChange w:id="769" w:author="刘宁" w:date="2017-06-06T23:45:00Z">
          <w:pPr>
            <w:pStyle w:val="8"/>
            <w:tabs>
              <w:tab w:val="right" w:leader="dot" w:pos="8778"/>
            </w:tabs>
            <w:ind w:left="960" w:firstLine="480"/>
          </w:pPr>
        </w:pPrChange>
      </w:pPr>
      <w:ins w:id="775" w:author="China" w:date="2017-06-06T20:51:00Z">
        <w:del w:id="776" w:author="刘宁" w:date="2017-06-06T23:45:00Z">
          <w:r>
            <w:rPr>
              <w:rStyle w:val="16"/>
            </w:rPr>
            <w:fldChar w:fldCharType="begin"/>
          </w:r>
        </w:del>
      </w:ins>
      <w:ins w:id="777" w:author="China" w:date="2017-06-06T20:51:00Z">
        <w:del w:id="778" w:author="刘宁" w:date="2017-06-06T23:45:00Z">
          <w:r>
            <w:rPr>
              <w:rStyle w:val="16"/>
            </w:rPr>
            <w:delInstrText xml:space="preserve"> </w:delInstrText>
          </w:r>
        </w:del>
      </w:ins>
      <w:ins w:id="779" w:author="China" w:date="2017-06-06T20:51:00Z">
        <w:del w:id="780" w:author="刘宁" w:date="2017-06-06T23:45:00Z">
          <w:r>
            <w:rPr/>
            <w:delInstrText xml:space="preserve">HYPERLINK \l "_Toc484545623"</w:delInstrText>
          </w:r>
        </w:del>
      </w:ins>
      <w:ins w:id="781" w:author="China" w:date="2017-06-06T20:51:00Z">
        <w:del w:id="782" w:author="刘宁" w:date="2017-06-06T23:45:00Z">
          <w:r>
            <w:rPr>
              <w:rStyle w:val="16"/>
            </w:rPr>
            <w:delInstrText xml:space="preserve"> </w:delInstrText>
          </w:r>
        </w:del>
      </w:ins>
      <w:ins w:id="783" w:author="China" w:date="2017-06-06T20:51:00Z">
        <w:del w:id="784" w:author="刘宁" w:date="2017-06-06T23:45:00Z">
          <w:r>
            <w:rPr>
              <w:rStyle w:val="16"/>
            </w:rPr>
            <w:fldChar w:fldCharType="separate"/>
          </w:r>
        </w:del>
      </w:ins>
      <w:ins w:id="785" w:author="China" w:date="2017-06-06T20:51:00Z">
        <w:del w:id="786" w:author="刘宁" w:date="2017-06-06T23:45:00Z">
          <w:r>
            <w:rPr>
              <w:rStyle w:val="16"/>
              <w:rFonts w:cs="Times New Roman"/>
            </w:rPr>
            <w:delText xml:space="preserve">3.2.2 </w:delText>
          </w:r>
        </w:del>
      </w:ins>
      <w:ins w:id="787" w:author="China" w:date="2017-06-06T20:51:00Z">
        <w:del w:id="788" w:author="刘宁" w:date="2017-06-06T23:45:00Z">
          <w:r>
            <w:rPr>
              <w:rStyle w:val="16"/>
              <w:rFonts w:hint="eastAsia" w:cs="Times New Roman"/>
            </w:rPr>
            <w:delText>频率样本采样法</w:delText>
          </w:r>
        </w:del>
      </w:ins>
      <w:ins w:id="789" w:author="China" w:date="2017-06-06T20:51:00Z">
        <w:del w:id="790" w:author="刘宁" w:date="2017-06-06T23:45:00Z">
          <w:r>
            <w:rPr/>
            <w:tab/>
          </w:r>
        </w:del>
      </w:ins>
      <w:ins w:id="791" w:author="China" w:date="2017-06-06T20:51:00Z">
        <w:del w:id="792" w:author="刘宁" w:date="2017-06-06T23:45:00Z">
          <w:r>
            <w:rPr/>
            <w:fldChar w:fldCharType="begin"/>
          </w:r>
        </w:del>
      </w:ins>
      <w:ins w:id="793" w:author="China" w:date="2017-06-06T20:51:00Z">
        <w:del w:id="794" w:author="刘宁" w:date="2017-06-06T23:45:00Z">
          <w:r>
            <w:rPr/>
            <w:delInstrText xml:space="preserve"> PAGEREF _Toc484545623 \h </w:delInstrText>
          </w:r>
        </w:del>
      </w:ins>
      <w:del w:id="795" w:author="刘宁" w:date="2017-06-06T23:45:00Z">
        <w:r>
          <w:rPr/>
          <w:fldChar w:fldCharType="separate"/>
        </w:r>
      </w:del>
      <w:ins w:id="796" w:author="China" w:date="2017-06-06T20:51:00Z">
        <w:del w:id="797" w:author="刘宁" w:date="2017-06-06T23:45:00Z">
          <w:r>
            <w:rPr/>
            <w:delText>14</w:delText>
          </w:r>
        </w:del>
      </w:ins>
      <w:ins w:id="798" w:author="China" w:date="2017-06-06T20:51:00Z">
        <w:del w:id="799" w:author="刘宁" w:date="2017-06-06T23:45:00Z">
          <w:r>
            <w:rPr/>
            <w:fldChar w:fldCharType="end"/>
          </w:r>
        </w:del>
      </w:ins>
      <w:ins w:id="800" w:author="China" w:date="2017-06-06T20:51:00Z">
        <w:del w:id="801" w:author="刘宁" w:date="2017-06-06T23:45:00Z">
          <w:r>
            <w:rPr>
              <w:rStyle w:val="16"/>
            </w:rPr>
            <w:fldChar w:fldCharType="end"/>
          </w:r>
        </w:del>
      </w:ins>
    </w:p>
    <w:p>
      <w:pPr>
        <w:pStyle w:val="12"/>
        <w:tabs>
          <w:tab w:val="right" w:leader="dot" w:pos="8778"/>
        </w:tabs>
        <w:ind w:firstLine="0" w:firstLineChars="0"/>
        <w:rPr>
          <w:ins w:id="803" w:author="China" w:date="2017-06-06T20:51:00Z"/>
          <w:del w:id="804" w:author="刘宁" w:date="2017-06-06T23:45:00Z"/>
          <w:rFonts w:ascii="Times New Roman" w:hAnsi="Times New Roman" w:eastAsia="宋体"/>
          <w:sz w:val="24"/>
          <w:szCs w:val="22"/>
          <w:rPrChange w:id="805" w:author="刘宁" w:date="2017-06-06T23:46:00Z">
            <w:rPr>
              <w:ins w:id="806" w:author="China" w:date="2017-06-06T20:51:00Z"/>
              <w:del w:id="807" w:author="刘宁" w:date="2017-06-06T23:45:00Z"/>
              <w:rFonts w:asciiTheme="minorHAnsi" w:hAnsiTheme="minorHAnsi" w:eastAsiaTheme="minorEastAsia"/>
              <w:sz w:val="21"/>
              <w:szCs w:val="22"/>
            </w:rPr>
          </w:rPrChange>
        </w:rPr>
        <w:pPrChange w:id="802" w:author="刘宁" w:date="2017-06-06T23:45:00Z">
          <w:pPr>
            <w:pStyle w:val="12"/>
            <w:tabs>
              <w:tab w:val="right" w:leader="dot" w:pos="8778"/>
            </w:tabs>
            <w:ind w:firstLine="480"/>
          </w:pPr>
        </w:pPrChange>
      </w:pPr>
      <w:ins w:id="808" w:author="China" w:date="2017-06-06T20:51:00Z">
        <w:del w:id="809" w:author="刘宁" w:date="2017-06-06T23:45:00Z">
          <w:r>
            <w:rPr>
              <w:rStyle w:val="16"/>
            </w:rPr>
            <w:fldChar w:fldCharType="begin"/>
          </w:r>
        </w:del>
      </w:ins>
      <w:ins w:id="810" w:author="China" w:date="2017-06-06T20:51:00Z">
        <w:del w:id="811" w:author="刘宁" w:date="2017-06-06T23:45:00Z">
          <w:r>
            <w:rPr>
              <w:rStyle w:val="16"/>
            </w:rPr>
            <w:delInstrText xml:space="preserve"> </w:delInstrText>
          </w:r>
        </w:del>
      </w:ins>
      <w:ins w:id="812" w:author="China" w:date="2017-06-06T20:51:00Z">
        <w:del w:id="813" w:author="刘宁" w:date="2017-06-06T23:45:00Z">
          <w:r>
            <w:rPr/>
            <w:delInstrText xml:space="preserve">HYPERLINK \l "_Toc484545624"</w:delInstrText>
          </w:r>
        </w:del>
      </w:ins>
      <w:ins w:id="814" w:author="China" w:date="2017-06-06T20:51:00Z">
        <w:del w:id="815" w:author="刘宁" w:date="2017-06-06T23:45:00Z">
          <w:r>
            <w:rPr>
              <w:rStyle w:val="16"/>
            </w:rPr>
            <w:delInstrText xml:space="preserve"> </w:delInstrText>
          </w:r>
        </w:del>
      </w:ins>
      <w:ins w:id="816" w:author="China" w:date="2017-06-06T20:51:00Z">
        <w:del w:id="817" w:author="刘宁" w:date="2017-06-06T23:45:00Z">
          <w:r>
            <w:rPr>
              <w:rStyle w:val="16"/>
            </w:rPr>
            <w:fldChar w:fldCharType="separate"/>
          </w:r>
        </w:del>
      </w:ins>
      <w:ins w:id="818" w:author="China" w:date="2017-06-06T20:51:00Z">
        <w:del w:id="819" w:author="刘宁" w:date="2017-06-06T23:45:00Z">
          <w:r>
            <w:rPr>
              <w:rStyle w:val="16"/>
              <w:rFonts w:eastAsia="宋体" w:cs="Times New Roman"/>
              <w:rPrChange w:id="820" w:author="刘宁" w:date="2017-06-06T23:46:00Z">
                <w:rPr>
                  <w:rStyle w:val="16"/>
                  <w:rFonts w:cs="Times New Roman" w:eastAsiaTheme="majorEastAsia"/>
                </w:rPr>
              </w:rPrChange>
            </w:rPr>
            <w:delText xml:space="preserve">4 </w:delText>
          </w:r>
        </w:del>
      </w:ins>
      <w:ins w:id="821" w:author="China" w:date="2017-06-06T20:51:00Z">
        <w:del w:id="822" w:author="刘宁" w:date="2017-06-06T23:45:00Z">
          <w:r>
            <w:rPr>
              <w:rStyle w:val="16"/>
              <w:rFonts w:hint="eastAsia" w:eastAsia="宋体" w:cs="Times New Roman"/>
              <w:rPrChange w:id="823" w:author="刘宁" w:date="2017-06-06T23:46:00Z">
                <w:rPr>
                  <w:rStyle w:val="16"/>
                  <w:rFonts w:hint="eastAsia" w:cs="Times New Roman" w:eastAsiaTheme="majorEastAsia"/>
                </w:rPr>
              </w:rPrChange>
            </w:rPr>
            <w:delText>数据处理与滤波平台的实现</w:delText>
          </w:r>
        </w:del>
      </w:ins>
      <w:ins w:id="824" w:author="China" w:date="2017-06-06T20:51:00Z">
        <w:del w:id="825" w:author="刘宁" w:date="2017-06-06T23:45:00Z">
          <w:r>
            <w:rPr/>
            <w:tab/>
          </w:r>
        </w:del>
      </w:ins>
      <w:ins w:id="826" w:author="China" w:date="2017-06-06T20:51:00Z">
        <w:del w:id="827" w:author="刘宁" w:date="2017-06-06T23:45:00Z">
          <w:r>
            <w:rPr/>
            <w:fldChar w:fldCharType="begin"/>
          </w:r>
        </w:del>
      </w:ins>
      <w:ins w:id="828" w:author="China" w:date="2017-06-06T20:51:00Z">
        <w:del w:id="829" w:author="刘宁" w:date="2017-06-06T23:45:00Z">
          <w:r>
            <w:rPr/>
            <w:delInstrText xml:space="preserve"> PAGEREF _Toc484545624 \h </w:delInstrText>
          </w:r>
        </w:del>
      </w:ins>
      <w:del w:id="830" w:author="刘宁" w:date="2017-06-06T23:45:00Z">
        <w:r>
          <w:rPr/>
          <w:fldChar w:fldCharType="separate"/>
        </w:r>
      </w:del>
      <w:ins w:id="831" w:author="China" w:date="2017-06-06T20:51:00Z">
        <w:del w:id="832" w:author="刘宁" w:date="2017-06-06T23:45:00Z">
          <w:r>
            <w:rPr/>
            <w:delText>16</w:delText>
          </w:r>
        </w:del>
      </w:ins>
      <w:ins w:id="833" w:author="China" w:date="2017-06-06T20:51:00Z">
        <w:del w:id="834" w:author="刘宁" w:date="2017-06-06T23:45:00Z">
          <w:r>
            <w:rPr/>
            <w:fldChar w:fldCharType="end"/>
          </w:r>
        </w:del>
      </w:ins>
      <w:ins w:id="835" w:author="China" w:date="2017-06-06T20:51:00Z">
        <w:del w:id="836" w:author="刘宁" w:date="2017-06-06T23:45:00Z">
          <w:r>
            <w:rPr>
              <w:rStyle w:val="16"/>
            </w:rPr>
            <w:fldChar w:fldCharType="end"/>
          </w:r>
        </w:del>
      </w:ins>
    </w:p>
    <w:p>
      <w:pPr>
        <w:pStyle w:val="13"/>
        <w:tabs>
          <w:tab w:val="right" w:leader="dot" w:pos="8778"/>
        </w:tabs>
        <w:ind w:left="480" w:firstLine="0" w:firstLineChars="0"/>
        <w:rPr>
          <w:ins w:id="838" w:author="China" w:date="2017-06-06T20:51:00Z"/>
          <w:del w:id="839" w:author="刘宁" w:date="2017-06-06T23:45:00Z"/>
          <w:rFonts w:ascii="Times New Roman" w:hAnsi="Times New Roman" w:eastAsia="宋体"/>
          <w:sz w:val="24"/>
          <w:szCs w:val="22"/>
          <w:rPrChange w:id="840" w:author="刘宁" w:date="2017-06-06T23:46:00Z">
            <w:rPr>
              <w:ins w:id="841" w:author="China" w:date="2017-06-06T20:51:00Z"/>
              <w:del w:id="842" w:author="刘宁" w:date="2017-06-06T23:45:00Z"/>
              <w:rFonts w:asciiTheme="minorHAnsi" w:hAnsiTheme="minorHAnsi" w:eastAsiaTheme="minorEastAsia"/>
              <w:sz w:val="21"/>
              <w:szCs w:val="22"/>
            </w:rPr>
          </w:rPrChange>
        </w:rPr>
        <w:pPrChange w:id="837" w:author="刘宁" w:date="2017-06-06T23:45:00Z">
          <w:pPr>
            <w:pStyle w:val="13"/>
            <w:tabs>
              <w:tab w:val="right" w:leader="dot" w:pos="8778"/>
            </w:tabs>
            <w:ind w:left="480" w:firstLine="480"/>
          </w:pPr>
        </w:pPrChange>
      </w:pPr>
      <w:ins w:id="843" w:author="China" w:date="2017-06-06T20:51:00Z">
        <w:del w:id="844" w:author="刘宁" w:date="2017-06-06T23:45:00Z">
          <w:r>
            <w:rPr>
              <w:rStyle w:val="16"/>
            </w:rPr>
            <w:fldChar w:fldCharType="begin"/>
          </w:r>
        </w:del>
      </w:ins>
      <w:ins w:id="845" w:author="China" w:date="2017-06-06T20:51:00Z">
        <w:del w:id="846" w:author="刘宁" w:date="2017-06-06T23:45:00Z">
          <w:r>
            <w:rPr>
              <w:rStyle w:val="16"/>
            </w:rPr>
            <w:delInstrText xml:space="preserve"> </w:delInstrText>
          </w:r>
        </w:del>
      </w:ins>
      <w:ins w:id="847" w:author="China" w:date="2017-06-06T20:51:00Z">
        <w:del w:id="848" w:author="刘宁" w:date="2017-06-06T23:45:00Z">
          <w:r>
            <w:rPr/>
            <w:delInstrText xml:space="preserve">HYPERLINK \l "_Toc484545625"</w:delInstrText>
          </w:r>
        </w:del>
      </w:ins>
      <w:ins w:id="849" w:author="China" w:date="2017-06-06T20:51:00Z">
        <w:del w:id="850" w:author="刘宁" w:date="2017-06-06T23:45:00Z">
          <w:r>
            <w:rPr>
              <w:rStyle w:val="16"/>
            </w:rPr>
            <w:delInstrText xml:space="preserve"> </w:delInstrText>
          </w:r>
        </w:del>
      </w:ins>
      <w:ins w:id="851" w:author="China" w:date="2017-06-06T20:51:00Z">
        <w:del w:id="852" w:author="刘宁" w:date="2017-06-06T23:45:00Z">
          <w:r>
            <w:rPr>
              <w:rStyle w:val="16"/>
            </w:rPr>
            <w:fldChar w:fldCharType="separate"/>
          </w:r>
        </w:del>
      </w:ins>
      <w:ins w:id="853" w:author="China" w:date="2017-06-06T20:51:00Z">
        <w:del w:id="854" w:author="刘宁" w:date="2017-06-06T23:45:00Z">
          <w:r>
            <w:rPr>
              <w:rStyle w:val="16"/>
              <w:rFonts w:eastAsia="宋体" w:cs="Times New Roman"/>
              <w:rPrChange w:id="855" w:author="刘宁" w:date="2017-06-06T23:46:00Z">
                <w:rPr>
                  <w:rStyle w:val="16"/>
                  <w:rFonts w:cs="Times New Roman" w:eastAsiaTheme="majorEastAsia"/>
                </w:rPr>
              </w:rPrChange>
            </w:rPr>
            <w:delText xml:space="preserve">4.1 </w:delText>
          </w:r>
        </w:del>
      </w:ins>
      <w:ins w:id="856" w:author="China" w:date="2017-06-06T20:51:00Z">
        <w:del w:id="857" w:author="刘宁" w:date="2017-06-06T23:45:00Z">
          <w:r>
            <w:rPr>
              <w:rStyle w:val="16"/>
              <w:rFonts w:hint="eastAsia" w:eastAsia="宋体" w:cs="Times New Roman"/>
              <w:rPrChange w:id="858" w:author="刘宁" w:date="2017-06-06T23:46:00Z">
                <w:rPr>
                  <w:rStyle w:val="16"/>
                  <w:rFonts w:hint="eastAsia" w:cs="Times New Roman" w:eastAsiaTheme="majorEastAsia"/>
                </w:rPr>
              </w:rPrChange>
            </w:rPr>
            <w:delText>现场数据分析</w:delText>
          </w:r>
        </w:del>
      </w:ins>
      <w:ins w:id="859" w:author="China" w:date="2017-06-06T20:51:00Z">
        <w:del w:id="860" w:author="刘宁" w:date="2017-06-06T23:45:00Z">
          <w:r>
            <w:rPr/>
            <w:tab/>
          </w:r>
        </w:del>
      </w:ins>
      <w:ins w:id="861" w:author="China" w:date="2017-06-06T20:51:00Z">
        <w:del w:id="862" w:author="刘宁" w:date="2017-06-06T23:45:00Z">
          <w:r>
            <w:rPr/>
            <w:fldChar w:fldCharType="begin"/>
          </w:r>
        </w:del>
      </w:ins>
      <w:ins w:id="863" w:author="China" w:date="2017-06-06T20:51:00Z">
        <w:del w:id="864" w:author="刘宁" w:date="2017-06-06T23:45:00Z">
          <w:r>
            <w:rPr/>
            <w:delInstrText xml:space="preserve"> PAGEREF _Toc484545625 \h </w:delInstrText>
          </w:r>
        </w:del>
      </w:ins>
      <w:del w:id="865" w:author="刘宁" w:date="2017-06-06T23:45:00Z">
        <w:r>
          <w:rPr/>
          <w:fldChar w:fldCharType="separate"/>
        </w:r>
      </w:del>
      <w:ins w:id="866" w:author="China" w:date="2017-06-06T20:51:00Z">
        <w:del w:id="867" w:author="刘宁" w:date="2017-06-06T23:45:00Z">
          <w:r>
            <w:rPr/>
            <w:delText>16</w:delText>
          </w:r>
        </w:del>
      </w:ins>
      <w:ins w:id="868" w:author="China" w:date="2017-06-06T20:51:00Z">
        <w:del w:id="869" w:author="刘宁" w:date="2017-06-06T23:45:00Z">
          <w:r>
            <w:rPr/>
            <w:fldChar w:fldCharType="end"/>
          </w:r>
        </w:del>
      </w:ins>
      <w:ins w:id="870" w:author="China" w:date="2017-06-06T20:51:00Z">
        <w:del w:id="871" w:author="刘宁" w:date="2017-06-06T23:45:00Z">
          <w:r>
            <w:rPr>
              <w:rStyle w:val="16"/>
            </w:rPr>
            <w:fldChar w:fldCharType="end"/>
          </w:r>
        </w:del>
      </w:ins>
    </w:p>
    <w:p>
      <w:pPr>
        <w:pStyle w:val="13"/>
        <w:tabs>
          <w:tab w:val="right" w:leader="dot" w:pos="8778"/>
        </w:tabs>
        <w:ind w:left="480" w:firstLine="0" w:firstLineChars="0"/>
        <w:rPr>
          <w:ins w:id="873" w:author="China" w:date="2017-06-06T20:51:00Z"/>
          <w:del w:id="874" w:author="刘宁" w:date="2017-06-06T23:45:00Z"/>
          <w:rFonts w:ascii="Times New Roman" w:hAnsi="Times New Roman" w:eastAsia="宋体"/>
          <w:sz w:val="24"/>
          <w:szCs w:val="22"/>
          <w:rPrChange w:id="875" w:author="刘宁" w:date="2017-06-06T23:46:00Z">
            <w:rPr>
              <w:ins w:id="876" w:author="China" w:date="2017-06-06T20:51:00Z"/>
              <w:del w:id="877" w:author="刘宁" w:date="2017-06-06T23:45:00Z"/>
              <w:rFonts w:asciiTheme="minorHAnsi" w:hAnsiTheme="minorHAnsi" w:eastAsiaTheme="minorEastAsia"/>
              <w:sz w:val="21"/>
              <w:szCs w:val="22"/>
            </w:rPr>
          </w:rPrChange>
        </w:rPr>
        <w:pPrChange w:id="872" w:author="刘宁" w:date="2017-06-06T23:45:00Z">
          <w:pPr>
            <w:pStyle w:val="13"/>
            <w:tabs>
              <w:tab w:val="right" w:leader="dot" w:pos="8778"/>
            </w:tabs>
            <w:ind w:left="480" w:firstLine="480"/>
          </w:pPr>
        </w:pPrChange>
      </w:pPr>
      <w:ins w:id="878" w:author="China" w:date="2017-06-06T20:51:00Z">
        <w:del w:id="879" w:author="刘宁" w:date="2017-06-06T23:45:00Z">
          <w:r>
            <w:rPr>
              <w:rStyle w:val="16"/>
            </w:rPr>
            <w:fldChar w:fldCharType="begin"/>
          </w:r>
        </w:del>
      </w:ins>
      <w:ins w:id="880" w:author="China" w:date="2017-06-06T20:51:00Z">
        <w:del w:id="881" w:author="刘宁" w:date="2017-06-06T23:45:00Z">
          <w:r>
            <w:rPr>
              <w:rStyle w:val="16"/>
            </w:rPr>
            <w:delInstrText xml:space="preserve"> </w:delInstrText>
          </w:r>
        </w:del>
      </w:ins>
      <w:ins w:id="882" w:author="China" w:date="2017-06-06T20:51:00Z">
        <w:del w:id="883" w:author="刘宁" w:date="2017-06-06T23:45:00Z">
          <w:r>
            <w:rPr/>
            <w:delInstrText xml:space="preserve">HYPERLINK \l "_Toc484545626"</w:delInstrText>
          </w:r>
        </w:del>
      </w:ins>
      <w:ins w:id="884" w:author="China" w:date="2017-06-06T20:51:00Z">
        <w:del w:id="885" w:author="刘宁" w:date="2017-06-06T23:45:00Z">
          <w:r>
            <w:rPr>
              <w:rStyle w:val="16"/>
            </w:rPr>
            <w:delInstrText xml:space="preserve"> </w:delInstrText>
          </w:r>
        </w:del>
      </w:ins>
      <w:ins w:id="886" w:author="China" w:date="2017-06-06T20:51:00Z">
        <w:del w:id="887" w:author="刘宁" w:date="2017-06-06T23:45:00Z">
          <w:r>
            <w:rPr>
              <w:rStyle w:val="16"/>
            </w:rPr>
            <w:fldChar w:fldCharType="separate"/>
          </w:r>
        </w:del>
      </w:ins>
      <w:ins w:id="888" w:author="China" w:date="2017-06-06T20:51:00Z">
        <w:del w:id="889" w:author="刘宁" w:date="2017-06-06T23:45:00Z">
          <w:r>
            <w:rPr>
              <w:rStyle w:val="16"/>
              <w:rFonts w:eastAsia="宋体" w:cs="Times New Roman"/>
              <w:rPrChange w:id="890" w:author="刘宁" w:date="2017-06-06T23:46:00Z">
                <w:rPr>
                  <w:rStyle w:val="16"/>
                  <w:rFonts w:cs="Times New Roman" w:eastAsiaTheme="majorEastAsia"/>
                </w:rPr>
              </w:rPrChange>
            </w:rPr>
            <w:delText xml:space="preserve">4.2 </w:delText>
          </w:r>
        </w:del>
      </w:ins>
      <w:ins w:id="891" w:author="China" w:date="2017-06-06T20:51:00Z">
        <w:del w:id="892" w:author="刘宁" w:date="2017-06-06T23:45:00Z">
          <w:r>
            <w:rPr>
              <w:rStyle w:val="16"/>
              <w:rFonts w:hint="eastAsia" w:eastAsia="宋体" w:cs="Times New Roman"/>
              <w:rPrChange w:id="893" w:author="刘宁" w:date="2017-06-06T23:46:00Z">
                <w:rPr>
                  <w:rStyle w:val="16"/>
                  <w:rFonts w:hint="eastAsia" w:cs="Times New Roman" w:eastAsiaTheme="majorEastAsia"/>
                </w:rPr>
              </w:rPrChange>
            </w:rPr>
            <w:delText>滤波器及界面的实现</w:delText>
          </w:r>
        </w:del>
      </w:ins>
      <w:ins w:id="894" w:author="China" w:date="2017-06-06T20:51:00Z">
        <w:del w:id="895" w:author="刘宁" w:date="2017-06-06T23:45:00Z">
          <w:r>
            <w:rPr/>
            <w:tab/>
          </w:r>
        </w:del>
      </w:ins>
      <w:ins w:id="896" w:author="China" w:date="2017-06-06T20:51:00Z">
        <w:del w:id="897" w:author="刘宁" w:date="2017-06-06T23:45:00Z">
          <w:r>
            <w:rPr/>
            <w:fldChar w:fldCharType="begin"/>
          </w:r>
        </w:del>
      </w:ins>
      <w:ins w:id="898" w:author="China" w:date="2017-06-06T20:51:00Z">
        <w:del w:id="899" w:author="刘宁" w:date="2017-06-06T23:45:00Z">
          <w:r>
            <w:rPr/>
            <w:delInstrText xml:space="preserve"> PAGEREF _Toc484545626 \h </w:delInstrText>
          </w:r>
        </w:del>
      </w:ins>
      <w:del w:id="900" w:author="刘宁" w:date="2017-06-06T23:45:00Z">
        <w:r>
          <w:rPr/>
          <w:fldChar w:fldCharType="separate"/>
        </w:r>
      </w:del>
      <w:ins w:id="901" w:author="China" w:date="2017-06-06T20:51:00Z">
        <w:del w:id="902" w:author="刘宁" w:date="2017-06-06T23:45:00Z">
          <w:r>
            <w:rPr/>
            <w:delText>21</w:delText>
          </w:r>
        </w:del>
      </w:ins>
      <w:ins w:id="903" w:author="China" w:date="2017-06-06T20:51:00Z">
        <w:del w:id="904" w:author="刘宁" w:date="2017-06-06T23:45:00Z">
          <w:r>
            <w:rPr/>
            <w:fldChar w:fldCharType="end"/>
          </w:r>
        </w:del>
      </w:ins>
      <w:ins w:id="905" w:author="China" w:date="2017-06-06T20:51:00Z">
        <w:del w:id="906" w:author="刘宁" w:date="2017-06-06T23:45:00Z">
          <w:r>
            <w:rPr>
              <w:rStyle w:val="16"/>
            </w:rPr>
            <w:fldChar w:fldCharType="end"/>
          </w:r>
        </w:del>
      </w:ins>
    </w:p>
    <w:p>
      <w:pPr>
        <w:pStyle w:val="8"/>
        <w:tabs>
          <w:tab w:val="right" w:leader="dot" w:pos="8778"/>
        </w:tabs>
        <w:ind w:left="960" w:firstLine="0" w:firstLineChars="0"/>
        <w:rPr>
          <w:ins w:id="908" w:author="China" w:date="2017-06-06T20:51:00Z"/>
          <w:del w:id="909" w:author="刘宁" w:date="2017-06-06T23:45:00Z"/>
          <w:rFonts w:ascii="Times New Roman" w:hAnsi="Times New Roman" w:eastAsia="宋体"/>
          <w:sz w:val="24"/>
          <w:szCs w:val="22"/>
          <w:rPrChange w:id="910" w:author="刘宁" w:date="2017-06-06T23:46:00Z">
            <w:rPr>
              <w:ins w:id="911" w:author="China" w:date="2017-06-06T20:51:00Z"/>
              <w:del w:id="912" w:author="刘宁" w:date="2017-06-06T23:45:00Z"/>
              <w:rFonts w:asciiTheme="minorHAnsi" w:hAnsiTheme="minorHAnsi" w:eastAsiaTheme="minorEastAsia"/>
              <w:sz w:val="21"/>
              <w:szCs w:val="22"/>
            </w:rPr>
          </w:rPrChange>
        </w:rPr>
        <w:pPrChange w:id="907" w:author="刘宁" w:date="2017-06-06T23:45:00Z">
          <w:pPr>
            <w:pStyle w:val="8"/>
            <w:tabs>
              <w:tab w:val="right" w:leader="dot" w:pos="8778"/>
            </w:tabs>
            <w:ind w:left="960" w:firstLine="480"/>
          </w:pPr>
        </w:pPrChange>
      </w:pPr>
      <w:ins w:id="913" w:author="China" w:date="2017-06-06T20:51:00Z">
        <w:del w:id="914" w:author="刘宁" w:date="2017-06-06T23:45:00Z">
          <w:r>
            <w:rPr>
              <w:rStyle w:val="16"/>
            </w:rPr>
            <w:fldChar w:fldCharType="begin"/>
          </w:r>
        </w:del>
      </w:ins>
      <w:ins w:id="915" w:author="China" w:date="2017-06-06T20:51:00Z">
        <w:del w:id="916" w:author="刘宁" w:date="2017-06-06T23:45:00Z">
          <w:r>
            <w:rPr>
              <w:rStyle w:val="16"/>
            </w:rPr>
            <w:delInstrText xml:space="preserve"> </w:delInstrText>
          </w:r>
        </w:del>
      </w:ins>
      <w:ins w:id="917" w:author="China" w:date="2017-06-06T20:51:00Z">
        <w:del w:id="918" w:author="刘宁" w:date="2017-06-06T23:45:00Z">
          <w:r>
            <w:rPr/>
            <w:delInstrText xml:space="preserve">HYPERLINK \l "_Toc484545627"</w:delInstrText>
          </w:r>
        </w:del>
      </w:ins>
      <w:ins w:id="919" w:author="China" w:date="2017-06-06T20:51:00Z">
        <w:del w:id="920" w:author="刘宁" w:date="2017-06-06T23:45:00Z">
          <w:r>
            <w:rPr>
              <w:rStyle w:val="16"/>
            </w:rPr>
            <w:delInstrText xml:space="preserve"> </w:delInstrText>
          </w:r>
        </w:del>
      </w:ins>
      <w:ins w:id="921" w:author="China" w:date="2017-06-06T20:51:00Z">
        <w:del w:id="922" w:author="刘宁" w:date="2017-06-06T23:45:00Z">
          <w:r>
            <w:rPr>
              <w:rStyle w:val="16"/>
            </w:rPr>
            <w:fldChar w:fldCharType="separate"/>
          </w:r>
        </w:del>
      </w:ins>
      <w:ins w:id="923" w:author="China" w:date="2017-06-06T20:51:00Z">
        <w:del w:id="924" w:author="刘宁" w:date="2017-06-06T23:45:00Z">
          <w:r>
            <w:rPr>
              <w:rStyle w:val="16"/>
              <w:rFonts w:eastAsia="宋体" w:cs="Times New Roman"/>
              <w:rPrChange w:id="925" w:author="刘宁" w:date="2017-06-06T23:46:00Z">
                <w:rPr>
                  <w:rStyle w:val="16"/>
                  <w:rFonts w:cs="Times New Roman" w:eastAsiaTheme="majorEastAsia"/>
                </w:rPr>
              </w:rPrChange>
            </w:rPr>
            <w:delText>4.2.1 Hanming</w:delText>
          </w:r>
        </w:del>
      </w:ins>
      <w:ins w:id="926" w:author="China" w:date="2017-06-06T20:51:00Z">
        <w:del w:id="927" w:author="刘宁" w:date="2017-06-06T23:45:00Z">
          <w:r>
            <w:rPr>
              <w:rStyle w:val="16"/>
              <w:rFonts w:hint="eastAsia" w:eastAsia="宋体" w:cs="Times New Roman"/>
              <w:rPrChange w:id="928" w:author="刘宁" w:date="2017-06-06T23:46:00Z">
                <w:rPr>
                  <w:rStyle w:val="16"/>
                  <w:rFonts w:hint="eastAsia" w:cs="Times New Roman" w:eastAsiaTheme="majorEastAsia"/>
                </w:rPr>
              </w:rPrChange>
            </w:rPr>
            <w:delText>滤波实现</w:delText>
          </w:r>
        </w:del>
      </w:ins>
      <w:ins w:id="929" w:author="China" w:date="2017-06-06T20:51:00Z">
        <w:del w:id="930" w:author="刘宁" w:date="2017-06-06T23:45:00Z">
          <w:r>
            <w:rPr/>
            <w:tab/>
          </w:r>
        </w:del>
      </w:ins>
      <w:ins w:id="931" w:author="China" w:date="2017-06-06T20:51:00Z">
        <w:del w:id="932" w:author="刘宁" w:date="2017-06-06T23:45:00Z">
          <w:r>
            <w:rPr/>
            <w:fldChar w:fldCharType="begin"/>
          </w:r>
        </w:del>
      </w:ins>
      <w:ins w:id="933" w:author="China" w:date="2017-06-06T20:51:00Z">
        <w:del w:id="934" w:author="刘宁" w:date="2017-06-06T23:45:00Z">
          <w:r>
            <w:rPr/>
            <w:delInstrText xml:space="preserve"> PAGEREF _Toc484545627 \h </w:delInstrText>
          </w:r>
        </w:del>
      </w:ins>
      <w:del w:id="935" w:author="刘宁" w:date="2017-06-06T23:45:00Z">
        <w:r>
          <w:rPr/>
          <w:fldChar w:fldCharType="separate"/>
        </w:r>
      </w:del>
      <w:ins w:id="936" w:author="China" w:date="2017-06-06T20:51:00Z">
        <w:del w:id="937" w:author="刘宁" w:date="2017-06-06T23:45:00Z">
          <w:r>
            <w:rPr/>
            <w:delText>21</w:delText>
          </w:r>
        </w:del>
      </w:ins>
      <w:ins w:id="938" w:author="China" w:date="2017-06-06T20:51:00Z">
        <w:del w:id="939" w:author="刘宁" w:date="2017-06-06T23:45:00Z">
          <w:r>
            <w:rPr/>
            <w:fldChar w:fldCharType="end"/>
          </w:r>
        </w:del>
      </w:ins>
      <w:ins w:id="940" w:author="China" w:date="2017-06-06T20:51:00Z">
        <w:del w:id="941" w:author="刘宁" w:date="2017-06-06T23:45:00Z">
          <w:r>
            <w:rPr>
              <w:rStyle w:val="16"/>
            </w:rPr>
            <w:fldChar w:fldCharType="end"/>
          </w:r>
        </w:del>
      </w:ins>
    </w:p>
    <w:p>
      <w:pPr>
        <w:pStyle w:val="8"/>
        <w:tabs>
          <w:tab w:val="right" w:leader="dot" w:pos="8778"/>
        </w:tabs>
        <w:ind w:left="960" w:firstLine="0" w:firstLineChars="0"/>
        <w:rPr>
          <w:ins w:id="943" w:author="China" w:date="2017-06-06T20:51:00Z"/>
          <w:del w:id="944" w:author="刘宁" w:date="2017-06-06T23:45:00Z"/>
          <w:rFonts w:ascii="Times New Roman" w:hAnsi="Times New Roman" w:eastAsia="宋体"/>
          <w:sz w:val="24"/>
          <w:szCs w:val="22"/>
          <w:rPrChange w:id="945" w:author="刘宁" w:date="2017-06-06T23:46:00Z">
            <w:rPr>
              <w:ins w:id="946" w:author="China" w:date="2017-06-06T20:51:00Z"/>
              <w:del w:id="947" w:author="刘宁" w:date="2017-06-06T23:45:00Z"/>
              <w:rFonts w:asciiTheme="minorHAnsi" w:hAnsiTheme="minorHAnsi" w:eastAsiaTheme="minorEastAsia"/>
              <w:sz w:val="21"/>
              <w:szCs w:val="22"/>
            </w:rPr>
          </w:rPrChange>
        </w:rPr>
        <w:pPrChange w:id="942" w:author="刘宁" w:date="2017-06-06T23:45:00Z">
          <w:pPr>
            <w:pStyle w:val="8"/>
            <w:tabs>
              <w:tab w:val="right" w:leader="dot" w:pos="8778"/>
            </w:tabs>
            <w:ind w:left="960" w:firstLine="480"/>
          </w:pPr>
        </w:pPrChange>
      </w:pPr>
      <w:ins w:id="948" w:author="China" w:date="2017-06-06T20:51:00Z">
        <w:del w:id="949" w:author="刘宁" w:date="2017-06-06T23:45:00Z">
          <w:r>
            <w:rPr>
              <w:rStyle w:val="16"/>
            </w:rPr>
            <w:fldChar w:fldCharType="begin"/>
          </w:r>
        </w:del>
      </w:ins>
      <w:ins w:id="950" w:author="China" w:date="2017-06-06T20:51:00Z">
        <w:del w:id="951" w:author="刘宁" w:date="2017-06-06T23:45:00Z">
          <w:r>
            <w:rPr>
              <w:rStyle w:val="16"/>
            </w:rPr>
            <w:delInstrText xml:space="preserve"> </w:delInstrText>
          </w:r>
        </w:del>
      </w:ins>
      <w:ins w:id="952" w:author="China" w:date="2017-06-06T20:51:00Z">
        <w:del w:id="953" w:author="刘宁" w:date="2017-06-06T23:45:00Z">
          <w:r>
            <w:rPr/>
            <w:delInstrText xml:space="preserve">HYPERLINK \l "_Toc484545628"</w:delInstrText>
          </w:r>
        </w:del>
      </w:ins>
      <w:ins w:id="954" w:author="China" w:date="2017-06-06T20:51:00Z">
        <w:del w:id="955" w:author="刘宁" w:date="2017-06-06T23:45:00Z">
          <w:r>
            <w:rPr>
              <w:rStyle w:val="16"/>
            </w:rPr>
            <w:delInstrText xml:space="preserve"> </w:delInstrText>
          </w:r>
        </w:del>
      </w:ins>
      <w:ins w:id="956" w:author="China" w:date="2017-06-06T20:51:00Z">
        <w:del w:id="957" w:author="刘宁" w:date="2017-06-06T23:45:00Z">
          <w:r>
            <w:rPr>
              <w:rStyle w:val="16"/>
            </w:rPr>
            <w:fldChar w:fldCharType="separate"/>
          </w:r>
        </w:del>
      </w:ins>
      <w:ins w:id="958" w:author="China" w:date="2017-06-06T20:51:00Z">
        <w:del w:id="959" w:author="刘宁" w:date="2017-06-06T23:45:00Z">
          <w:r>
            <w:rPr>
              <w:rStyle w:val="16"/>
              <w:rFonts w:eastAsia="宋体" w:cs="Times New Roman"/>
              <w:rPrChange w:id="960" w:author="刘宁" w:date="2017-06-06T23:46:00Z">
                <w:rPr>
                  <w:rStyle w:val="16"/>
                  <w:rFonts w:cs="Times New Roman" w:eastAsiaTheme="majorEastAsia"/>
                </w:rPr>
              </w:rPrChange>
            </w:rPr>
            <w:delText xml:space="preserve">4.2.2 </w:delText>
          </w:r>
        </w:del>
      </w:ins>
      <w:ins w:id="961" w:author="China" w:date="2017-06-06T20:51:00Z">
        <w:del w:id="962" w:author="刘宁" w:date="2017-06-06T23:45:00Z">
          <w:r>
            <w:rPr>
              <w:rStyle w:val="16"/>
              <w:rFonts w:hint="eastAsia" w:cs="Times New Roman"/>
            </w:rPr>
            <w:delText>优化滤波实现</w:delText>
          </w:r>
        </w:del>
      </w:ins>
      <w:ins w:id="963" w:author="China" w:date="2017-06-06T20:51:00Z">
        <w:del w:id="964" w:author="刘宁" w:date="2017-06-06T23:45:00Z">
          <w:r>
            <w:rPr/>
            <w:tab/>
          </w:r>
        </w:del>
      </w:ins>
      <w:ins w:id="965" w:author="China" w:date="2017-06-06T20:51:00Z">
        <w:del w:id="966" w:author="刘宁" w:date="2017-06-06T23:45:00Z">
          <w:r>
            <w:rPr/>
            <w:fldChar w:fldCharType="begin"/>
          </w:r>
        </w:del>
      </w:ins>
      <w:ins w:id="967" w:author="China" w:date="2017-06-06T20:51:00Z">
        <w:del w:id="968" w:author="刘宁" w:date="2017-06-06T23:45:00Z">
          <w:r>
            <w:rPr/>
            <w:delInstrText xml:space="preserve"> PAGEREF _Toc484545628 \h </w:delInstrText>
          </w:r>
        </w:del>
      </w:ins>
      <w:del w:id="969" w:author="刘宁" w:date="2017-06-06T23:45:00Z">
        <w:r>
          <w:rPr/>
          <w:fldChar w:fldCharType="separate"/>
        </w:r>
      </w:del>
      <w:ins w:id="970" w:author="China" w:date="2017-06-06T20:51:00Z">
        <w:del w:id="971" w:author="刘宁" w:date="2017-06-06T23:45:00Z">
          <w:r>
            <w:rPr/>
            <w:delText>24</w:delText>
          </w:r>
        </w:del>
      </w:ins>
      <w:ins w:id="972" w:author="China" w:date="2017-06-06T20:51:00Z">
        <w:del w:id="973" w:author="刘宁" w:date="2017-06-06T23:45:00Z">
          <w:r>
            <w:rPr/>
            <w:fldChar w:fldCharType="end"/>
          </w:r>
        </w:del>
      </w:ins>
      <w:ins w:id="974" w:author="China" w:date="2017-06-06T20:51:00Z">
        <w:del w:id="975" w:author="刘宁" w:date="2017-06-06T23:45:00Z">
          <w:r>
            <w:rPr>
              <w:rStyle w:val="16"/>
            </w:rPr>
            <w:fldChar w:fldCharType="end"/>
          </w:r>
        </w:del>
      </w:ins>
    </w:p>
    <w:p>
      <w:pPr>
        <w:pStyle w:val="13"/>
        <w:tabs>
          <w:tab w:val="right" w:leader="dot" w:pos="8778"/>
        </w:tabs>
        <w:ind w:left="480" w:firstLine="0" w:firstLineChars="0"/>
        <w:rPr>
          <w:ins w:id="977" w:author="China" w:date="2017-06-06T20:51:00Z"/>
          <w:del w:id="978" w:author="刘宁" w:date="2017-06-06T23:45:00Z"/>
          <w:rFonts w:ascii="Times New Roman" w:hAnsi="Times New Roman" w:eastAsia="宋体"/>
          <w:sz w:val="24"/>
          <w:szCs w:val="22"/>
          <w:rPrChange w:id="979" w:author="刘宁" w:date="2017-06-06T23:46:00Z">
            <w:rPr>
              <w:ins w:id="980" w:author="China" w:date="2017-06-06T20:51:00Z"/>
              <w:del w:id="981" w:author="刘宁" w:date="2017-06-06T23:45:00Z"/>
              <w:rFonts w:asciiTheme="minorHAnsi" w:hAnsiTheme="minorHAnsi" w:eastAsiaTheme="minorEastAsia"/>
              <w:sz w:val="21"/>
              <w:szCs w:val="22"/>
            </w:rPr>
          </w:rPrChange>
        </w:rPr>
        <w:pPrChange w:id="976" w:author="刘宁" w:date="2017-06-06T23:45:00Z">
          <w:pPr>
            <w:pStyle w:val="13"/>
            <w:tabs>
              <w:tab w:val="right" w:leader="dot" w:pos="8778"/>
            </w:tabs>
            <w:ind w:left="480" w:firstLine="480"/>
          </w:pPr>
        </w:pPrChange>
      </w:pPr>
      <w:ins w:id="982" w:author="China" w:date="2017-06-06T20:51:00Z">
        <w:del w:id="983" w:author="刘宁" w:date="2017-06-06T23:45:00Z">
          <w:r>
            <w:rPr>
              <w:rStyle w:val="16"/>
            </w:rPr>
            <w:fldChar w:fldCharType="begin"/>
          </w:r>
        </w:del>
      </w:ins>
      <w:ins w:id="984" w:author="China" w:date="2017-06-06T20:51:00Z">
        <w:del w:id="985" w:author="刘宁" w:date="2017-06-06T23:45:00Z">
          <w:r>
            <w:rPr>
              <w:rStyle w:val="16"/>
            </w:rPr>
            <w:delInstrText xml:space="preserve"> </w:delInstrText>
          </w:r>
        </w:del>
      </w:ins>
      <w:ins w:id="986" w:author="China" w:date="2017-06-06T20:51:00Z">
        <w:del w:id="987" w:author="刘宁" w:date="2017-06-06T23:45:00Z">
          <w:r>
            <w:rPr/>
            <w:delInstrText xml:space="preserve">HYPERLINK \l "_Toc484545629"</w:delInstrText>
          </w:r>
        </w:del>
      </w:ins>
      <w:ins w:id="988" w:author="China" w:date="2017-06-06T20:51:00Z">
        <w:del w:id="989" w:author="刘宁" w:date="2017-06-06T23:45:00Z">
          <w:r>
            <w:rPr>
              <w:rStyle w:val="16"/>
            </w:rPr>
            <w:delInstrText xml:space="preserve"> </w:delInstrText>
          </w:r>
        </w:del>
      </w:ins>
      <w:ins w:id="990" w:author="China" w:date="2017-06-06T20:51:00Z">
        <w:del w:id="991" w:author="刘宁" w:date="2017-06-06T23:45:00Z">
          <w:r>
            <w:rPr>
              <w:rStyle w:val="16"/>
            </w:rPr>
            <w:fldChar w:fldCharType="separate"/>
          </w:r>
        </w:del>
      </w:ins>
      <w:ins w:id="992" w:author="China" w:date="2017-06-06T20:51:00Z">
        <w:del w:id="993" w:author="刘宁" w:date="2017-06-06T23:45:00Z">
          <w:r>
            <w:rPr>
              <w:rStyle w:val="16"/>
              <w:rFonts w:cs="Times New Roman"/>
            </w:rPr>
            <w:delText xml:space="preserve">4.3 </w:delText>
          </w:r>
        </w:del>
      </w:ins>
      <w:ins w:id="994" w:author="China" w:date="2017-06-06T20:51:00Z">
        <w:del w:id="995" w:author="刘宁" w:date="2017-06-06T23:45:00Z">
          <w:r>
            <w:rPr>
              <w:rStyle w:val="16"/>
              <w:rFonts w:hint="eastAsia" w:cs="Times New Roman"/>
            </w:rPr>
            <w:delText>界面设计与结果分析</w:delText>
          </w:r>
        </w:del>
      </w:ins>
      <w:ins w:id="996" w:author="China" w:date="2017-06-06T20:51:00Z">
        <w:del w:id="997" w:author="刘宁" w:date="2017-06-06T23:45:00Z">
          <w:r>
            <w:rPr/>
            <w:tab/>
          </w:r>
        </w:del>
      </w:ins>
      <w:ins w:id="998" w:author="China" w:date="2017-06-06T20:51:00Z">
        <w:del w:id="999" w:author="刘宁" w:date="2017-06-06T23:45:00Z">
          <w:r>
            <w:rPr/>
            <w:fldChar w:fldCharType="begin"/>
          </w:r>
        </w:del>
      </w:ins>
      <w:ins w:id="1000" w:author="China" w:date="2017-06-06T20:51:00Z">
        <w:del w:id="1001" w:author="刘宁" w:date="2017-06-06T23:45:00Z">
          <w:r>
            <w:rPr/>
            <w:delInstrText xml:space="preserve"> PAGEREF _Toc484545629 \h </w:delInstrText>
          </w:r>
        </w:del>
      </w:ins>
      <w:del w:id="1002" w:author="刘宁" w:date="2017-06-06T23:45:00Z">
        <w:r>
          <w:rPr/>
          <w:fldChar w:fldCharType="separate"/>
        </w:r>
      </w:del>
      <w:ins w:id="1003" w:author="China" w:date="2017-06-06T20:51:00Z">
        <w:del w:id="1004" w:author="刘宁" w:date="2017-06-06T23:45:00Z">
          <w:r>
            <w:rPr/>
            <w:delText>26</w:delText>
          </w:r>
        </w:del>
      </w:ins>
      <w:ins w:id="1005" w:author="China" w:date="2017-06-06T20:51:00Z">
        <w:del w:id="1006" w:author="刘宁" w:date="2017-06-06T23:45:00Z">
          <w:r>
            <w:rPr/>
            <w:fldChar w:fldCharType="end"/>
          </w:r>
        </w:del>
      </w:ins>
      <w:ins w:id="1007" w:author="China" w:date="2017-06-06T20:51:00Z">
        <w:del w:id="1008" w:author="刘宁" w:date="2017-06-06T23:45:00Z">
          <w:r>
            <w:rPr>
              <w:rStyle w:val="16"/>
            </w:rPr>
            <w:fldChar w:fldCharType="end"/>
          </w:r>
        </w:del>
      </w:ins>
    </w:p>
    <w:p>
      <w:pPr>
        <w:pStyle w:val="8"/>
        <w:tabs>
          <w:tab w:val="right" w:leader="dot" w:pos="8778"/>
        </w:tabs>
        <w:ind w:left="960" w:firstLine="0" w:firstLineChars="0"/>
        <w:rPr>
          <w:ins w:id="1010" w:author="China" w:date="2017-06-06T20:51:00Z"/>
          <w:del w:id="1011" w:author="刘宁" w:date="2017-06-06T23:45:00Z"/>
          <w:rFonts w:ascii="Times New Roman" w:hAnsi="Times New Roman" w:eastAsia="宋体"/>
          <w:sz w:val="24"/>
          <w:szCs w:val="22"/>
          <w:rPrChange w:id="1012" w:author="刘宁" w:date="2017-06-06T23:46:00Z">
            <w:rPr>
              <w:ins w:id="1013" w:author="China" w:date="2017-06-06T20:51:00Z"/>
              <w:del w:id="1014" w:author="刘宁" w:date="2017-06-06T23:45:00Z"/>
              <w:rFonts w:asciiTheme="minorHAnsi" w:hAnsiTheme="minorHAnsi" w:eastAsiaTheme="minorEastAsia"/>
              <w:sz w:val="21"/>
              <w:szCs w:val="22"/>
            </w:rPr>
          </w:rPrChange>
        </w:rPr>
        <w:pPrChange w:id="1009" w:author="刘宁" w:date="2017-06-06T23:45:00Z">
          <w:pPr>
            <w:pStyle w:val="8"/>
            <w:tabs>
              <w:tab w:val="right" w:leader="dot" w:pos="8778"/>
            </w:tabs>
            <w:ind w:left="960" w:firstLine="480"/>
          </w:pPr>
        </w:pPrChange>
      </w:pPr>
      <w:ins w:id="1015" w:author="China" w:date="2017-06-06T20:51:00Z">
        <w:del w:id="1016" w:author="刘宁" w:date="2017-06-06T23:45:00Z">
          <w:r>
            <w:rPr>
              <w:rStyle w:val="16"/>
            </w:rPr>
            <w:fldChar w:fldCharType="begin"/>
          </w:r>
        </w:del>
      </w:ins>
      <w:ins w:id="1017" w:author="China" w:date="2017-06-06T20:51:00Z">
        <w:del w:id="1018" w:author="刘宁" w:date="2017-06-06T23:45:00Z">
          <w:r>
            <w:rPr>
              <w:rStyle w:val="16"/>
            </w:rPr>
            <w:delInstrText xml:space="preserve"> </w:delInstrText>
          </w:r>
        </w:del>
      </w:ins>
      <w:ins w:id="1019" w:author="China" w:date="2017-06-06T20:51:00Z">
        <w:del w:id="1020" w:author="刘宁" w:date="2017-06-06T23:45:00Z">
          <w:r>
            <w:rPr/>
            <w:delInstrText xml:space="preserve">HYPERLINK \l "_Toc484545630"</w:delInstrText>
          </w:r>
        </w:del>
      </w:ins>
      <w:ins w:id="1021" w:author="China" w:date="2017-06-06T20:51:00Z">
        <w:del w:id="1022" w:author="刘宁" w:date="2017-06-06T23:45:00Z">
          <w:r>
            <w:rPr>
              <w:rStyle w:val="16"/>
            </w:rPr>
            <w:delInstrText xml:space="preserve"> </w:delInstrText>
          </w:r>
        </w:del>
      </w:ins>
      <w:ins w:id="1023" w:author="China" w:date="2017-06-06T20:51:00Z">
        <w:del w:id="1024" w:author="刘宁" w:date="2017-06-06T23:45:00Z">
          <w:r>
            <w:rPr>
              <w:rStyle w:val="16"/>
            </w:rPr>
            <w:fldChar w:fldCharType="separate"/>
          </w:r>
        </w:del>
      </w:ins>
      <w:ins w:id="1025" w:author="China" w:date="2017-06-06T20:51:00Z">
        <w:del w:id="1026" w:author="刘宁" w:date="2017-06-06T23:45:00Z">
          <w:r>
            <w:rPr>
              <w:rStyle w:val="16"/>
              <w:rFonts w:cs="Times New Roman"/>
            </w:rPr>
            <w:delText xml:space="preserve">4.3.1 </w:delText>
          </w:r>
        </w:del>
      </w:ins>
      <w:ins w:id="1027" w:author="China" w:date="2017-06-06T20:51:00Z">
        <w:del w:id="1028" w:author="刘宁" w:date="2017-06-06T23:45:00Z">
          <w:r>
            <w:rPr>
              <w:rStyle w:val="16"/>
              <w:rFonts w:hint="eastAsia" w:cs="Times New Roman"/>
            </w:rPr>
            <w:delText>界面显示效果</w:delText>
          </w:r>
        </w:del>
      </w:ins>
      <w:ins w:id="1029" w:author="China" w:date="2017-06-06T20:51:00Z">
        <w:del w:id="1030" w:author="刘宁" w:date="2017-06-06T23:45:00Z">
          <w:r>
            <w:rPr/>
            <w:tab/>
          </w:r>
        </w:del>
      </w:ins>
      <w:ins w:id="1031" w:author="China" w:date="2017-06-06T20:51:00Z">
        <w:del w:id="1032" w:author="刘宁" w:date="2017-06-06T23:45:00Z">
          <w:r>
            <w:rPr/>
            <w:fldChar w:fldCharType="begin"/>
          </w:r>
        </w:del>
      </w:ins>
      <w:ins w:id="1033" w:author="China" w:date="2017-06-06T20:51:00Z">
        <w:del w:id="1034" w:author="刘宁" w:date="2017-06-06T23:45:00Z">
          <w:r>
            <w:rPr/>
            <w:delInstrText xml:space="preserve"> PAGEREF _Toc484545630 \h </w:delInstrText>
          </w:r>
        </w:del>
      </w:ins>
      <w:del w:id="1035" w:author="刘宁" w:date="2017-06-06T23:45:00Z">
        <w:r>
          <w:rPr/>
          <w:fldChar w:fldCharType="separate"/>
        </w:r>
      </w:del>
      <w:ins w:id="1036" w:author="China" w:date="2017-06-06T20:51:00Z">
        <w:del w:id="1037" w:author="刘宁" w:date="2017-06-06T23:45:00Z">
          <w:r>
            <w:rPr/>
            <w:delText>26</w:delText>
          </w:r>
        </w:del>
      </w:ins>
      <w:ins w:id="1038" w:author="China" w:date="2017-06-06T20:51:00Z">
        <w:del w:id="1039" w:author="刘宁" w:date="2017-06-06T23:45:00Z">
          <w:r>
            <w:rPr/>
            <w:fldChar w:fldCharType="end"/>
          </w:r>
        </w:del>
      </w:ins>
      <w:ins w:id="1040" w:author="China" w:date="2017-06-06T20:51:00Z">
        <w:del w:id="1041" w:author="刘宁" w:date="2017-06-06T23:45:00Z">
          <w:r>
            <w:rPr>
              <w:rStyle w:val="16"/>
            </w:rPr>
            <w:fldChar w:fldCharType="end"/>
          </w:r>
        </w:del>
      </w:ins>
    </w:p>
    <w:p>
      <w:pPr>
        <w:pStyle w:val="8"/>
        <w:tabs>
          <w:tab w:val="right" w:leader="dot" w:pos="8778"/>
        </w:tabs>
        <w:ind w:left="960" w:firstLine="0" w:firstLineChars="0"/>
        <w:rPr>
          <w:ins w:id="1043" w:author="China" w:date="2017-06-06T20:51:00Z"/>
          <w:del w:id="1044" w:author="刘宁" w:date="2017-06-06T23:45:00Z"/>
          <w:rFonts w:ascii="Times New Roman" w:hAnsi="Times New Roman" w:eastAsia="宋体"/>
          <w:sz w:val="24"/>
          <w:szCs w:val="22"/>
          <w:rPrChange w:id="1045" w:author="刘宁" w:date="2017-06-06T23:46:00Z">
            <w:rPr>
              <w:ins w:id="1046" w:author="China" w:date="2017-06-06T20:51:00Z"/>
              <w:del w:id="1047" w:author="刘宁" w:date="2017-06-06T23:45:00Z"/>
              <w:rFonts w:asciiTheme="minorHAnsi" w:hAnsiTheme="minorHAnsi" w:eastAsiaTheme="minorEastAsia"/>
              <w:sz w:val="21"/>
              <w:szCs w:val="22"/>
            </w:rPr>
          </w:rPrChange>
        </w:rPr>
        <w:pPrChange w:id="1042" w:author="刘宁" w:date="2017-06-06T23:45:00Z">
          <w:pPr>
            <w:pStyle w:val="8"/>
            <w:tabs>
              <w:tab w:val="right" w:leader="dot" w:pos="8778"/>
            </w:tabs>
            <w:ind w:left="960" w:firstLine="480"/>
          </w:pPr>
        </w:pPrChange>
      </w:pPr>
      <w:ins w:id="1048" w:author="China" w:date="2017-06-06T20:51:00Z">
        <w:del w:id="1049" w:author="刘宁" w:date="2017-06-06T23:45:00Z">
          <w:r>
            <w:rPr>
              <w:rStyle w:val="16"/>
            </w:rPr>
            <w:fldChar w:fldCharType="begin"/>
          </w:r>
        </w:del>
      </w:ins>
      <w:ins w:id="1050" w:author="China" w:date="2017-06-06T20:51:00Z">
        <w:del w:id="1051" w:author="刘宁" w:date="2017-06-06T23:45:00Z">
          <w:r>
            <w:rPr>
              <w:rStyle w:val="16"/>
            </w:rPr>
            <w:delInstrText xml:space="preserve"> </w:delInstrText>
          </w:r>
        </w:del>
      </w:ins>
      <w:ins w:id="1052" w:author="China" w:date="2017-06-06T20:51:00Z">
        <w:del w:id="1053" w:author="刘宁" w:date="2017-06-06T23:45:00Z">
          <w:r>
            <w:rPr/>
            <w:delInstrText xml:space="preserve">HYPERLINK \l "_Toc484545631"</w:delInstrText>
          </w:r>
        </w:del>
      </w:ins>
      <w:ins w:id="1054" w:author="China" w:date="2017-06-06T20:51:00Z">
        <w:del w:id="1055" w:author="刘宁" w:date="2017-06-06T23:45:00Z">
          <w:r>
            <w:rPr>
              <w:rStyle w:val="16"/>
            </w:rPr>
            <w:delInstrText xml:space="preserve"> </w:delInstrText>
          </w:r>
        </w:del>
      </w:ins>
      <w:ins w:id="1056" w:author="China" w:date="2017-06-06T20:51:00Z">
        <w:del w:id="1057" w:author="刘宁" w:date="2017-06-06T23:45:00Z">
          <w:r>
            <w:rPr>
              <w:rStyle w:val="16"/>
            </w:rPr>
            <w:fldChar w:fldCharType="separate"/>
          </w:r>
        </w:del>
      </w:ins>
      <w:ins w:id="1058" w:author="China" w:date="2017-06-06T20:51:00Z">
        <w:del w:id="1059" w:author="刘宁" w:date="2017-06-06T23:45:00Z">
          <w:r>
            <w:rPr>
              <w:rStyle w:val="16"/>
              <w:rFonts w:cs="Times New Roman"/>
            </w:rPr>
            <w:delText xml:space="preserve">4.3.2 </w:delText>
          </w:r>
        </w:del>
      </w:ins>
      <w:ins w:id="1060" w:author="China" w:date="2017-06-06T20:51:00Z">
        <w:del w:id="1061" w:author="刘宁" w:date="2017-06-06T23:45:00Z">
          <w:r>
            <w:rPr>
              <w:rStyle w:val="16"/>
              <w:rFonts w:hint="eastAsia" w:cs="Times New Roman"/>
            </w:rPr>
            <w:delText>结果分析</w:delText>
          </w:r>
        </w:del>
      </w:ins>
      <w:ins w:id="1062" w:author="China" w:date="2017-06-06T20:51:00Z">
        <w:del w:id="1063" w:author="刘宁" w:date="2017-06-06T23:45:00Z">
          <w:r>
            <w:rPr/>
            <w:tab/>
          </w:r>
        </w:del>
      </w:ins>
      <w:ins w:id="1064" w:author="China" w:date="2017-06-06T20:51:00Z">
        <w:del w:id="1065" w:author="刘宁" w:date="2017-06-06T23:45:00Z">
          <w:r>
            <w:rPr/>
            <w:fldChar w:fldCharType="begin"/>
          </w:r>
        </w:del>
      </w:ins>
      <w:ins w:id="1066" w:author="China" w:date="2017-06-06T20:51:00Z">
        <w:del w:id="1067" w:author="刘宁" w:date="2017-06-06T23:45:00Z">
          <w:r>
            <w:rPr/>
            <w:delInstrText xml:space="preserve"> PAGEREF _Toc484545631 \h </w:delInstrText>
          </w:r>
        </w:del>
      </w:ins>
      <w:del w:id="1068" w:author="刘宁" w:date="2017-06-06T23:45:00Z">
        <w:r>
          <w:rPr/>
          <w:fldChar w:fldCharType="separate"/>
        </w:r>
      </w:del>
      <w:ins w:id="1069" w:author="China" w:date="2017-06-06T20:51:00Z">
        <w:del w:id="1070" w:author="刘宁" w:date="2017-06-06T23:45:00Z">
          <w:r>
            <w:rPr/>
            <w:delText>30</w:delText>
          </w:r>
        </w:del>
      </w:ins>
      <w:ins w:id="1071" w:author="China" w:date="2017-06-06T20:51:00Z">
        <w:del w:id="1072" w:author="刘宁" w:date="2017-06-06T23:45:00Z">
          <w:r>
            <w:rPr/>
            <w:fldChar w:fldCharType="end"/>
          </w:r>
        </w:del>
      </w:ins>
      <w:ins w:id="1073" w:author="China" w:date="2017-06-06T20:51:00Z">
        <w:del w:id="1074" w:author="刘宁" w:date="2017-06-06T23:45:00Z">
          <w:r>
            <w:rPr>
              <w:rStyle w:val="16"/>
            </w:rPr>
            <w:fldChar w:fldCharType="end"/>
          </w:r>
        </w:del>
      </w:ins>
    </w:p>
    <w:p>
      <w:pPr>
        <w:pStyle w:val="12"/>
        <w:tabs>
          <w:tab w:val="right" w:leader="dot" w:pos="8778"/>
        </w:tabs>
        <w:ind w:firstLine="0" w:firstLineChars="0"/>
        <w:rPr>
          <w:ins w:id="1076" w:author="China" w:date="2017-06-06T20:51:00Z"/>
          <w:del w:id="1077" w:author="刘宁" w:date="2017-06-06T23:45:00Z"/>
          <w:rFonts w:ascii="Times New Roman" w:hAnsi="Times New Roman" w:eastAsia="宋体"/>
          <w:sz w:val="24"/>
          <w:szCs w:val="22"/>
          <w:rPrChange w:id="1078" w:author="刘宁" w:date="2017-06-06T23:46:00Z">
            <w:rPr>
              <w:ins w:id="1079" w:author="China" w:date="2017-06-06T20:51:00Z"/>
              <w:del w:id="1080" w:author="刘宁" w:date="2017-06-06T23:45:00Z"/>
              <w:rFonts w:asciiTheme="minorHAnsi" w:hAnsiTheme="minorHAnsi" w:eastAsiaTheme="minorEastAsia"/>
              <w:sz w:val="21"/>
              <w:szCs w:val="22"/>
            </w:rPr>
          </w:rPrChange>
        </w:rPr>
        <w:pPrChange w:id="1075" w:author="刘宁" w:date="2017-06-06T23:45:00Z">
          <w:pPr>
            <w:pStyle w:val="12"/>
            <w:tabs>
              <w:tab w:val="right" w:leader="dot" w:pos="8778"/>
            </w:tabs>
            <w:ind w:firstLine="480"/>
          </w:pPr>
        </w:pPrChange>
      </w:pPr>
      <w:ins w:id="1081" w:author="China" w:date="2017-06-06T20:51:00Z">
        <w:del w:id="1082" w:author="刘宁" w:date="2017-06-06T23:45:00Z">
          <w:r>
            <w:rPr>
              <w:rStyle w:val="16"/>
            </w:rPr>
            <w:fldChar w:fldCharType="begin"/>
          </w:r>
        </w:del>
      </w:ins>
      <w:ins w:id="1083" w:author="China" w:date="2017-06-06T20:51:00Z">
        <w:del w:id="1084" w:author="刘宁" w:date="2017-06-06T23:45:00Z">
          <w:r>
            <w:rPr>
              <w:rStyle w:val="16"/>
            </w:rPr>
            <w:delInstrText xml:space="preserve"> </w:delInstrText>
          </w:r>
        </w:del>
      </w:ins>
      <w:ins w:id="1085" w:author="China" w:date="2017-06-06T20:51:00Z">
        <w:del w:id="1086" w:author="刘宁" w:date="2017-06-06T23:45:00Z">
          <w:r>
            <w:rPr/>
            <w:delInstrText xml:space="preserve">HYPERLINK \l "_Toc484545632"</w:delInstrText>
          </w:r>
        </w:del>
      </w:ins>
      <w:ins w:id="1087" w:author="China" w:date="2017-06-06T20:51:00Z">
        <w:del w:id="1088" w:author="刘宁" w:date="2017-06-06T23:45:00Z">
          <w:r>
            <w:rPr>
              <w:rStyle w:val="16"/>
            </w:rPr>
            <w:delInstrText xml:space="preserve"> </w:delInstrText>
          </w:r>
        </w:del>
      </w:ins>
      <w:ins w:id="1089" w:author="China" w:date="2017-06-06T20:51:00Z">
        <w:del w:id="1090" w:author="刘宁" w:date="2017-06-06T23:45:00Z">
          <w:r>
            <w:rPr>
              <w:rStyle w:val="16"/>
            </w:rPr>
            <w:fldChar w:fldCharType="separate"/>
          </w:r>
        </w:del>
      </w:ins>
      <w:ins w:id="1091" w:author="China" w:date="2017-06-06T20:51:00Z">
        <w:del w:id="1092" w:author="刘宁" w:date="2017-06-06T23:45:00Z">
          <w:r>
            <w:rPr>
              <w:rStyle w:val="16"/>
              <w:rFonts w:eastAsia="宋体" w:cs="Times New Roman"/>
              <w:rPrChange w:id="1093" w:author="刘宁" w:date="2017-06-06T23:46:00Z">
                <w:rPr>
                  <w:rStyle w:val="16"/>
                  <w:rFonts w:cs="Times New Roman" w:eastAsiaTheme="majorEastAsia"/>
                </w:rPr>
              </w:rPrChange>
            </w:rPr>
            <w:delText xml:space="preserve">5 </w:delText>
          </w:r>
        </w:del>
      </w:ins>
      <w:ins w:id="1094" w:author="China" w:date="2017-06-06T20:51:00Z">
        <w:del w:id="1095" w:author="刘宁" w:date="2017-06-06T23:45:00Z">
          <w:r>
            <w:rPr>
              <w:rStyle w:val="16"/>
              <w:rFonts w:hint="eastAsia" w:eastAsia="宋体" w:cs="Times New Roman"/>
              <w:rPrChange w:id="1096" w:author="刘宁" w:date="2017-06-06T23:46:00Z">
                <w:rPr>
                  <w:rStyle w:val="16"/>
                  <w:rFonts w:hint="eastAsia" w:cs="Times New Roman" w:eastAsiaTheme="majorEastAsia"/>
                </w:rPr>
              </w:rPrChange>
            </w:rPr>
            <w:delText>结论与展望</w:delText>
          </w:r>
        </w:del>
      </w:ins>
      <w:ins w:id="1097" w:author="China" w:date="2017-06-06T20:51:00Z">
        <w:del w:id="1098" w:author="刘宁" w:date="2017-06-06T23:45:00Z">
          <w:r>
            <w:rPr/>
            <w:tab/>
          </w:r>
        </w:del>
      </w:ins>
      <w:ins w:id="1099" w:author="China" w:date="2017-06-06T20:51:00Z">
        <w:del w:id="1100" w:author="刘宁" w:date="2017-06-06T23:45:00Z">
          <w:r>
            <w:rPr/>
            <w:fldChar w:fldCharType="begin"/>
          </w:r>
        </w:del>
      </w:ins>
      <w:ins w:id="1101" w:author="China" w:date="2017-06-06T20:51:00Z">
        <w:del w:id="1102" w:author="刘宁" w:date="2017-06-06T23:45:00Z">
          <w:r>
            <w:rPr/>
            <w:delInstrText xml:space="preserve"> PAGEREF _Toc484545632 \h </w:delInstrText>
          </w:r>
        </w:del>
      </w:ins>
      <w:del w:id="1103" w:author="刘宁" w:date="2017-06-06T23:45:00Z">
        <w:r>
          <w:rPr/>
          <w:fldChar w:fldCharType="separate"/>
        </w:r>
      </w:del>
      <w:ins w:id="1104" w:author="China" w:date="2017-06-06T20:51:00Z">
        <w:del w:id="1105" w:author="刘宁" w:date="2017-06-06T23:45:00Z">
          <w:r>
            <w:rPr/>
            <w:delText>32</w:delText>
          </w:r>
        </w:del>
      </w:ins>
      <w:ins w:id="1106" w:author="China" w:date="2017-06-06T20:51:00Z">
        <w:del w:id="1107" w:author="刘宁" w:date="2017-06-06T23:45:00Z">
          <w:r>
            <w:rPr/>
            <w:fldChar w:fldCharType="end"/>
          </w:r>
        </w:del>
      </w:ins>
      <w:ins w:id="1108" w:author="China" w:date="2017-06-06T20:51:00Z">
        <w:del w:id="1109" w:author="刘宁" w:date="2017-06-06T23:45:00Z">
          <w:r>
            <w:rPr>
              <w:rStyle w:val="16"/>
            </w:rPr>
            <w:fldChar w:fldCharType="end"/>
          </w:r>
        </w:del>
      </w:ins>
    </w:p>
    <w:p>
      <w:pPr>
        <w:pStyle w:val="13"/>
        <w:tabs>
          <w:tab w:val="right" w:leader="dot" w:pos="8778"/>
        </w:tabs>
        <w:ind w:left="480" w:firstLine="0" w:firstLineChars="0"/>
        <w:rPr>
          <w:ins w:id="1111" w:author="China" w:date="2017-06-06T20:51:00Z"/>
          <w:del w:id="1112" w:author="刘宁" w:date="2017-06-06T23:45:00Z"/>
          <w:rFonts w:ascii="Times New Roman" w:hAnsi="Times New Roman" w:eastAsia="宋体"/>
          <w:sz w:val="24"/>
          <w:szCs w:val="22"/>
          <w:rPrChange w:id="1113" w:author="刘宁" w:date="2017-06-06T23:46:00Z">
            <w:rPr>
              <w:ins w:id="1114" w:author="China" w:date="2017-06-06T20:51:00Z"/>
              <w:del w:id="1115" w:author="刘宁" w:date="2017-06-06T23:45:00Z"/>
              <w:rFonts w:asciiTheme="minorHAnsi" w:hAnsiTheme="minorHAnsi" w:eastAsiaTheme="minorEastAsia"/>
              <w:sz w:val="21"/>
              <w:szCs w:val="22"/>
            </w:rPr>
          </w:rPrChange>
        </w:rPr>
        <w:pPrChange w:id="1110" w:author="刘宁" w:date="2017-06-06T23:45:00Z">
          <w:pPr>
            <w:pStyle w:val="13"/>
            <w:tabs>
              <w:tab w:val="right" w:leader="dot" w:pos="8778"/>
            </w:tabs>
            <w:ind w:left="480" w:firstLine="480"/>
          </w:pPr>
        </w:pPrChange>
      </w:pPr>
      <w:ins w:id="1116" w:author="China" w:date="2017-06-06T20:51:00Z">
        <w:del w:id="1117" w:author="刘宁" w:date="2017-06-06T23:45:00Z">
          <w:r>
            <w:rPr>
              <w:rStyle w:val="16"/>
            </w:rPr>
            <w:fldChar w:fldCharType="begin"/>
          </w:r>
        </w:del>
      </w:ins>
      <w:ins w:id="1118" w:author="China" w:date="2017-06-06T20:51:00Z">
        <w:del w:id="1119" w:author="刘宁" w:date="2017-06-06T23:45:00Z">
          <w:r>
            <w:rPr>
              <w:rStyle w:val="16"/>
            </w:rPr>
            <w:delInstrText xml:space="preserve"> </w:delInstrText>
          </w:r>
        </w:del>
      </w:ins>
      <w:ins w:id="1120" w:author="China" w:date="2017-06-06T20:51:00Z">
        <w:del w:id="1121" w:author="刘宁" w:date="2017-06-06T23:45:00Z">
          <w:r>
            <w:rPr/>
            <w:delInstrText xml:space="preserve">HYPERLINK \l "_Toc484545633"</w:delInstrText>
          </w:r>
        </w:del>
      </w:ins>
      <w:ins w:id="1122" w:author="China" w:date="2017-06-06T20:51:00Z">
        <w:del w:id="1123" w:author="刘宁" w:date="2017-06-06T23:45:00Z">
          <w:r>
            <w:rPr>
              <w:rStyle w:val="16"/>
            </w:rPr>
            <w:delInstrText xml:space="preserve"> </w:delInstrText>
          </w:r>
        </w:del>
      </w:ins>
      <w:ins w:id="1124" w:author="China" w:date="2017-06-06T20:51:00Z">
        <w:del w:id="1125" w:author="刘宁" w:date="2017-06-06T23:45:00Z">
          <w:r>
            <w:rPr>
              <w:rStyle w:val="16"/>
            </w:rPr>
            <w:fldChar w:fldCharType="separate"/>
          </w:r>
        </w:del>
      </w:ins>
      <w:ins w:id="1126" w:author="China" w:date="2017-06-06T20:51:00Z">
        <w:del w:id="1127" w:author="刘宁" w:date="2017-06-06T23:45:00Z">
          <w:r>
            <w:rPr>
              <w:rStyle w:val="16"/>
              <w:rFonts w:eastAsia="宋体" w:cs="Times New Roman"/>
              <w:rPrChange w:id="1128" w:author="刘宁" w:date="2017-06-06T23:46:00Z">
                <w:rPr>
                  <w:rStyle w:val="16"/>
                  <w:rFonts w:cs="Times New Roman" w:eastAsiaTheme="majorEastAsia"/>
                </w:rPr>
              </w:rPrChange>
            </w:rPr>
            <w:delText xml:space="preserve">5.1 </w:delText>
          </w:r>
        </w:del>
      </w:ins>
      <w:ins w:id="1129" w:author="China" w:date="2017-06-06T20:51:00Z">
        <w:del w:id="1130" w:author="刘宁" w:date="2017-06-06T23:45:00Z">
          <w:r>
            <w:rPr>
              <w:rStyle w:val="16"/>
              <w:rFonts w:hint="eastAsia" w:eastAsia="宋体" w:cs="Times New Roman"/>
              <w:rPrChange w:id="1131" w:author="刘宁" w:date="2017-06-06T23:46:00Z">
                <w:rPr>
                  <w:rStyle w:val="16"/>
                  <w:rFonts w:hint="eastAsia" w:cs="Times New Roman" w:eastAsiaTheme="majorEastAsia"/>
                </w:rPr>
              </w:rPrChange>
            </w:rPr>
            <w:delText>结论</w:delText>
          </w:r>
        </w:del>
      </w:ins>
      <w:ins w:id="1132" w:author="China" w:date="2017-06-06T20:51:00Z">
        <w:del w:id="1133" w:author="刘宁" w:date="2017-06-06T23:45:00Z">
          <w:r>
            <w:rPr/>
            <w:tab/>
          </w:r>
        </w:del>
      </w:ins>
      <w:ins w:id="1134" w:author="China" w:date="2017-06-06T20:51:00Z">
        <w:del w:id="1135" w:author="刘宁" w:date="2017-06-06T23:45:00Z">
          <w:r>
            <w:rPr/>
            <w:fldChar w:fldCharType="begin"/>
          </w:r>
        </w:del>
      </w:ins>
      <w:ins w:id="1136" w:author="China" w:date="2017-06-06T20:51:00Z">
        <w:del w:id="1137" w:author="刘宁" w:date="2017-06-06T23:45:00Z">
          <w:r>
            <w:rPr/>
            <w:delInstrText xml:space="preserve"> PAGEREF _Toc484545633 \h </w:delInstrText>
          </w:r>
        </w:del>
      </w:ins>
      <w:del w:id="1138" w:author="刘宁" w:date="2017-06-06T23:45:00Z">
        <w:r>
          <w:rPr/>
          <w:fldChar w:fldCharType="separate"/>
        </w:r>
      </w:del>
      <w:ins w:id="1139" w:author="China" w:date="2017-06-06T20:51:00Z">
        <w:del w:id="1140" w:author="刘宁" w:date="2017-06-06T23:45:00Z">
          <w:r>
            <w:rPr/>
            <w:delText>32</w:delText>
          </w:r>
        </w:del>
      </w:ins>
      <w:ins w:id="1141" w:author="China" w:date="2017-06-06T20:51:00Z">
        <w:del w:id="1142" w:author="刘宁" w:date="2017-06-06T23:45:00Z">
          <w:r>
            <w:rPr/>
            <w:fldChar w:fldCharType="end"/>
          </w:r>
        </w:del>
      </w:ins>
      <w:ins w:id="1143" w:author="China" w:date="2017-06-06T20:51:00Z">
        <w:del w:id="1144" w:author="刘宁" w:date="2017-06-06T23:45:00Z">
          <w:r>
            <w:rPr>
              <w:rStyle w:val="16"/>
            </w:rPr>
            <w:fldChar w:fldCharType="end"/>
          </w:r>
        </w:del>
      </w:ins>
    </w:p>
    <w:p>
      <w:pPr>
        <w:pStyle w:val="13"/>
        <w:tabs>
          <w:tab w:val="right" w:leader="dot" w:pos="8778"/>
        </w:tabs>
        <w:ind w:left="480" w:firstLine="0" w:firstLineChars="0"/>
        <w:rPr>
          <w:ins w:id="1146" w:author="China" w:date="2017-06-06T20:51:00Z"/>
          <w:del w:id="1147" w:author="刘宁" w:date="2017-06-06T23:45:00Z"/>
          <w:rFonts w:ascii="Times New Roman" w:hAnsi="Times New Roman" w:eastAsia="宋体"/>
          <w:sz w:val="24"/>
          <w:szCs w:val="22"/>
          <w:rPrChange w:id="1148" w:author="刘宁" w:date="2017-06-06T23:46:00Z">
            <w:rPr>
              <w:ins w:id="1149" w:author="China" w:date="2017-06-06T20:51:00Z"/>
              <w:del w:id="1150" w:author="刘宁" w:date="2017-06-06T23:45:00Z"/>
              <w:rFonts w:asciiTheme="minorHAnsi" w:hAnsiTheme="minorHAnsi" w:eastAsiaTheme="minorEastAsia"/>
              <w:sz w:val="21"/>
              <w:szCs w:val="22"/>
            </w:rPr>
          </w:rPrChange>
        </w:rPr>
        <w:pPrChange w:id="1145" w:author="刘宁" w:date="2017-06-06T23:45:00Z">
          <w:pPr>
            <w:pStyle w:val="13"/>
            <w:tabs>
              <w:tab w:val="right" w:leader="dot" w:pos="8778"/>
            </w:tabs>
            <w:ind w:left="480" w:firstLine="480"/>
          </w:pPr>
        </w:pPrChange>
      </w:pPr>
      <w:ins w:id="1151" w:author="China" w:date="2017-06-06T20:51:00Z">
        <w:del w:id="1152" w:author="刘宁" w:date="2017-06-06T23:45:00Z">
          <w:r>
            <w:rPr>
              <w:rStyle w:val="16"/>
            </w:rPr>
            <w:fldChar w:fldCharType="begin"/>
          </w:r>
        </w:del>
      </w:ins>
      <w:ins w:id="1153" w:author="China" w:date="2017-06-06T20:51:00Z">
        <w:del w:id="1154" w:author="刘宁" w:date="2017-06-06T23:45:00Z">
          <w:r>
            <w:rPr>
              <w:rStyle w:val="16"/>
            </w:rPr>
            <w:delInstrText xml:space="preserve"> </w:delInstrText>
          </w:r>
        </w:del>
      </w:ins>
      <w:ins w:id="1155" w:author="China" w:date="2017-06-06T20:51:00Z">
        <w:del w:id="1156" w:author="刘宁" w:date="2017-06-06T23:45:00Z">
          <w:r>
            <w:rPr/>
            <w:delInstrText xml:space="preserve">HYPERLINK \l "_Toc484545634"</w:delInstrText>
          </w:r>
        </w:del>
      </w:ins>
      <w:ins w:id="1157" w:author="China" w:date="2017-06-06T20:51:00Z">
        <w:del w:id="1158" w:author="刘宁" w:date="2017-06-06T23:45:00Z">
          <w:r>
            <w:rPr>
              <w:rStyle w:val="16"/>
            </w:rPr>
            <w:delInstrText xml:space="preserve"> </w:delInstrText>
          </w:r>
        </w:del>
      </w:ins>
      <w:ins w:id="1159" w:author="China" w:date="2017-06-06T20:51:00Z">
        <w:del w:id="1160" w:author="刘宁" w:date="2017-06-06T23:45:00Z">
          <w:r>
            <w:rPr>
              <w:rStyle w:val="16"/>
            </w:rPr>
            <w:fldChar w:fldCharType="separate"/>
          </w:r>
        </w:del>
      </w:ins>
      <w:ins w:id="1161" w:author="China" w:date="2017-06-06T20:51:00Z">
        <w:del w:id="1162" w:author="刘宁" w:date="2017-06-06T23:45:00Z">
          <w:r>
            <w:rPr>
              <w:rStyle w:val="16"/>
              <w:rFonts w:cs="Times New Roman"/>
            </w:rPr>
            <w:delText xml:space="preserve">5.2 </w:delText>
          </w:r>
        </w:del>
      </w:ins>
      <w:ins w:id="1163" w:author="China" w:date="2017-06-06T20:51:00Z">
        <w:del w:id="1164" w:author="刘宁" w:date="2017-06-06T23:45:00Z">
          <w:r>
            <w:rPr>
              <w:rStyle w:val="16"/>
              <w:rFonts w:hint="eastAsia" w:cs="Times New Roman"/>
            </w:rPr>
            <w:delText>展望</w:delText>
          </w:r>
        </w:del>
      </w:ins>
      <w:ins w:id="1165" w:author="China" w:date="2017-06-06T20:51:00Z">
        <w:del w:id="1166" w:author="刘宁" w:date="2017-06-06T23:45:00Z">
          <w:r>
            <w:rPr/>
            <w:tab/>
          </w:r>
        </w:del>
      </w:ins>
      <w:ins w:id="1167" w:author="China" w:date="2017-06-06T20:51:00Z">
        <w:del w:id="1168" w:author="刘宁" w:date="2017-06-06T23:45:00Z">
          <w:r>
            <w:rPr/>
            <w:fldChar w:fldCharType="begin"/>
          </w:r>
        </w:del>
      </w:ins>
      <w:ins w:id="1169" w:author="China" w:date="2017-06-06T20:51:00Z">
        <w:del w:id="1170" w:author="刘宁" w:date="2017-06-06T23:45:00Z">
          <w:r>
            <w:rPr/>
            <w:delInstrText xml:space="preserve"> PAGEREF _Toc484545634 \h </w:delInstrText>
          </w:r>
        </w:del>
      </w:ins>
      <w:del w:id="1171" w:author="刘宁" w:date="2017-06-06T23:45:00Z">
        <w:r>
          <w:rPr/>
          <w:fldChar w:fldCharType="separate"/>
        </w:r>
      </w:del>
      <w:ins w:id="1172" w:author="China" w:date="2017-06-06T20:51:00Z">
        <w:del w:id="1173" w:author="刘宁" w:date="2017-06-06T23:45:00Z">
          <w:r>
            <w:rPr/>
            <w:delText>32</w:delText>
          </w:r>
        </w:del>
      </w:ins>
      <w:ins w:id="1174" w:author="China" w:date="2017-06-06T20:51:00Z">
        <w:del w:id="1175" w:author="刘宁" w:date="2017-06-06T23:45:00Z">
          <w:r>
            <w:rPr/>
            <w:fldChar w:fldCharType="end"/>
          </w:r>
        </w:del>
      </w:ins>
      <w:ins w:id="1176" w:author="China" w:date="2017-06-06T20:51:00Z">
        <w:del w:id="1177" w:author="刘宁" w:date="2017-06-06T23:45:00Z">
          <w:r>
            <w:rPr>
              <w:rStyle w:val="16"/>
            </w:rPr>
            <w:fldChar w:fldCharType="end"/>
          </w:r>
        </w:del>
      </w:ins>
    </w:p>
    <w:p>
      <w:pPr>
        <w:pStyle w:val="12"/>
        <w:tabs>
          <w:tab w:val="right" w:leader="dot" w:pos="8778"/>
        </w:tabs>
        <w:ind w:firstLine="0" w:firstLineChars="0"/>
        <w:rPr>
          <w:ins w:id="1179" w:author="China" w:date="2017-06-06T20:51:00Z"/>
          <w:del w:id="1180" w:author="刘宁" w:date="2017-06-06T23:45:00Z"/>
          <w:rFonts w:ascii="Times New Roman" w:hAnsi="Times New Roman" w:eastAsia="宋体"/>
          <w:sz w:val="24"/>
          <w:szCs w:val="22"/>
          <w:rPrChange w:id="1181" w:author="刘宁" w:date="2017-06-06T23:46:00Z">
            <w:rPr>
              <w:ins w:id="1182" w:author="China" w:date="2017-06-06T20:51:00Z"/>
              <w:del w:id="1183" w:author="刘宁" w:date="2017-06-06T23:45:00Z"/>
              <w:rFonts w:asciiTheme="minorHAnsi" w:hAnsiTheme="minorHAnsi" w:eastAsiaTheme="minorEastAsia"/>
              <w:sz w:val="21"/>
              <w:szCs w:val="22"/>
            </w:rPr>
          </w:rPrChange>
        </w:rPr>
        <w:pPrChange w:id="1178" w:author="刘宁" w:date="2017-06-06T23:45:00Z">
          <w:pPr>
            <w:pStyle w:val="12"/>
            <w:tabs>
              <w:tab w:val="right" w:leader="dot" w:pos="8778"/>
            </w:tabs>
            <w:ind w:firstLine="480"/>
          </w:pPr>
        </w:pPrChange>
      </w:pPr>
      <w:ins w:id="1184" w:author="China" w:date="2017-06-06T20:51:00Z">
        <w:del w:id="1185" w:author="刘宁" w:date="2017-06-06T23:45:00Z">
          <w:r>
            <w:rPr>
              <w:rStyle w:val="16"/>
            </w:rPr>
            <w:fldChar w:fldCharType="begin"/>
          </w:r>
        </w:del>
      </w:ins>
      <w:ins w:id="1186" w:author="China" w:date="2017-06-06T20:51:00Z">
        <w:del w:id="1187" w:author="刘宁" w:date="2017-06-06T23:45:00Z">
          <w:r>
            <w:rPr>
              <w:rStyle w:val="16"/>
            </w:rPr>
            <w:delInstrText xml:space="preserve"> </w:delInstrText>
          </w:r>
        </w:del>
      </w:ins>
      <w:ins w:id="1188" w:author="China" w:date="2017-06-06T20:51:00Z">
        <w:del w:id="1189" w:author="刘宁" w:date="2017-06-06T23:45:00Z">
          <w:r>
            <w:rPr/>
            <w:delInstrText xml:space="preserve">HYPERLINK \l "_Toc484545635"</w:delInstrText>
          </w:r>
        </w:del>
      </w:ins>
      <w:ins w:id="1190" w:author="China" w:date="2017-06-06T20:51:00Z">
        <w:del w:id="1191" w:author="刘宁" w:date="2017-06-06T23:45:00Z">
          <w:r>
            <w:rPr>
              <w:rStyle w:val="16"/>
            </w:rPr>
            <w:delInstrText xml:space="preserve"> </w:delInstrText>
          </w:r>
        </w:del>
      </w:ins>
      <w:ins w:id="1192" w:author="China" w:date="2017-06-06T20:51:00Z">
        <w:del w:id="1193" w:author="刘宁" w:date="2017-06-06T23:45:00Z">
          <w:r>
            <w:rPr>
              <w:rStyle w:val="16"/>
            </w:rPr>
            <w:fldChar w:fldCharType="separate"/>
          </w:r>
        </w:del>
      </w:ins>
      <w:ins w:id="1194" w:author="China" w:date="2017-06-06T20:51:00Z">
        <w:del w:id="1195" w:author="刘宁" w:date="2017-06-06T23:45:00Z">
          <w:r>
            <w:rPr>
              <w:rStyle w:val="16"/>
              <w:rFonts w:hint="eastAsia" w:eastAsia="宋体" w:cs="Times New Roman"/>
              <w:rPrChange w:id="1196" w:author="刘宁" w:date="2017-06-06T23:46:00Z">
                <w:rPr>
                  <w:rStyle w:val="16"/>
                  <w:rFonts w:hint="eastAsia" w:cs="Times New Roman" w:eastAsiaTheme="majorEastAsia"/>
                </w:rPr>
              </w:rPrChange>
            </w:rPr>
            <w:delText>致谢</w:delText>
          </w:r>
        </w:del>
      </w:ins>
      <w:ins w:id="1197" w:author="China" w:date="2017-06-06T20:51:00Z">
        <w:del w:id="1198" w:author="刘宁" w:date="2017-06-06T23:45:00Z">
          <w:r>
            <w:rPr/>
            <w:tab/>
          </w:r>
        </w:del>
      </w:ins>
      <w:ins w:id="1199" w:author="China" w:date="2017-06-06T20:51:00Z">
        <w:del w:id="1200" w:author="刘宁" w:date="2017-06-06T23:45:00Z">
          <w:r>
            <w:rPr/>
            <w:fldChar w:fldCharType="begin"/>
          </w:r>
        </w:del>
      </w:ins>
      <w:ins w:id="1201" w:author="China" w:date="2017-06-06T20:51:00Z">
        <w:del w:id="1202" w:author="刘宁" w:date="2017-06-06T23:45:00Z">
          <w:r>
            <w:rPr/>
            <w:delInstrText xml:space="preserve"> PAGEREF _Toc484545635 \h </w:delInstrText>
          </w:r>
        </w:del>
      </w:ins>
      <w:del w:id="1203" w:author="刘宁" w:date="2017-06-06T23:45:00Z">
        <w:r>
          <w:rPr/>
          <w:fldChar w:fldCharType="separate"/>
        </w:r>
      </w:del>
      <w:ins w:id="1204" w:author="China" w:date="2017-06-06T20:51:00Z">
        <w:del w:id="1205" w:author="刘宁" w:date="2017-06-06T23:45:00Z">
          <w:r>
            <w:rPr/>
            <w:delText>33</w:delText>
          </w:r>
        </w:del>
      </w:ins>
      <w:ins w:id="1206" w:author="China" w:date="2017-06-06T20:51:00Z">
        <w:del w:id="1207" w:author="刘宁" w:date="2017-06-06T23:45:00Z">
          <w:r>
            <w:rPr/>
            <w:fldChar w:fldCharType="end"/>
          </w:r>
        </w:del>
      </w:ins>
      <w:ins w:id="1208" w:author="China" w:date="2017-06-06T20:51:00Z">
        <w:del w:id="1209" w:author="刘宁" w:date="2017-06-06T23:45:00Z">
          <w:r>
            <w:rPr>
              <w:rStyle w:val="16"/>
            </w:rPr>
            <w:fldChar w:fldCharType="end"/>
          </w:r>
        </w:del>
      </w:ins>
    </w:p>
    <w:p>
      <w:pPr>
        <w:pStyle w:val="12"/>
        <w:tabs>
          <w:tab w:val="right" w:leader="dot" w:pos="8778"/>
        </w:tabs>
        <w:ind w:firstLine="0" w:firstLineChars="0"/>
        <w:rPr>
          <w:ins w:id="1211" w:author="China" w:date="2017-06-06T20:51:00Z"/>
          <w:del w:id="1212" w:author="刘宁" w:date="2017-06-06T23:45:00Z"/>
          <w:rFonts w:ascii="Times New Roman" w:hAnsi="Times New Roman" w:eastAsia="宋体"/>
          <w:sz w:val="24"/>
          <w:szCs w:val="22"/>
          <w:rPrChange w:id="1213" w:author="刘宁" w:date="2017-06-06T23:46:00Z">
            <w:rPr>
              <w:ins w:id="1214" w:author="China" w:date="2017-06-06T20:51:00Z"/>
              <w:del w:id="1215" w:author="刘宁" w:date="2017-06-06T23:45:00Z"/>
              <w:rFonts w:asciiTheme="minorHAnsi" w:hAnsiTheme="minorHAnsi" w:eastAsiaTheme="minorEastAsia"/>
              <w:sz w:val="21"/>
              <w:szCs w:val="22"/>
            </w:rPr>
          </w:rPrChange>
        </w:rPr>
        <w:pPrChange w:id="1210" w:author="刘宁" w:date="2017-06-06T23:45:00Z">
          <w:pPr>
            <w:pStyle w:val="12"/>
            <w:tabs>
              <w:tab w:val="right" w:leader="dot" w:pos="8778"/>
            </w:tabs>
            <w:ind w:firstLine="480"/>
          </w:pPr>
        </w:pPrChange>
      </w:pPr>
      <w:ins w:id="1216" w:author="China" w:date="2017-06-06T20:51:00Z">
        <w:del w:id="1217" w:author="刘宁" w:date="2017-06-06T23:45:00Z">
          <w:r>
            <w:rPr>
              <w:rStyle w:val="16"/>
            </w:rPr>
            <w:fldChar w:fldCharType="begin"/>
          </w:r>
        </w:del>
      </w:ins>
      <w:ins w:id="1218" w:author="China" w:date="2017-06-06T20:51:00Z">
        <w:del w:id="1219" w:author="刘宁" w:date="2017-06-06T23:45:00Z">
          <w:r>
            <w:rPr>
              <w:rStyle w:val="16"/>
            </w:rPr>
            <w:delInstrText xml:space="preserve"> </w:delInstrText>
          </w:r>
        </w:del>
      </w:ins>
      <w:ins w:id="1220" w:author="China" w:date="2017-06-06T20:51:00Z">
        <w:del w:id="1221" w:author="刘宁" w:date="2017-06-06T23:45:00Z">
          <w:r>
            <w:rPr/>
            <w:delInstrText xml:space="preserve">HYPERLINK \l "_Toc484545636"</w:delInstrText>
          </w:r>
        </w:del>
      </w:ins>
      <w:ins w:id="1222" w:author="China" w:date="2017-06-06T20:51:00Z">
        <w:del w:id="1223" w:author="刘宁" w:date="2017-06-06T23:45:00Z">
          <w:r>
            <w:rPr>
              <w:rStyle w:val="16"/>
            </w:rPr>
            <w:delInstrText xml:space="preserve"> </w:delInstrText>
          </w:r>
        </w:del>
      </w:ins>
      <w:ins w:id="1224" w:author="China" w:date="2017-06-06T20:51:00Z">
        <w:del w:id="1225" w:author="刘宁" w:date="2017-06-06T23:45:00Z">
          <w:r>
            <w:rPr>
              <w:rStyle w:val="16"/>
            </w:rPr>
            <w:fldChar w:fldCharType="separate"/>
          </w:r>
        </w:del>
      </w:ins>
      <w:ins w:id="1226" w:author="China" w:date="2017-06-06T20:51:00Z">
        <w:del w:id="1227" w:author="刘宁" w:date="2017-06-06T23:45:00Z">
          <w:r>
            <w:rPr>
              <w:rStyle w:val="16"/>
              <w:rFonts w:hint="eastAsia" w:eastAsia="宋体" w:cs="Times New Roman"/>
              <w:rPrChange w:id="1228" w:author="刘宁" w:date="2017-06-06T23:46:00Z">
                <w:rPr>
                  <w:rStyle w:val="16"/>
                  <w:rFonts w:hint="eastAsia" w:cs="Times New Roman" w:eastAsiaTheme="majorEastAsia"/>
                </w:rPr>
              </w:rPrChange>
            </w:rPr>
            <w:delText>参考文献</w:delText>
          </w:r>
        </w:del>
      </w:ins>
      <w:ins w:id="1229" w:author="China" w:date="2017-06-06T20:51:00Z">
        <w:del w:id="1230" w:author="刘宁" w:date="2017-06-06T23:45:00Z">
          <w:r>
            <w:rPr/>
            <w:tab/>
          </w:r>
        </w:del>
      </w:ins>
      <w:ins w:id="1231" w:author="China" w:date="2017-06-06T20:51:00Z">
        <w:del w:id="1232" w:author="刘宁" w:date="2017-06-06T23:45:00Z">
          <w:r>
            <w:rPr/>
            <w:fldChar w:fldCharType="begin"/>
          </w:r>
        </w:del>
      </w:ins>
      <w:ins w:id="1233" w:author="China" w:date="2017-06-06T20:51:00Z">
        <w:del w:id="1234" w:author="刘宁" w:date="2017-06-06T23:45:00Z">
          <w:r>
            <w:rPr/>
            <w:delInstrText xml:space="preserve"> PAGEREF _Toc484545636 \h </w:delInstrText>
          </w:r>
        </w:del>
      </w:ins>
      <w:del w:id="1235" w:author="刘宁" w:date="2017-06-06T23:45:00Z">
        <w:r>
          <w:rPr/>
          <w:fldChar w:fldCharType="separate"/>
        </w:r>
      </w:del>
      <w:ins w:id="1236" w:author="China" w:date="2017-06-06T20:51:00Z">
        <w:del w:id="1237" w:author="刘宁" w:date="2017-06-06T23:45:00Z">
          <w:r>
            <w:rPr/>
            <w:delText>34</w:delText>
          </w:r>
        </w:del>
      </w:ins>
      <w:ins w:id="1238" w:author="China" w:date="2017-06-06T20:51:00Z">
        <w:del w:id="1239" w:author="刘宁" w:date="2017-06-06T23:45:00Z">
          <w:r>
            <w:rPr/>
            <w:fldChar w:fldCharType="end"/>
          </w:r>
        </w:del>
      </w:ins>
      <w:ins w:id="1240" w:author="China" w:date="2017-06-06T20:51:00Z">
        <w:del w:id="1241" w:author="刘宁" w:date="2017-06-06T23:45:00Z">
          <w:r>
            <w:rPr>
              <w:rStyle w:val="16"/>
            </w:rPr>
            <w:fldChar w:fldCharType="end"/>
          </w:r>
        </w:del>
      </w:ins>
    </w:p>
    <w:p>
      <w:pPr>
        <w:pStyle w:val="12"/>
        <w:tabs>
          <w:tab w:val="right" w:leader="dot" w:pos="8788"/>
        </w:tabs>
        <w:ind w:firstLine="0" w:firstLineChars="0"/>
        <w:rPr>
          <w:del w:id="1242" w:author="刘宁" w:date="2017-06-06T23:45:00Z"/>
          <w:rFonts w:cs="Times New Roman"/>
          <w:rPrChange w:id="1243" w:author="China" w:date="2017-06-06T20:51:00Z">
            <w:rPr>
              <w:del w:id="1244" w:author="刘宁" w:date="2017-06-06T23:45:00Z"/>
            </w:rPr>
          </w:rPrChange>
        </w:rPr>
      </w:pPr>
      <w:del w:id="1245" w:author="刘宁" w:date="2017-06-06T23:45:00Z">
        <w:r>
          <w:rPr>
            <w:rFonts w:cs="Times New Roman"/>
          </w:rPr>
          <w:delText xml:space="preserve">1 </w:delText>
        </w:r>
      </w:del>
      <w:del w:id="1246" w:author="刘宁" w:date="2017-06-06T23:45:00Z">
        <w:r>
          <w:rPr>
            <w:rFonts w:hint="eastAsia" w:cs="Times New Roman"/>
          </w:rPr>
          <w:delText>绪论</w:delText>
        </w:r>
      </w:del>
      <w:del w:id="1247" w:author="刘宁" w:date="2017-06-06T23:45:00Z">
        <w:r>
          <w:rPr>
            <w:rFonts w:cs="Times New Roman"/>
            <w:rPrChange w:id="1248" w:author="China" w:date="2017-06-06T20:51:00Z">
              <w:rPr/>
            </w:rPrChange>
          </w:rPr>
          <w:tab/>
        </w:r>
      </w:del>
      <w:del w:id="1249" w:author="刘宁" w:date="2017-06-06T23:45:00Z">
        <w:r>
          <w:rPr>
            <w:rFonts w:cs="Times New Roman"/>
            <w:rPrChange w:id="1250" w:author="China" w:date="2017-06-06T20:51:00Z">
              <w:rPr/>
            </w:rPrChange>
          </w:rPr>
          <w:delText>1</w:delText>
        </w:r>
      </w:del>
    </w:p>
    <w:p>
      <w:pPr>
        <w:pStyle w:val="13"/>
        <w:tabs>
          <w:tab w:val="right" w:leader="dot" w:pos="8788"/>
        </w:tabs>
        <w:ind w:left="480" w:firstLine="0" w:firstLineChars="0"/>
        <w:rPr>
          <w:del w:id="1251" w:author="刘宁" w:date="2017-06-06T23:45:00Z"/>
          <w:rFonts w:cs="Times New Roman"/>
          <w:rPrChange w:id="1252" w:author="China" w:date="2017-06-06T20:51:00Z">
            <w:rPr>
              <w:del w:id="1253" w:author="刘宁" w:date="2017-06-06T23:45:00Z"/>
            </w:rPr>
          </w:rPrChange>
        </w:rPr>
      </w:pPr>
      <w:del w:id="1254" w:author="刘宁" w:date="2017-06-06T23:45:00Z">
        <w:r>
          <w:rPr>
            <w:rFonts w:eastAsia="宋体" w:cs="Times New Roman"/>
            <w:rPrChange w:id="1255" w:author="刘宁" w:date="2017-06-06T23:46:00Z">
              <w:rPr>
                <w:rFonts w:cs="Times New Roman" w:eastAsiaTheme="majorEastAsia"/>
              </w:rPr>
            </w:rPrChange>
          </w:rPr>
          <w:delText xml:space="preserve">1.1 </w:delText>
        </w:r>
      </w:del>
      <w:del w:id="1256" w:author="刘宁" w:date="2017-06-06T23:45:00Z">
        <w:r>
          <w:rPr>
            <w:rFonts w:hint="eastAsia" w:ascii="Times New Roman" w:hAnsi="Times New Roman" w:eastAsia="宋体" w:cs="Times New Roman"/>
            <w:rPrChange w:id="1257" w:author="刘宁" w:date="2017-06-06T23:46:00Z">
              <w:rPr>
                <w:rFonts w:hint="eastAsia" w:asciiTheme="majorEastAsia" w:hAnsiTheme="majorEastAsia" w:eastAsiaTheme="majorEastAsia" w:cstheme="majorEastAsia"/>
              </w:rPr>
            </w:rPrChange>
          </w:rPr>
          <w:delText>项目背景与意义</w:delText>
        </w:r>
      </w:del>
      <w:del w:id="1258" w:author="刘宁" w:date="2017-06-06T23:45:00Z">
        <w:r>
          <w:rPr>
            <w:rFonts w:cs="Times New Roman"/>
          </w:rPr>
          <w:tab/>
        </w:r>
      </w:del>
      <w:del w:id="1259" w:author="刘宁" w:date="2017-06-06T23:45:00Z">
        <w:r>
          <w:rPr>
            <w:rFonts w:cs="Times New Roman"/>
          </w:rPr>
          <w:delText>1</w:delText>
        </w:r>
      </w:del>
    </w:p>
    <w:p>
      <w:pPr>
        <w:pStyle w:val="8"/>
        <w:tabs>
          <w:tab w:val="right" w:leader="dot" w:pos="8788"/>
        </w:tabs>
        <w:ind w:left="960" w:firstLine="0" w:firstLineChars="0"/>
        <w:rPr>
          <w:del w:id="1260" w:author="刘宁" w:date="2017-06-06T23:45:00Z"/>
          <w:rFonts w:cs="Times New Roman"/>
          <w:rPrChange w:id="1261" w:author="China" w:date="2017-06-06T20:51:00Z">
            <w:rPr>
              <w:del w:id="1262" w:author="刘宁" w:date="2017-06-06T23:45:00Z"/>
            </w:rPr>
          </w:rPrChange>
        </w:rPr>
      </w:pPr>
      <w:del w:id="1263" w:author="刘宁" w:date="2017-06-06T23:45:00Z">
        <w:r>
          <w:rPr>
            <w:rFonts w:eastAsia="宋体" w:cs="Times New Roman"/>
            <w:rPrChange w:id="1264" w:author="刘宁" w:date="2017-06-06T23:46:00Z">
              <w:rPr>
                <w:rFonts w:cs="Times New Roman" w:eastAsiaTheme="majorEastAsia"/>
              </w:rPr>
            </w:rPrChange>
          </w:rPr>
          <w:delText xml:space="preserve">1.1.1 </w:delText>
        </w:r>
      </w:del>
      <w:del w:id="1265" w:author="刘宁" w:date="2017-06-06T23:45:00Z">
        <w:r>
          <w:rPr>
            <w:rFonts w:hint="eastAsia" w:ascii="Times New Roman" w:hAnsi="Times New Roman" w:eastAsia="宋体" w:cs="Times New Roman"/>
            <w:rPrChange w:id="1266" w:author="刘宁" w:date="2017-06-06T23:46:00Z">
              <w:rPr>
                <w:rFonts w:hint="eastAsia" w:asciiTheme="majorEastAsia" w:hAnsiTheme="majorEastAsia" w:eastAsiaTheme="majorEastAsia" w:cstheme="majorEastAsia"/>
              </w:rPr>
            </w:rPrChange>
          </w:rPr>
          <w:delText>背景</w:delText>
        </w:r>
      </w:del>
      <w:del w:id="1267" w:author="刘宁" w:date="2017-06-06T23:45:00Z">
        <w:r>
          <w:rPr>
            <w:rFonts w:cs="Times New Roman"/>
          </w:rPr>
          <w:tab/>
        </w:r>
      </w:del>
      <w:del w:id="1268" w:author="刘宁" w:date="2017-06-06T23:45:00Z">
        <w:r>
          <w:rPr>
            <w:rFonts w:cs="Times New Roman"/>
          </w:rPr>
          <w:delText>1</w:delText>
        </w:r>
      </w:del>
    </w:p>
    <w:p>
      <w:pPr>
        <w:pStyle w:val="8"/>
        <w:tabs>
          <w:tab w:val="right" w:leader="dot" w:pos="8788"/>
        </w:tabs>
        <w:ind w:left="960" w:firstLine="0" w:firstLineChars="0"/>
        <w:rPr>
          <w:del w:id="1269" w:author="刘宁" w:date="2017-06-06T23:45:00Z"/>
          <w:rFonts w:cs="Times New Roman"/>
          <w:rPrChange w:id="1270" w:author="China" w:date="2017-06-06T20:51:00Z">
            <w:rPr>
              <w:del w:id="1271" w:author="刘宁" w:date="2017-06-06T23:45:00Z"/>
            </w:rPr>
          </w:rPrChange>
        </w:rPr>
      </w:pPr>
      <w:del w:id="1272" w:author="刘宁" w:date="2017-06-06T23:45:00Z">
        <w:r>
          <w:rPr>
            <w:rFonts w:eastAsia="宋体" w:cs="Times New Roman"/>
            <w:rPrChange w:id="1273" w:author="刘宁" w:date="2017-06-06T23:46:00Z">
              <w:rPr>
                <w:rFonts w:cs="Times New Roman" w:eastAsiaTheme="majorEastAsia"/>
              </w:rPr>
            </w:rPrChange>
          </w:rPr>
          <w:delText xml:space="preserve">1.1.2 </w:delText>
        </w:r>
      </w:del>
      <w:del w:id="1274" w:author="刘宁" w:date="2017-06-06T23:45:00Z">
        <w:r>
          <w:rPr>
            <w:rFonts w:hint="eastAsia" w:ascii="Times New Roman" w:hAnsi="Times New Roman" w:eastAsia="宋体" w:cs="Times New Roman"/>
            <w:rPrChange w:id="1275" w:author="刘宁" w:date="2017-06-06T23:46:00Z">
              <w:rPr>
                <w:rFonts w:hint="eastAsia" w:asciiTheme="majorEastAsia" w:hAnsiTheme="majorEastAsia" w:eastAsiaTheme="majorEastAsia" w:cstheme="majorEastAsia"/>
              </w:rPr>
            </w:rPrChange>
          </w:rPr>
          <w:delText>意义</w:delText>
        </w:r>
      </w:del>
      <w:del w:id="1276" w:author="刘宁" w:date="2017-06-06T23:45:00Z">
        <w:r>
          <w:rPr>
            <w:rFonts w:cs="Times New Roman"/>
          </w:rPr>
          <w:tab/>
        </w:r>
      </w:del>
      <w:del w:id="1277" w:author="刘宁" w:date="2017-06-06T23:45:00Z">
        <w:r>
          <w:rPr>
            <w:rFonts w:cs="Times New Roman"/>
          </w:rPr>
          <w:delText>1</w:delText>
        </w:r>
      </w:del>
    </w:p>
    <w:p>
      <w:pPr>
        <w:pStyle w:val="13"/>
        <w:tabs>
          <w:tab w:val="right" w:leader="dot" w:pos="8788"/>
        </w:tabs>
        <w:ind w:left="480" w:firstLine="0" w:firstLineChars="0"/>
        <w:rPr>
          <w:del w:id="1278" w:author="刘宁" w:date="2017-06-06T23:45:00Z"/>
          <w:rFonts w:cs="Times New Roman"/>
          <w:rPrChange w:id="1279" w:author="China" w:date="2017-06-06T20:51:00Z">
            <w:rPr>
              <w:del w:id="1280" w:author="刘宁" w:date="2017-06-06T23:45:00Z"/>
            </w:rPr>
          </w:rPrChange>
        </w:rPr>
      </w:pPr>
      <w:del w:id="1281" w:author="刘宁" w:date="2017-06-06T23:45:00Z">
        <w:r>
          <w:rPr>
            <w:rFonts w:eastAsia="宋体" w:cs="Times New Roman"/>
            <w:rPrChange w:id="1282" w:author="刘宁" w:date="2017-06-06T23:46:00Z">
              <w:rPr>
                <w:rFonts w:cs="Times New Roman" w:eastAsiaTheme="majorEastAsia"/>
              </w:rPr>
            </w:rPrChange>
          </w:rPr>
          <w:delText xml:space="preserve">1.2 </w:delText>
        </w:r>
      </w:del>
      <w:del w:id="1283" w:author="刘宁" w:date="2017-06-06T23:45:00Z">
        <w:r>
          <w:rPr>
            <w:rFonts w:hint="eastAsia" w:ascii="Times New Roman" w:hAnsi="Times New Roman" w:eastAsia="宋体" w:cs="Times New Roman"/>
            <w:rPrChange w:id="1284" w:author="刘宁" w:date="2017-06-06T23:46:00Z">
              <w:rPr>
                <w:rFonts w:hint="eastAsia" w:asciiTheme="majorEastAsia" w:hAnsiTheme="majorEastAsia" w:eastAsiaTheme="majorEastAsia" w:cstheme="majorEastAsia"/>
              </w:rPr>
            </w:rPrChange>
          </w:rPr>
          <w:delText>国内外滤波研究历史及发展</w:delText>
        </w:r>
      </w:del>
      <w:del w:id="1285" w:author="刘宁" w:date="2017-06-06T23:45:00Z">
        <w:r>
          <w:rPr>
            <w:rFonts w:cs="Times New Roman"/>
          </w:rPr>
          <w:tab/>
        </w:r>
      </w:del>
      <w:del w:id="1286" w:author="刘宁" w:date="2017-06-06T23:45:00Z">
        <w:r>
          <w:rPr>
            <w:rFonts w:cs="Times New Roman"/>
          </w:rPr>
          <w:delText>1</w:delText>
        </w:r>
      </w:del>
    </w:p>
    <w:p>
      <w:pPr>
        <w:pStyle w:val="8"/>
        <w:tabs>
          <w:tab w:val="right" w:leader="dot" w:pos="8788"/>
        </w:tabs>
        <w:ind w:left="960" w:firstLine="0" w:firstLineChars="0"/>
        <w:rPr>
          <w:del w:id="1287" w:author="刘宁" w:date="2017-06-06T23:45:00Z"/>
          <w:rFonts w:cs="Times New Roman"/>
          <w:rPrChange w:id="1288" w:author="China" w:date="2017-06-06T20:51:00Z">
            <w:rPr>
              <w:del w:id="1289" w:author="刘宁" w:date="2017-06-06T23:45:00Z"/>
            </w:rPr>
          </w:rPrChange>
        </w:rPr>
      </w:pPr>
      <w:del w:id="1290" w:author="刘宁" w:date="2017-06-06T23:45:00Z">
        <w:r>
          <w:rPr>
            <w:rFonts w:eastAsia="宋体" w:cs="Times New Roman"/>
            <w:rPrChange w:id="1291" w:author="刘宁" w:date="2017-06-06T23:46:00Z">
              <w:rPr>
                <w:rFonts w:cs="Times New Roman" w:eastAsiaTheme="majorEastAsia"/>
              </w:rPr>
            </w:rPrChange>
          </w:rPr>
          <w:delText xml:space="preserve">1.2.1 </w:delText>
        </w:r>
      </w:del>
      <w:del w:id="1292" w:author="刘宁" w:date="2017-06-06T23:45:00Z">
        <w:r>
          <w:rPr>
            <w:rFonts w:hint="eastAsia" w:ascii="Times New Roman" w:hAnsi="Times New Roman" w:eastAsia="宋体" w:cs="Times New Roman"/>
            <w:rPrChange w:id="1293" w:author="刘宁" w:date="2017-06-06T23:46:00Z">
              <w:rPr>
                <w:rFonts w:hint="eastAsia" w:asciiTheme="majorEastAsia" w:hAnsiTheme="majorEastAsia" w:eastAsiaTheme="majorEastAsia" w:cstheme="majorEastAsia"/>
              </w:rPr>
            </w:rPrChange>
          </w:rPr>
          <w:delText>国外滤波研究历史</w:delText>
        </w:r>
      </w:del>
      <w:del w:id="1294" w:author="刘宁" w:date="2017-06-06T23:45:00Z">
        <w:r>
          <w:rPr>
            <w:rFonts w:cs="Times New Roman"/>
          </w:rPr>
          <w:tab/>
        </w:r>
      </w:del>
      <w:del w:id="1295" w:author="刘宁" w:date="2017-06-06T23:45:00Z">
        <w:r>
          <w:rPr>
            <w:rFonts w:cs="Times New Roman"/>
          </w:rPr>
          <w:delText>1</w:delText>
        </w:r>
      </w:del>
    </w:p>
    <w:p>
      <w:pPr>
        <w:pStyle w:val="8"/>
        <w:tabs>
          <w:tab w:val="right" w:leader="dot" w:pos="8788"/>
        </w:tabs>
        <w:ind w:left="960" w:firstLine="0" w:firstLineChars="0"/>
        <w:rPr>
          <w:del w:id="1296" w:author="刘宁" w:date="2017-06-06T23:45:00Z"/>
          <w:rFonts w:cs="Times New Roman"/>
          <w:rPrChange w:id="1297" w:author="China" w:date="2017-06-06T20:51:00Z">
            <w:rPr>
              <w:del w:id="1298" w:author="刘宁" w:date="2017-06-06T23:45:00Z"/>
            </w:rPr>
          </w:rPrChange>
        </w:rPr>
      </w:pPr>
      <w:del w:id="1299" w:author="刘宁" w:date="2017-06-06T23:45:00Z">
        <w:r>
          <w:rPr>
            <w:rFonts w:eastAsia="宋体" w:cs="Times New Roman"/>
            <w:rPrChange w:id="1300" w:author="刘宁" w:date="2017-06-06T23:46:00Z">
              <w:rPr>
                <w:rFonts w:cs="Times New Roman" w:eastAsiaTheme="majorEastAsia"/>
              </w:rPr>
            </w:rPrChange>
          </w:rPr>
          <w:delText xml:space="preserve">1.2.2 </w:delText>
        </w:r>
      </w:del>
      <w:del w:id="1301" w:author="刘宁" w:date="2017-06-06T23:45:00Z">
        <w:r>
          <w:rPr>
            <w:rFonts w:hint="eastAsia" w:ascii="Times New Roman" w:hAnsi="Times New Roman" w:eastAsia="宋体" w:cs="Times New Roman"/>
            <w:rPrChange w:id="1302" w:author="刘宁" w:date="2017-06-06T23:46:00Z">
              <w:rPr>
                <w:rFonts w:hint="eastAsia" w:asciiTheme="majorEastAsia" w:hAnsiTheme="majorEastAsia" w:eastAsiaTheme="majorEastAsia" w:cstheme="majorEastAsia"/>
              </w:rPr>
            </w:rPrChange>
          </w:rPr>
          <w:delText>国内滤波研究进展</w:delText>
        </w:r>
      </w:del>
      <w:del w:id="1303" w:author="刘宁" w:date="2017-06-06T23:45:00Z">
        <w:r>
          <w:rPr>
            <w:rFonts w:cs="Times New Roman"/>
          </w:rPr>
          <w:tab/>
        </w:r>
      </w:del>
      <w:del w:id="1304" w:author="刘宁" w:date="2017-06-06T23:45:00Z">
        <w:r>
          <w:rPr>
            <w:rFonts w:cs="Times New Roman"/>
          </w:rPr>
          <w:delText>2</w:delText>
        </w:r>
      </w:del>
    </w:p>
    <w:p>
      <w:pPr>
        <w:pStyle w:val="13"/>
        <w:tabs>
          <w:tab w:val="right" w:leader="dot" w:pos="8788"/>
        </w:tabs>
        <w:ind w:left="480" w:firstLine="0" w:firstLineChars="0"/>
        <w:rPr>
          <w:del w:id="1305" w:author="刘宁" w:date="2017-06-06T23:45:00Z"/>
          <w:rFonts w:cs="Times New Roman"/>
          <w:rPrChange w:id="1306" w:author="China" w:date="2017-06-06T20:51:00Z">
            <w:rPr>
              <w:del w:id="1307" w:author="刘宁" w:date="2017-06-06T23:45:00Z"/>
            </w:rPr>
          </w:rPrChange>
        </w:rPr>
      </w:pPr>
      <w:del w:id="1308" w:author="刘宁" w:date="2017-06-06T23:45:00Z">
        <w:r>
          <w:rPr>
            <w:rFonts w:cs="Times New Roman"/>
            <w:szCs w:val="30"/>
          </w:rPr>
          <w:delText xml:space="preserve">1.3 </w:delText>
        </w:r>
      </w:del>
      <w:del w:id="1309" w:author="刘宁" w:date="2017-06-06T23:45:00Z">
        <w:r>
          <w:rPr>
            <w:rFonts w:hint="eastAsia" w:cs="Times New Roman"/>
            <w:szCs w:val="30"/>
          </w:rPr>
          <w:delText>本文研究的主要内容</w:delText>
        </w:r>
      </w:del>
      <w:del w:id="1310" w:author="刘宁" w:date="2017-06-06T23:45:00Z">
        <w:r>
          <w:rPr>
            <w:rFonts w:cs="Times New Roman"/>
            <w:rPrChange w:id="1311" w:author="China" w:date="2017-06-06T20:51:00Z">
              <w:rPr/>
            </w:rPrChange>
          </w:rPr>
          <w:tab/>
        </w:r>
      </w:del>
      <w:del w:id="1312" w:author="刘宁" w:date="2017-06-06T23:45:00Z">
        <w:r>
          <w:rPr>
            <w:rFonts w:cs="Times New Roman"/>
            <w:rPrChange w:id="1313" w:author="China" w:date="2017-06-06T20:51:00Z">
              <w:rPr/>
            </w:rPrChange>
          </w:rPr>
          <w:delText>3</w:delText>
        </w:r>
      </w:del>
    </w:p>
    <w:p>
      <w:pPr>
        <w:pStyle w:val="12"/>
        <w:tabs>
          <w:tab w:val="right" w:leader="dot" w:pos="8788"/>
        </w:tabs>
        <w:ind w:firstLine="0" w:firstLineChars="0"/>
        <w:rPr>
          <w:del w:id="1314" w:author="刘宁" w:date="2017-06-06T23:45:00Z"/>
          <w:rFonts w:cs="Times New Roman"/>
          <w:rPrChange w:id="1315" w:author="China" w:date="2017-06-06T20:51:00Z">
            <w:rPr>
              <w:del w:id="1316" w:author="刘宁" w:date="2017-06-06T23:45:00Z"/>
            </w:rPr>
          </w:rPrChange>
        </w:rPr>
      </w:pPr>
      <w:del w:id="1317" w:author="刘宁" w:date="2017-06-06T23:45:00Z">
        <w:r>
          <w:rPr>
            <w:rFonts w:eastAsia="宋体" w:cs="Times New Roman"/>
            <w:rPrChange w:id="1318" w:author="刘宁" w:date="2017-06-06T23:46:00Z">
              <w:rPr>
                <w:rFonts w:cs="Times New Roman" w:eastAsiaTheme="majorEastAsia"/>
              </w:rPr>
            </w:rPrChange>
          </w:rPr>
          <w:delText xml:space="preserve">2 </w:delText>
        </w:r>
      </w:del>
      <w:del w:id="1319" w:author="刘宁" w:date="2017-06-06T23:45:00Z">
        <w:r>
          <w:rPr>
            <w:rFonts w:hint="eastAsia" w:ascii="Times New Roman" w:hAnsi="Times New Roman" w:eastAsia="宋体" w:cs="Times New Roman"/>
            <w:rPrChange w:id="1320" w:author="刘宁" w:date="2017-06-06T23:46:00Z">
              <w:rPr>
                <w:rFonts w:hint="eastAsia" w:asciiTheme="majorEastAsia" w:hAnsiTheme="majorEastAsia" w:eastAsiaTheme="majorEastAsia" w:cstheme="majorEastAsia"/>
              </w:rPr>
            </w:rPrChange>
          </w:rPr>
          <w:delText>滤波理论与开发平台概述</w:delText>
        </w:r>
      </w:del>
      <w:del w:id="1321" w:author="刘宁" w:date="2017-06-06T23:45:00Z">
        <w:r>
          <w:rPr>
            <w:rFonts w:cs="Times New Roman"/>
          </w:rPr>
          <w:tab/>
        </w:r>
      </w:del>
      <w:del w:id="1322" w:author="刘宁" w:date="2017-06-06T23:45:00Z">
        <w:r>
          <w:rPr>
            <w:rFonts w:cs="Times New Roman"/>
          </w:rPr>
          <w:delText>5</w:delText>
        </w:r>
      </w:del>
    </w:p>
    <w:p>
      <w:pPr>
        <w:pStyle w:val="13"/>
        <w:tabs>
          <w:tab w:val="right" w:leader="dot" w:pos="8788"/>
        </w:tabs>
        <w:ind w:left="480" w:firstLine="0" w:firstLineChars="0"/>
        <w:rPr>
          <w:del w:id="1323" w:author="刘宁" w:date="2017-06-06T23:45:00Z"/>
          <w:rFonts w:cs="Times New Roman"/>
          <w:rPrChange w:id="1324" w:author="China" w:date="2017-06-06T20:51:00Z">
            <w:rPr>
              <w:del w:id="1325" w:author="刘宁" w:date="2017-06-06T23:45:00Z"/>
            </w:rPr>
          </w:rPrChange>
        </w:rPr>
      </w:pPr>
      <w:del w:id="1326" w:author="刘宁" w:date="2017-06-06T23:45:00Z">
        <w:r>
          <w:rPr>
            <w:rFonts w:eastAsia="宋体" w:cs="Times New Roman"/>
            <w:rPrChange w:id="1327" w:author="刘宁" w:date="2017-06-06T23:46:00Z">
              <w:rPr>
                <w:rFonts w:cs="Times New Roman" w:eastAsiaTheme="majorEastAsia"/>
              </w:rPr>
            </w:rPrChange>
          </w:rPr>
          <w:delText xml:space="preserve">2.1 </w:delText>
        </w:r>
      </w:del>
      <w:del w:id="1328" w:author="刘宁" w:date="2017-06-06T23:45:00Z">
        <w:r>
          <w:rPr>
            <w:rFonts w:hint="eastAsia" w:ascii="Times New Roman" w:hAnsi="Times New Roman" w:eastAsia="宋体" w:cs="Times New Roman"/>
            <w:rPrChange w:id="1329" w:author="刘宁" w:date="2017-06-06T23:46:00Z">
              <w:rPr>
                <w:rFonts w:hint="eastAsia" w:asciiTheme="majorEastAsia" w:hAnsiTheme="majorEastAsia" w:eastAsiaTheme="majorEastAsia" w:cstheme="majorEastAsia"/>
              </w:rPr>
            </w:rPrChange>
          </w:rPr>
          <w:delText>滤波原理与频率特性</w:delText>
        </w:r>
      </w:del>
      <w:del w:id="1330" w:author="刘宁" w:date="2017-06-06T23:45:00Z">
        <w:r>
          <w:rPr>
            <w:rFonts w:cs="Times New Roman"/>
          </w:rPr>
          <w:tab/>
        </w:r>
      </w:del>
      <w:del w:id="1331" w:author="刘宁" w:date="2017-06-06T23:45:00Z">
        <w:r>
          <w:rPr>
            <w:rFonts w:cs="Times New Roman"/>
          </w:rPr>
          <w:delText>5</w:delText>
        </w:r>
      </w:del>
    </w:p>
    <w:p>
      <w:pPr>
        <w:pStyle w:val="13"/>
        <w:tabs>
          <w:tab w:val="right" w:leader="dot" w:pos="8788"/>
        </w:tabs>
        <w:ind w:left="480" w:firstLine="0" w:firstLineChars="0"/>
        <w:rPr>
          <w:del w:id="1332" w:author="刘宁" w:date="2017-06-06T23:45:00Z"/>
          <w:rFonts w:cs="Times New Roman"/>
          <w:rPrChange w:id="1333" w:author="China" w:date="2017-06-06T20:51:00Z">
            <w:rPr>
              <w:del w:id="1334" w:author="刘宁" w:date="2017-06-06T23:45:00Z"/>
            </w:rPr>
          </w:rPrChange>
        </w:rPr>
      </w:pPr>
      <w:del w:id="1335" w:author="刘宁" w:date="2017-06-06T23:45:00Z">
        <w:r>
          <w:rPr>
            <w:rFonts w:eastAsia="宋体" w:cs="Times New Roman"/>
            <w:rPrChange w:id="1336" w:author="刘宁" w:date="2017-06-06T23:46:00Z">
              <w:rPr>
                <w:rFonts w:cs="Times New Roman" w:eastAsiaTheme="majorEastAsia"/>
              </w:rPr>
            </w:rPrChange>
          </w:rPr>
          <w:delText xml:space="preserve">2.2 </w:delText>
        </w:r>
      </w:del>
      <w:del w:id="1337" w:author="刘宁" w:date="2017-06-06T23:45:00Z">
        <w:r>
          <w:rPr>
            <w:rFonts w:hint="eastAsia" w:ascii="Times New Roman" w:hAnsi="Times New Roman" w:eastAsia="宋体" w:cs="Times New Roman"/>
            <w:rPrChange w:id="1338" w:author="刘宁" w:date="2017-06-06T23:46:00Z">
              <w:rPr>
                <w:rFonts w:hint="eastAsia" w:asciiTheme="majorEastAsia" w:hAnsiTheme="majorEastAsia" w:eastAsiaTheme="majorEastAsia" w:cstheme="majorEastAsia"/>
              </w:rPr>
            </w:rPrChange>
          </w:rPr>
          <w:delText>滤波概述</w:delText>
        </w:r>
      </w:del>
      <w:del w:id="1339" w:author="刘宁" w:date="2017-06-06T23:45:00Z">
        <w:r>
          <w:rPr>
            <w:rFonts w:cs="Times New Roman"/>
          </w:rPr>
          <w:tab/>
        </w:r>
      </w:del>
      <w:del w:id="1340" w:author="刘宁" w:date="2017-06-06T23:45:00Z">
        <w:r>
          <w:rPr>
            <w:rFonts w:cs="Times New Roman"/>
          </w:rPr>
          <w:delText>8</w:delText>
        </w:r>
      </w:del>
    </w:p>
    <w:p>
      <w:pPr>
        <w:pStyle w:val="8"/>
        <w:tabs>
          <w:tab w:val="right" w:leader="dot" w:pos="8788"/>
        </w:tabs>
        <w:ind w:left="960" w:firstLine="0" w:firstLineChars="0"/>
        <w:rPr>
          <w:del w:id="1341" w:author="刘宁" w:date="2017-06-06T23:45:00Z"/>
          <w:rFonts w:cs="Times New Roman"/>
          <w:rPrChange w:id="1342" w:author="China" w:date="2017-06-06T20:51:00Z">
            <w:rPr>
              <w:del w:id="1343" w:author="刘宁" w:date="2017-06-06T23:45:00Z"/>
            </w:rPr>
          </w:rPrChange>
        </w:rPr>
      </w:pPr>
      <w:del w:id="1344" w:author="刘宁" w:date="2017-06-06T23:45:00Z">
        <w:r>
          <w:rPr>
            <w:rFonts w:eastAsia="宋体" w:cs="Times New Roman"/>
            <w:rPrChange w:id="1345" w:author="刘宁" w:date="2017-06-06T23:46:00Z">
              <w:rPr>
                <w:rFonts w:cs="Times New Roman" w:eastAsiaTheme="majorEastAsia"/>
              </w:rPr>
            </w:rPrChange>
          </w:rPr>
          <w:delText xml:space="preserve">2.2.1 </w:delText>
        </w:r>
      </w:del>
      <w:del w:id="1346" w:author="刘宁" w:date="2017-06-06T23:45:00Z">
        <w:r>
          <w:rPr>
            <w:rFonts w:hint="eastAsia" w:ascii="Times New Roman" w:hAnsi="Times New Roman" w:eastAsia="宋体" w:cs="Times New Roman"/>
            <w:rPrChange w:id="1347" w:author="刘宁" w:date="2017-06-06T23:46:00Z">
              <w:rPr>
                <w:rFonts w:hint="eastAsia" w:asciiTheme="majorEastAsia" w:hAnsiTheme="majorEastAsia" w:eastAsiaTheme="majorEastAsia" w:cstheme="majorEastAsia"/>
              </w:rPr>
            </w:rPrChange>
          </w:rPr>
          <w:delText>模拟滤波</w:delText>
        </w:r>
      </w:del>
      <w:del w:id="1348" w:author="刘宁" w:date="2017-06-06T23:45:00Z">
        <w:r>
          <w:rPr>
            <w:rFonts w:cs="Times New Roman"/>
          </w:rPr>
          <w:tab/>
        </w:r>
      </w:del>
      <w:del w:id="1349" w:author="刘宁" w:date="2017-06-06T23:45:00Z">
        <w:r>
          <w:rPr>
            <w:rFonts w:cs="Times New Roman"/>
          </w:rPr>
          <w:delText>8</w:delText>
        </w:r>
      </w:del>
    </w:p>
    <w:p>
      <w:pPr>
        <w:pStyle w:val="8"/>
        <w:tabs>
          <w:tab w:val="right" w:leader="dot" w:pos="8788"/>
        </w:tabs>
        <w:ind w:left="960" w:firstLine="0" w:firstLineChars="0"/>
        <w:rPr>
          <w:del w:id="1350" w:author="刘宁" w:date="2017-06-06T23:45:00Z"/>
          <w:rFonts w:cs="Times New Roman"/>
          <w:rPrChange w:id="1351" w:author="China" w:date="2017-06-06T20:51:00Z">
            <w:rPr>
              <w:del w:id="1352" w:author="刘宁" w:date="2017-06-06T23:45:00Z"/>
            </w:rPr>
          </w:rPrChange>
        </w:rPr>
      </w:pPr>
      <w:del w:id="1353" w:author="刘宁" w:date="2017-06-06T23:45:00Z">
        <w:r>
          <w:rPr>
            <w:rFonts w:eastAsia="宋体" w:cs="Times New Roman"/>
            <w:rPrChange w:id="1354" w:author="刘宁" w:date="2017-06-06T23:46:00Z">
              <w:rPr>
                <w:rFonts w:cs="Times New Roman" w:eastAsiaTheme="majorEastAsia"/>
              </w:rPr>
            </w:rPrChange>
          </w:rPr>
          <w:delText xml:space="preserve">2.3.2 </w:delText>
        </w:r>
      </w:del>
      <w:del w:id="1355" w:author="刘宁" w:date="2017-06-06T23:45:00Z">
        <w:r>
          <w:rPr>
            <w:rFonts w:hint="eastAsia" w:ascii="Times New Roman" w:hAnsi="Times New Roman" w:eastAsia="宋体" w:cs="Times New Roman"/>
            <w:rPrChange w:id="1356" w:author="刘宁" w:date="2017-06-06T23:46:00Z">
              <w:rPr>
                <w:rFonts w:hint="eastAsia" w:asciiTheme="majorEastAsia" w:hAnsiTheme="majorEastAsia" w:eastAsiaTheme="majorEastAsia" w:cstheme="majorEastAsia"/>
              </w:rPr>
            </w:rPrChange>
          </w:rPr>
          <w:delText>数字滤波</w:delText>
        </w:r>
      </w:del>
      <w:del w:id="1357" w:author="刘宁" w:date="2017-06-06T23:45:00Z">
        <w:r>
          <w:rPr>
            <w:rFonts w:cs="Times New Roman"/>
          </w:rPr>
          <w:tab/>
        </w:r>
      </w:del>
      <w:del w:id="1358" w:author="刘宁" w:date="2017-06-06T23:45:00Z">
        <w:r>
          <w:rPr>
            <w:rFonts w:cs="Times New Roman"/>
          </w:rPr>
          <w:delText>8</w:delText>
        </w:r>
      </w:del>
    </w:p>
    <w:p>
      <w:pPr>
        <w:pStyle w:val="13"/>
        <w:tabs>
          <w:tab w:val="right" w:leader="dot" w:pos="8788"/>
        </w:tabs>
        <w:ind w:left="480" w:firstLine="0" w:firstLineChars="0"/>
        <w:rPr>
          <w:del w:id="1359" w:author="刘宁" w:date="2017-06-06T23:45:00Z"/>
          <w:rFonts w:cs="Times New Roman"/>
          <w:rPrChange w:id="1360" w:author="China" w:date="2017-06-06T20:51:00Z">
            <w:rPr>
              <w:del w:id="1361" w:author="刘宁" w:date="2017-06-06T23:45:00Z"/>
            </w:rPr>
          </w:rPrChange>
        </w:rPr>
      </w:pPr>
      <w:del w:id="1362" w:author="刘宁" w:date="2017-06-06T23:45:00Z">
        <w:r>
          <w:rPr>
            <w:rFonts w:eastAsia="宋体" w:cs="Times New Roman"/>
            <w:rPrChange w:id="1363" w:author="刘宁" w:date="2017-06-06T23:46:00Z">
              <w:rPr>
                <w:rFonts w:cs="Times New Roman" w:eastAsiaTheme="majorEastAsia"/>
              </w:rPr>
            </w:rPrChange>
          </w:rPr>
          <w:delText>2.4 winform</w:delText>
        </w:r>
      </w:del>
      <w:del w:id="1364" w:author="刘宁" w:date="2017-06-06T23:45:00Z">
        <w:r>
          <w:rPr>
            <w:rFonts w:hint="eastAsia" w:ascii="Times New Roman" w:hAnsi="Times New Roman" w:eastAsia="宋体" w:cs="Times New Roman"/>
            <w:rPrChange w:id="1365" w:author="刘宁" w:date="2017-06-06T23:46:00Z">
              <w:rPr>
                <w:rFonts w:hint="eastAsia" w:asciiTheme="majorEastAsia" w:hAnsiTheme="majorEastAsia" w:eastAsiaTheme="majorEastAsia" w:cstheme="majorEastAsia"/>
              </w:rPr>
            </w:rPrChange>
          </w:rPr>
          <w:delText>特点与介绍</w:delText>
        </w:r>
      </w:del>
      <w:del w:id="1366" w:author="刘宁" w:date="2017-06-06T23:45:00Z">
        <w:r>
          <w:rPr>
            <w:rFonts w:cs="Times New Roman"/>
          </w:rPr>
          <w:tab/>
        </w:r>
      </w:del>
      <w:del w:id="1367" w:author="刘宁" w:date="2017-06-06T23:45:00Z">
        <w:r>
          <w:rPr>
            <w:rFonts w:cs="Times New Roman"/>
          </w:rPr>
          <w:delText>10</w:delText>
        </w:r>
      </w:del>
    </w:p>
    <w:p>
      <w:pPr>
        <w:pStyle w:val="12"/>
        <w:tabs>
          <w:tab w:val="right" w:leader="dot" w:pos="8788"/>
        </w:tabs>
        <w:ind w:firstLine="0" w:firstLineChars="0"/>
        <w:rPr>
          <w:del w:id="1368" w:author="刘宁" w:date="2017-06-06T23:45:00Z"/>
          <w:rFonts w:cs="Times New Roman"/>
          <w:rPrChange w:id="1369" w:author="China" w:date="2017-06-06T20:51:00Z">
            <w:rPr>
              <w:del w:id="1370" w:author="刘宁" w:date="2017-06-06T23:45:00Z"/>
            </w:rPr>
          </w:rPrChange>
        </w:rPr>
      </w:pPr>
      <w:del w:id="1371" w:author="刘宁" w:date="2017-06-06T23:45:00Z">
        <w:r>
          <w:rPr>
            <w:rFonts w:eastAsia="宋体" w:cs="Times New Roman"/>
            <w:rPrChange w:id="1372" w:author="刘宁" w:date="2017-06-06T23:46:00Z">
              <w:rPr>
                <w:rFonts w:cs="Times New Roman" w:eastAsiaTheme="majorEastAsia"/>
              </w:rPr>
            </w:rPrChange>
          </w:rPr>
          <w:delText xml:space="preserve">3 </w:delText>
        </w:r>
      </w:del>
      <w:del w:id="1373" w:author="刘宁" w:date="2017-06-06T23:45:00Z">
        <w:r>
          <w:rPr>
            <w:rFonts w:hint="eastAsia" w:ascii="Times New Roman" w:hAnsi="Times New Roman" w:eastAsia="宋体" w:cs="Times New Roman"/>
            <w:rPrChange w:id="1374" w:author="刘宁" w:date="2017-06-06T23:46:00Z">
              <w:rPr>
                <w:rFonts w:hint="eastAsia" w:asciiTheme="majorEastAsia" w:hAnsiTheme="majorEastAsia" w:eastAsiaTheme="majorEastAsia" w:cstheme="majorEastAsia"/>
              </w:rPr>
            </w:rPrChange>
          </w:rPr>
          <w:delText>带通滤波器设计方案</w:delText>
        </w:r>
      </w:del>
      <w:del w:id="1375" w:author="刘宁" w:date="2017-06-06T23:45:00Z">
        <w:r>
          <w:rPr>
            <w:rFonts w:cs="Times New Roman"/>
          </w:rPr>
          <w:tab/>
        </w:r>
      </w:del>
      <w:del w:id="1376" w:author="刘宁" w:date="2017-06-06T23:45:00Z">
        <w:r>
          <w:rPr>
            <w:rFonts w:cs="Times New Roman"/>
          </w:rPr>
          <w:delText>12</w:delText>
        </w:r>
      </w:del>
    </w:p>
    <w:p>
      <w:pPr>
        <w:pStyle w:val="13"/>
        <w:tabs>
          <w:tab w:val="right" w:leader="dot" w:pos="8788"/>
        </w:tabs>
        <w:ind w:left="480" w:firstLine="0" w:firstLineChars="0"/>
        <w:rPr>
          <w:del w:id="1377" w:author="刘宁" w:date="2017-06-06T23:45:00Z"/>
          <w:rFonts w:cs="Times New Roman"/>
          <w:rPrChange w:id="1378" w:author="China" w:date="2017-06-06T20:51:00Z">
            <w:rPr>
              <w:del w:id="1379" w:author="刘宁" w:date="2017-06-06T23:45:00Z"/>
            </w:rPr>
          </w:rPrChange>
        </w:rPr>
      </w:pPr>
      <w:del w:id="1380" w:author="刘宁" w:date="2017-06-06T23:45:00Z">
        <w:r>
          <w:rPr>
            <w:rFonts w:eastAsia="宋体" w:cs="Times New Roman"/>
            <w:rPrChange w:id="1381" w:author="刘宁" w:date="2017-06-06T23:46:00Z">
              <w:rPr>
                <w:rFonts w:cs="Times New Roman" w:eastAsiaTheme="majorEastAsia"/>
              </w:rPr>
            </w:rPrChange>
          </w:rPr>
          <w:delText xml:space="preserve">3.1 </w:delText>
        </w:r>
      </w:del>
      <w:del w:id="1382" w:author="刘宁" w:date="2017-06-06T23:45:00Z">
        <w:r>
          <w:rPr>
            <w:rFonts w:hint="eastAsia" w:ascii="Times New Roman" w:hAnsi="Times New Roman" w:eastAsia="宋体" w:cs="Times New Roman"/>
            <w:rPrChange w:id="1383" w:author="刘宁" w:date="2017-06-06T23:46:00Z">
              <w:rPr>
                <w:rFonts w:hint="eastAsia" w:asciiTheme="majorEastAsia" w:hAnsiTheme="majorEastAsia" w:eastAsiaTheme="majorEastAsia" w:cstheme="majorEastAsia"/>
              </w:rPr>
            </w:rPrChange>
          </w:rPr>
          <w:delText>带通滤波器设计路线</w:delText>
        </w:r>
      </w:del>
      <w:del w:id="1384" w:author="刘宁" w:date="2017-06-06T23:45:00Z">
        <w:r>
          <w:rPr>
            <w:rFonts w:cs="Times New Roman"/>
          </w:rPr>
          <w:tab/>
        </w:r>
      </w:del>
      <w:del w:id="1385" w:author="刘宁" w:date="2017-06-06T23:45:00Z">
        <w:r>
          <w:rPr>
            <w:rFonts w:cs="Times New Roman"/>
          </w:rPr>
          <w:delText>12</w:delText>
        </w:r>
      </w:del>
    </w:p>
    <w:p>
      <w:pPr>
        <w:pStyle w:val="13"/>
        <w:tabs>
          <w:tab w:val="right" w:leader="dot" w:pos="8788"/>
        </w:tabs>
        <w:ind w:left="480" w:firstLine="0" w:firstLineChars="0"/>
        <w:rPr>
          <w:del w:id="1386" w:author="刘宁" w:date="2017-06-06T23:45:00Z"/>
          <w:rFonts w:cs="Times New Roman"/>
          <w:rPrChange w:id="1387" w:author="China" w:date="2017-06-06T20:51:00Z">
            <w:rPr>
              <w:del w:id="1388" w:author="刘宁" w:date="2017-06-06T23:45:00Z"/>
            </w:rPr>
          </w:rPrChange>
        </w:rPr>
      </w:pPr>
      <w:del w:id="1389" w:author="刘宁" w:date="2017-06-06T23:45:00Z">
        <w:r>
          <w:rPr>
            <w:rFonts w:eastAsia="宋体" w:cs="Times New Roman"/>
            <w:rPrChange w:id="1390" w:author="刘宁" w:date="2017-06-06T23:46:00Z">
              <w:rPr>
                <w:rFonts w:cs="Times New Roman" w:eastAsiaTheme="majorEastAsia"/>
              </w:rPr>
            </w:rPrChange>
          </w:rPr>
          <w:delText xml:space="preserve">3.2 </w:delText>
        </w:r>
      </w:del>
      <w:del w:id="1391" w:author="刘宁" w:date="2017-06-06T23:45:00Z">
        <w:r>
          <w:rPr>
            <w:rFonts w:hint="eastAsia" w:ascii="Times New Roman" w:hAnsi="Times New Roman" w:eastAsia="宋体" w:cs="Times New Roman"/>
            <w:rPrChange w:id="1392" w:author="刘宁" w:date="2017-06-06T23:46:00Z">
              <w:rPr>
                <w:rFonts w:hint="eastAsia" w:asciiTheme="majorEastAsia" w:hAnsiTheme="majorEastAsia" w:eastAsiaTheme="majorEastAsia" w:cstheme="majorEastAsia"/>
              </w:rPr>
            </w:rPrChange>
          </w:rPr>
          <w:delText>数字带通滤波器设计方法</w:delText>
        </w:r>
      </w:del>
      <w:del w:id="1393" w:author="刘宁" w:date="2017-06-06T23:45:00Z">
        <w:r>
          <w:rPr>
            <w:rFonts w:cs="Times New Roman"/>
          </w:rPr>
          <w:tab/>
        </w:r>
      </w:del>
      <w:del w:id="1394" w:author="刘宁" w:date="2017-06-06T23:45:00Z">
        <w:r>
          <w:rPr>
            <w:rFonts w:cs="Times New Roman"/>
          </w:rPr>
          <w:delText>13</w:delText>
        </w:r>
      </w:del>
    </w:p>
    <w:p>
      <w:pPr>
        <w:pStyle w:val="8"/>
        <w:tabs>
          <w:tab w:val="right" w:leader="dot" w:pos="8788"/>
        </w:tabs>
        <w:ind w:left="960" w:firstLine="0" w:firstLineChars="0"/>
        <w:rPr>
          <w:del w:id="1395" w:author="刘宁" w:date="2017-06-06T23:45:00Z"/>
          <w:rFonts w:cs="Times New Roman"/>
          <w:rPrChange w:id="1396" w:author="China" w:date="2017-06-06T20:51:00Z">
            <w:rPr>
              <w:del w:id="1397" w:author="刘宁" w:date="2017-06-06T23:45:00Z"/>
            </w:rPr>
          </w:rPrChange>
        </w:rPr>
      </w:pPr>
      <w:del w:id="1398" w:author="刘宁" w:date="2017-06-06T23:45:00Z">
        <w:r>
          <w:rPr>
            <w:rFonts w:eastAsia="宋体" w:cs="Times New Roman"/>
            <w:rPrChange w:id="1399" w:author="刘宁" w:date="2017-06-06T23:46:00Z">
              <w:rPr>
                <w:rFonts w:cs="Times New Roman" w:eastAsiaTheme="majorEastAsia"/>
              </w:rPr>
            </w:rPrChange>
          </w:rPr>
          <w:delText xml:space="preserve">3.2.1 </w:delText>
        </w:r>
      </w:del>
      <w:del w:id="1400" w:author="刘宁" w:date="2017-06-06T23:45:00Z">
        <w:r>
          <w:rPr>
            <w:rFonts w:hint="eastAsia" w:ascii="Times New Roman" w:hAnsi="Times New Roman" w:eastAsia="宋体" w:cs="Times New Roman"/>
            <w:rPrChange w:id="1401" w:author="刘宁" w:date="2017-06-06T23:46:00Z">
              <w:rPr>
                <w:rFonts w:hint="eastAsia" w:asciiTheme="majorEastAsia" w:hAnsiTheme="majorEastAsia" w:eastAsiaTheme="majorEastAsia" w:cstheme="majorEastAsia"/>
              </w:rPr>
            </w:rPrChange>
          </w:rPr>
          <w:delText>窗函数法</w:delText>
        </w:r>
      </w:del>
      <w:del w:id="1402" w:author="刘宁" w:date="2017-06-06T23:45:00Z">
        <w:r>
          <w:rPr>
            <w:rFonts w:cs="Times New Roman"/>
          </w:rPr>
          <w:tab/>
        </w:r>
      </w:del>
      <w:del w:id="1403" w:author="刘宁" w:date="2017-06-06T23:45:00Z">
        <w:r>
          <w:rPr>
            <w:rFonts w:cs="Times New Roman"/>
          </w:rPr>
          <w:delText>14</w:delText>
        </w:r>
      </w:del>
    </w:p>
    <w:p>
      <w:pPr>
        <w:pStyle w:val="8"/>
        <w:tabs>
          <w:tab w:val="right" w:leader="dot" w:pos="8788"/>
        </w:tabs>
        <w:ind w:left="960" w:firstLine="0" w:firstLineChars="0"/>
        <w:rPr>
          <w:del w:id="1404" w:author="刘宁" w:date="2017-06-06T23:45:00Z"/>
          <w:rFonts w:cs="Times New Roman"/>
          <w:rPrChange w:id="1405" w:author="China" w:date="2017-06-06T20:51:00Z">
            <w:rPr>
              <w:del w:id="1406" w:author="刘宁" w:date="2017-06-06T23:45:00Z"/>
            </w:rPr>
          </w:rPrChange>
        </w:rPr>
      </w:pPr>
      <w:del w:id="1407" w:author="刘宁" w:date="2017-06-06T23:45:00Z">
        <w:r>
          <w:rPr>
            <w:rFonts w:cs="Times New Roman"/>
          </w:rPr>
          <w:delText xml:space="preserve">3.2.2 </w:delText>
        </w:r>
      </w:del>
      <w:del w:id="1408" w:author="刘宁" w:date="2017-06-06T23:45:00Z">
        <w:r>
          <w:rPr>
            <w:rFonts w:hint="eastAsia" w:cs="Times New Roman"/>
          </w:rPr>
          <w:delText>频率样本采样法</w:delText>
        </w:r>
      </w:del>
      <w:del w:id="1409" w:author="刘宁" w:date="2017-06-06T23:45:00Z">
        <w:r>
          <w:rPr>
            <w:rFonts w:cs="Times New Roman"/>
            <w:rPrChange w:id="1410" w:author="China" w:date="2017-06-06T20:51:00Z">
              <w:rPr/>
            </w:rPrChange>
          </w:rPr>
          <w:tab/>
        </w:r>
      </w:del>
      <w:del w:id="1411" w:author="刘宁" w:date="2017-06-06T23:45:00Z">
        <w:r>
          <w:rPr>
            <w:rFonts w:cs="Times New Roman"/>
            <w:rPrChange w:id="1412" w:author="China" w:date="2017-06-06T20:51:00Z">
              <w:rPr/>
            </w:rPrChange>
          </w:rPr>
          <w:delText>14</w:delText>
        </w:r>
      </w:del>
    </w:p>
    <w:p>
      <w:pPr>
        <w:pStyle w:val="12"/>
        <w:tabs>
          <w:tab w:val="right" w:leader="dot" w:pos="8788"/>
        </w:tabs>
        <w:ind w:firstLine="0" w:firstLineChars="0"/>
        <w:rPr>
          <w:del w:id="1413" w:author="刘宁" w:date="2017-06-06T23:45:00Z"/>
          <w:rFonts w:cs="Times New Roman"/>
          <w:rPrChange w:id="1414" w:author="China" w:date="2017-06-06T20:51:00Z">
            <w:rPr>
              <w:del w:id="1415" w:author="刘宁" w:date="2017-06-06T23:45:00Z"/>
            </w:rPr>
          </w:rPrChange>
        </w:rPr>
      </w:pPr>
      <w:del w:id="1416" w:author="刘宁" w:date="2017-06-06T23:45:00Z">
        <w:r>
          <w:rPr>
            <w:rFonts w:eastAsia="宋体" w:cs="Times New Roman"/>
            <w:rPrChange w:id="1417" w:author="刘宁" w:date="2017-06-06T23:46:00Z">
              <w:rPr>
                <w:rFonts w:cs="Times New Roman" w:eastAsiaTheme="majorEastAsia"/>
              </w:rPr>
            </w:rPrChange>
          </w:rPr>
          <w:delText xml:space="preserve">4 </w:delText>
        </w:r>
      </w:del>
      <w:del w:id="1418" w:author="刘宁" w:date="2017-06-06T23:45:00Z">
        <w:r>
          <w:rPr>
            <w:rFonts w:hint="eastAsia" w:ascii="Times New Roman" w:hAnsi="Times New Roman" w:eastAsia="宋体" w:cs="Times New Roman"/>
            <w:rPrChange w:id="1419" w:author="刘宁" w:date="2017-06-06T23:46:00Z">
              <w:rPr>
                <w:rFonts w:hint="eastAsia" w:asciiTheme="majorEastAsia" w:hAnsiTheme="majorEastAsia" w:eastAsiaTheme="majorEastAsia" w:cstheme="majorEastAsia"/>
              </w:rPr>
            </w:rPrChange>
          </w:rPr>
          <w:delText>数据处理与滤波平台的实现</w:delText>
        </w:r>
      </w:del>
      <w:del w:id="1420" w:author="刘宁" w:date="2017-06-06T23:45:00Z">
        <w:r>
          <w:rPr>
            <w:rFonts w:cs="Times New Roman"/>
          </w:rPr>
          <w:tab/>
        </w:r>
      </w:del>
      <w:del w:id="1421" w:author="刘宁" w:date="2017-06-06T23:45:00Z">
        <w:r>
          <w:rPr>
            <w:rFonts w:cs="Times New Roman"/>
          </w:rPr>
          <w:delText>16</w:delText>
        </w:r>
      </w:del>
    </w:p>
    <w:p>
      <w:pPr>
        <w:pStyle w:val="13"/>
        <w:tabs>
          <w:tab w:val="right" w:leader="dot" w:pos="8788"/>
        </w:tabs>
        <w:ind w:left="480" w:firstLine="0" w:firstLineChars="0"/>
        <w:rPr>
          <w:del w:id="1422" w:author="刘宁" w:date="2017-06-06T23:45:00Z"/>
          <w:rFonts w:cs="Times New Roman"/>
          <w:rPrChange w:id="1423" w:author="China" w:date="2017-06-06T20:51:00Z">
            <w:rPr>
              <w:del w:id="1424" w:author="刘宁" w:date="2017-06-06T23:45:00Z"/>
            </w:rPr>
          </w:rPrChange>
        </w:rPr>
      </w:pPr>
      <w:del w:id="1425" w:author="刘宁" w:date="2017-06-06T23:45:00Z">
        <w:r>
          <w:rPr>
            <w:rFonts w:eastAsia="宋体" w:cs="Times New Roman"/>
            <w:rPrChange w:id="1426" w:author="刘宁" w:date="2017-06-06T23:46:00Z">
              <w:rPr>
                <w:rFonts w:cs="Times New Roman" w:eastAsiaTheme="majorEastAsia"/>
              </w:rPr>
            </w:rPrChange>
          </w:rPr>
          <w:delText xml:space="preserve">4.1 </w:delText>
        </w:r>
      </w:del>
      <w:del w:id="1427" w:author="刘宁" w:date="2017-06-06T23:45:00Z">
        <w:r>
          <w:rPr>
            <w:rFonts w:hint="eastAsia" w:ascii="Times New Roman" w:hAnsi="Times New Roman" w:eastAsia="宋体" w:cs="Times New Roman"/>
            <w:rPrChange w:id="1428" w:author="刘宁" w:date="2017-06-06T23:46:00Z">
              <w:rPr>
                <w:rFonts w:hint="eastAsia" w:asciiTheme="majorEastAsia" w:hAnsiTheme="majorEastAsia" w:eastAsiaTheme="majorEastAsia" w:cstheme="majorEastAsia"/>
              </w:rPr>
            </w:rPrChange>
          </w:rPr>
          <w:delText>现场数据分析</w:delText>
        </w:r>
      </w:del>
      <w:del w:id="1429" w:author="刘宁" w:date="2017-06-06T23:45:00Z">
        <w:r>
          <w:rPr>
            <w:rFonts w:cs="Times New Roman"/>
          </w:rPr>
          <w:tab/>
        </w:r>
      </w:del>
      <w:del w:id="1430" w:author="刘宁" w:date="2017-06-06T23:45:00Z">
        <w:r>
          <w:rPr>
            <w:rFonts w:cs="Times New Roman"/>
          </w:rPr>
          <w:delText>16</w:delText>
        </w:r>
      </w:del>
    </w:p>
    <w:p>
      <w:pPr>
        <w:pStyle w:val="13"/>
        <w:tabs>
          <w:tab w:val="right" w:leader="dot" w:pos="8788"/>
        </w:tabs>
        <w:ind w:left="480" w:firstLine="0" w:firstLineChars="0"/>
        <w:rPr>
          <w:del w:id="1431" w:author="刘宁" w:date="2017-06-06T23:45:00Z"/>
          <w:rFonts w:cs="Times New Roman"/>
          <w:rPrChange w:id="1432" w:author="China" w:date="2017-06-06T20:51:00Z">
            <w:rPr>
              <w:del w:id="1433" w:author="刘宁" w:date="2017-06-06T23:45:00Z"/>
            </w:rPr>
          </w:rPrChange>
        </w:rPr>
      </w:pPr>
      <w:del w:id="1434" w:author="刘宁" w:date="2017-06-06T23:45:00Z">
        <w:r>
          <w:rPr>
            <w:rFonts w:eastAsia="宋体" w:cs="Times New Roman"/>
            <w:rPrChange w:id="1435" w:author="刘宁" w:date="2017-06-06T23:46:00Z">
              <w:rPr>
                <w:rFonts w:cs="Times New Roman" w:eastAsiaTheme="majorEastAsia"/>
              </w:rPr>
            </w:rPrChange>
          </w:rPr>
          <w:delText xml:space="preserve">4.2 </w:delText>
        </w:r>
      </w:del>
      <w:del w:id="1436" w:author="刘宁" w:date="2017-06-06T23:45:00Z">
        <w:r>
          <w:rPr>
            <w:rFonts w:hint="eastAsia" w:ascii="Times New Roman" w:hAnsi="Times New Roman" w:eastAsia="宋体" w:cs="Times New Roman"/>
            <w:rPrChange w:id="1437" w:author="刘宁" w:date="2017-06-06T23:46:00Z">
              <w:rPr>
                <w:rFonts w:hint="eastAsia" w:asciiTheme="majorEastAsia" w:hAnsiTheme="majorEastAsia" w:eastAsiaTheme="majorEastAsia" w:cstheme="majorEastAsia"/>
              </w:rPr>
            </w:rPrChange>
          </w:rPr>
          <w:delText>滤波器及界面的实现</w:delText>
        </w:r>
      </w:del>
      <w:del w:id="1438" w:author="刘宁" w:date="2017-06-06T23:45:00Z">
        <w:r>
          <w:rPr>
            <w:rFonts w:cs="Times New Roman"/>
          </w:rPr>
          <w:tab/>
        </w:r>
      </w:del>
      <w:del w:id="1439" w:author="刘宁" w:date="2017-06-06T23:45:00Z">
        <w:r>
          <w:rPr>
            <w:rFonts w:cs="Times New Roman"/>
          </w:rPr>
          <w:delText>21</w:delText>
        </w:r>
      </w:del>
    </w:p>
    <w:p>
      <w:pPr>
        <w:pStyle w:val="8"/>
        <w:tabs>
          <w:tab w:val="right" w:leader="dot" w:pos="8788"/>
        </w:tabs>
        <w:ind w:left="960" w:firstLine="0" w:firstLineChars="0"/>
        <w:rPr>
          <w:del w:id="1440" w:author="刘宁" w:date="2017-06-06T23:45:00Z"/>
          <w:rFonts w:cs="Times New Roman"/>
          <w:rPrChange w:id="1441" w:author="China" w:date="2017-06-06T20:51:00Z">
            <w:rPr>
              <w:del w:id="1442" w:author="刘宁" w:date="2017-06-06T23:45:00Z"/>
            </w:rPr>
          </w:rPrChange>
        </w:rPr>
      </w:pPr>
      <w:del w:id="1443" w:author="刘宁" w:date="2017-06-06T23:45:00Z">
        <w:r>
          <w:rPr>
            <w:rFonts w:eastAsia="宋体" w:cs="Times New Roman"/>
            <w:rPrChange w:id="1444" w:author="刘宁" w:date="2017-06-06T23:46:00Z">
              <w:rPr>
                <w:rFonts w:cs="Times New Roman" w:eastAsiaTheme="majorEastAsia"/>
              </w:rPr>
            </w:rPrChange>
          </w:rPr>
          <w:delText>4.2.1 Hanming</w:delText>
        </w:r>
      </w:del>
      <w:del w:id="1445" w:author="刘宁" w:date="2017-06-06T23:45:00Z">
        <w:r>
          <w:rPr>
            <w:rFonts w:hint="eastAsia" w:ascii="Times New Roman" w:hAnsi="Times New Roman" w:eastAsia="宋体" w:cs="Times New Roman"/>
            <w:rPrChange w:id="1446" w:author="刘宁" w:date="2017-06-06T23:46:00Z">
              <w:rPr>
                <w:rFonts w:hint="eastAsia" w:asciiTheme="majorEastAsia" w:hAnsiTheme="majorEastAsia" w:eastAsiaTheme="majorEastAsia" w:cstheme="majorEastAsia"/>
              </w:rPr>
            </w:rPrChange>
          </w:rPr>
          <w:delText>滤波实现</w:delText>
        </w:r>
      </w:del>
      <w:del w:id="1447" w:author="刘宁" w:date="2017-06-06T23:45:00Z">
        <w:r>
          <w:rPr>
            <w:rFonts w:cs="Times New Roman"/>
          </w:rPr>
          <w:tab/>
        </w:r>
      </w:del>
      <w:del w:id="1448" w:author="刘宁" w:date="2017-06-06T23:45:00Z">
        <w:r>
          <w:rPr>
            <w:rFonts w:cs="Times New Roman"/>
          </w:rPr>
          <w:delText>21</w:delText>
        </w:r>
      </w:del>
    </w:p>
    <w:p>
      <w:pPr>
        <w:pStyle w:val="8"/>
        <w:tabs>
          <w:tab w:val="right" w:leader="dot" w:pos="8788"/>
        </w:tabs>
        <w:ind w:left="960" w:firstLine="0" w:firstLineChars="0"/>
        <w:rPr>
          <w:del w:id="1449" w:author="刘宁" w:date="2017-06-06T23:45:00Z"/>
          <w:rFonts w:cs="Times New Roman"/>
          <w:rPrChange w:id="1450" w:author="China" w:date="2017-06-06T20:51:00Z">
            <w:rPr>
              <w:del w:id="1451" w:author="刘宁" w:date="2017-06-06T23:45:00Z"/>
            </w:rPr>
          </w:rPrChange>
        </w:rPr>
      </w:pPr>
      <w:del w:id="1452" w:author="刘宁" w:date="2017-06-06T23:45:00Z">
        <w:r>
          <w:rPr>
            <w:rFonts w:eastAsia="宋体" w:cs="Times New Roman"/>
            <w:rPrChange w:id="1453" w:author="刘宁" w:date="2017-06-06T23:46:00Z">
              <w:rPr>
                <w:rFonts w:cs="Times New Roman" w:eastAsiaTheme="majorEastAsia"/>
              </w:rPr>
            </w:rPrChange>
          </w:rPr>
          <w:delText xml:space="preserve">4.2.2 </w:delText>
        </w:r>
      </w:del>
      <w:del w:id="1454" w:author="刘宁" w:date="2017-06-06T23:45:00Z">
        <w:r>
          <w:rPr>
            <w:rFonts w:hint="eastAsia" w:ascii="Times New Roman" w:hAnsi="Times New Roman" w:cs="Times New Roman"/>
            <w:rPrChange w:id="1455" w:author="China" w:date="2017-06-06T20:51:00Z">
              <w:rPr>
                <w:rFonts w:hint="eastAsia" w:ascii="宋体" w:hAnsi="宋体" w:cs="宋体"/>
              </w:rPr>
            </w:rPrChange>
          </w:rPr>
          <w:delText>优化滤波实现</w:delText>
        </w:r>
      </w:del>
      <w:del w:id="1456" w:author="刘宁" w:date="2017-06-06T23:45:00Z">
        <w:r>
          <w:rPr>
            <w:rFonts w:cs="Times New Roman"/>
          </w:rPr>
          <w:tab/>
        </w:r>
      </w:del>
      <w:del w:id="1457" w:author="刘宁" w:date="2017-06-06T23:45:00Z">
        <w:r>
          <w:rPr>
            <w:rFonts w:cs="Times New Roman"/>
          </w:rPr>
          <w:delText>24</w:delText>
        </w:r>
      </w:del>
    </w:p>
    <w:p>
      <w:pPr>
        <w:pStyle w:val="13"/>
        <w:tabs>
          <w:tab w:val="right" w:leader="dot" w:pos="8788"/>
        </w:tabs>
        <w:ind w:left="480" w:firstLine="0" w:firstLineChars="0"/>
        <w:rPr>
          <w:del w:id="1458" w:author="刘宁" w:date="2017-06-06T23:45:00Z"/>
          <w:rFonts w:cs="Times New Roman"/>
          <w:rPrChange w:id="1459" w:author="China" w:date="2017-06-06T20:51:00Z">
            <w:rPr>
              <w:del w:id="1460" w:author="刘宁" w:date="2017-06-06T23:45:00Z"/>
            </w:rPr>
          </w:rPrChange>
        </w:rPr>
      </w:pPr>
      <w:del w:id="1461" w:author="刘宁" w:date="2017-06-06T23:45:00Z">
        <w:r>
          <w:rPr>
            <w:rFonts w:cs="Times New Roman"/>
          </w:rPr>
          <w:delText xml:space="preserve">4.3 </w:delText>
        </w:r>
      </w:del>
      <w:del w:id="1462" w:author="刘宁" w:date="2017-06-06T23:45:00Z">
        <w:r>
          <w:rPr>
            <w:rFonts w:hint="eastAsia" w:cs="Times New Roman"/>
          </w:rPr>
          <w:delText>界面设计与结果分析</w:delText>
        </w:r>
      </w:del>
      <w:del w:id="1463" w:author="刘宁" w:date="2017-06-06T23:45:00Z">
        <w:r>
          <w:rPr>
            <w:rFonts w:cs="Times New Roman"/>
            <w:rPrChange w:id="1464" w:author="China" w:date="2017-06-06T20:51:00Z">
              <w:rPr/>
            </w:rPrChange>
          </w:rPr>
          <w:tab/>
        </w:r>
      </w:del>
      <w:del w:id="1465" w:author="刘宁" w:date="2017-06-06T23:45:00Z">
        <w:r>
          <w:rPr>
            <w:rFonts w:cs="Times New Roman"/>
            <w:rPrChange w:id="1466" w:author="China" w:date="2017-06-06T20:51:00Z">
              <w:rPr/>
            </w:rPrChange>
          </w:rPr>
          <w:delText>26</w:delText>
        </w:r>
      </w:del>
    </w:p>
    <w:p>
      <w:pPr>
        <w:pStyle w:val="8"/>
        <w:tabs>
          <w:tab w:val="right" w:leader="dot" w:pos="8788"/>
        </w:tabs>
        <w:ind w:left="960" w:firstLine="0" w:firstLineChars="0"/>
        <w:rPr>
          <w:del w:id="1467" w:author="刘宁" w:date="2017-06-06T23:45:00Z"/>
          <w:rFonts w:cs="Times New Roman"/>
          <w:rPrChange w:id="1468" w:author="China" w:date="2017-06-06T20:51:00Z">
            <w:rPr>
              <w:del w:id="1469" w:author="刘宁" w:date="2017-06-06T23:45:00Z"/>
            </w:rPr>
          </w:rPrChange>
        </w:rPr>
      </w:pPr>
      <w:del w:id="1470" w:author="刘宁" w:date="2017-06-06T23:45:00Z">
        <w:r>
          <w:rPr>
            <w:rFonts w:cs="Times New Roman"/>
          </w:rPr>
          <w:delText xml:space="preserve">4.3.1 </w:delText>
        </w:r>
      </w:del>
      <w:del w:id="1471" w:author="刘宁" w:date="2017-06-06T23:45:00Z">
        <w:r>
          <w:rPr>
            <w:rFonts w:hint="eastAsia" w:cs="Times New Roman"/>
          </w:rPr>
          <w:delText>界面显示效果</w:delText>
        </w:r>
      </w:del>
      <w:del w:id="1472" w:author="刘宁" w:date="2017-06-06T23:45:00Z">
        <w:r>
          <w:rPr>
            <w:rFonts w:cs="Times New Roman"/>
            <w:rPrChange w:id="1473" w:author="China" w:date="2017-06-06T20:51:00Z">
              <w:rPr/>
            </w:rPrChange>
          </w:rPr>
          <w:tab/>
        </w:r>
      </w:del>
      <w:del w:id="1474" w:author="刘宁" w:date="2017-06-06T23:45:00Z">
        <w:r>
          <w:rPr>
            <w:rFonts w:cs="Times New Roman"/>
            <w:rPrChange w:id="1475" w:author="China" w:date="2017-06-06T20:51:00Z">
              <w:rPr/>
            </w:rPrChange>
          </w:rPr>
          <w:delText>26</w:delText>
        </w:r>
      </w:del>
    </w:p>
    <w:p>
      <w:pPr>
        <w:pStyle w:val="8"/>
        <w:tabs>
          <w:tab w:val="right" w:leader="dot" w:pos="8788"/>
        </w:tabs>
        <w:ind w:left="960" w:firstLine="0" w:firstLineChars="0"/>
        <w:rPr>
          <w:del w:id="1476" w:author="刘宁" w:date="2017-06-06T23:45:00Z"/>
          <w:rFonts w:cs="Times New Roman"/>
          <w:rPrChange w:id="1477" w:author="China" w:date="2017-06-06T20:51:00Z">
            <w:rPr>
              <w:del w:id="1478" w:author="刘宁" w:date="2017-06-06T23:45:00Z"/>
            </w:rPr>
          </w:rPrChange>
        </w:rPr>
      </w:pPr>
      <w:del w:id="1479" w:author="刘宁" w:date="2017-06-06T23:45:00Z">
        <w:r>
          <w:rPr>
            <w:rFonts w:cs="Times New Roman"/>
            <w:rPrChange w:id="1480" w:author="China" w:date="2017-06-06T20:51:00Z">
              <w:rPr/>
            </w:rPrChange>
          </w:rPr>
          <w:delText xml:space="preserve">4.3.2 </w:delText>
        </w:r>
      </w:del>
      <w:del w:id="1481" w:author="刘宁" w:date="2017-06-06T23:45:00Z">
        <w:r>
          <w:rPr>
            <w:rFonts w:hint="eastAsia" w:cs="Times New Roman"/>
            <w:rPrChange w:id="1482" w:author="China" w:date="2017-06-06T20:51:00Z">
              <w:rPr>
                <w:rFonts w:hint="eastAsia"/>
              </w:rPr>
            </w:rPrChange>
          </w:rPr>
          <w:delText>结果分析</w:delText>
        </w:r>
      </w:del>
      <w:del w:id="1483" w:author="刘宁" w:date="2017-06-06T23:45:00Z">
        <w:r>
          <w:rPr>
            <w:rFonts w:cs="Times New Roman"/>
            <w:rPrChange w:id="1484" w:author="China" w:date="2017-06-06T20:51:00Z">
              <w:rPr/>
            </w:rPrChange>
          </w:rPr>
          <w:tab/>
        </w:r>
      </w:del>
      <w:del w:id="1485" w:author="刘宁" w:date="2017-06-06T23:45:00Z">
        <w:r>
          <w:rPr>
            <w:rFonts w:cs="Times New Roman"/>
            <w:rPrChange w:id="1486" w:author="China" w:date="2017-06-06T20:51:00Z">
              <w:rPr/>
            </w:rPrChange>
          </w:rPr>
          <w:delText>30</w:delText>
        </w:r>
      </w:del>
    </w:p>
    <w:p>
      <w:pPr>
        <w:pStyle w:val="12"/>
        <w:tabs>
          <w:tab w:val="right" w:leader="dot" w:pos="8788"/>
        </w:tabs>
        <w:ind w:firstLine="0" w:firstLineChars="0"/>
        <w:rPr>
          <w:del w:id="1487" w:author="刘宁" w:date="2017-06-06T23:45:00Z"/>
          <w:rFonts w:cs="Times New Roman"/>
          <w:rPrChange w:id="1488" w:author="China" w:date="2017-06-06T20:51:00Z">
            <w:rPr>
              <w:del w:id="1489" w:author="刘宁" w:date="2017-06-06T23:45:00Z"/>
            </w:rPr>
          </w:rPrChange>
        </w:rPr>
      </w:pPr>
      <w:del w:id="1490" w:author="刘宁" w:date="2017-06-06T23:45:00Z">
        <w:r>
          <w:rPr>
            <w:rFonts w:eastAsia="宋体" w:cs="Times New Roman"/>
            <w:rPrChange w:id="1491" w:author="刘宁" w:date="2017-06-06T23:46:00Z">
              <w:rPr>
                <w:rFonts w:cs="Times New Roman" w:eastAsiaTheme="majorEastAsia"/>
              </w:rPr>
            </w:rPrChange>
          </w:rPr>
          <w:delText xml:space="preserve">5 </w:delText>
        </w:r>
      </w:del>
      <w:del w:id="1492" w:author="刘宁" w:date="2017-06-06T23:45:00Z">
        <w:r>
          <w:rPr>
            <w:rFonts w:hint="eastAsia" w:ascii="Times New Roman" w:hAnsi="Times New Roman" w:eastAsia="宋体" w:cs="Times New Roman"/>
            <w:rPrChange w:id="1493" w:author="刘宁" w:date="2017-06-06T23:46:00Z">
              <w:rPr>
                <w:rFonts w:hint="eastAsia" w:asciiTheme="majorEastAsia" w:hAnsiTheme="majorEastAsia" w:eastAsiaTheme="majorEastAsia" w:cstheme="majorEastAsia"/>
              </w:rPr>
            </w:rPrChange>
          </w:rPr>
          <w:delText>结论与展望</w:delText>
        </w:r>
      </w:del>
      <w:del w:id="1494" w:author="刘宁" w:date="2017-06-06T23:45:00Z">
        <w:r>
          <w:rPr>
            <w:rFonts w:cs="Times New Roman"/>
          </w:rPr>
          <w:tab/>
        </w:r>
      </w:del>
      <w:del w:id="1495" w:author="刘宁" w:date="2017-06-06T23:45:00Z">
        <w:r>
          <w:rPr>
            <w:rFonts w:cs="Times New Roman"/>
          </w:rPr>
          <w:delText>32</w:delText>
        </w:r>
      </w:del>
    </w:p>
    <w:p>
      <w:pPr>
        <w:pStyle w:val="13"/>
        <w:tabs>
          <w:tab w:val="right" w:leader="dot" w:pos="8788"/>
        </w:tabs>
        <w:ind w:left="480" w:firstLine="0" w:firstLineChars="0"/>
        <w:rPr>
          <w:del w:id="1496" w:author="刘宁" w:date="2017-06-06T23:45:00Z"/>
          <w:rFonts w:cs="Times New Roman"/>
          <w:rPrChange w:id="1497" w:author="China" w:date="2017-06-06T20:51:00Z">
            <w:rPr>
              <w:del w:id="1498" w:author="刘宁" w:date="2017-06-06T23:45:00Z"/>
            </w:rPr>
          </w:rPrChange>
        </w:rPr>
      </w:pPr>
      <w:del w:id="1499" w:author="刘宁" w:date="2017-06-06T23:45:00Z">
        <w:r>
          <w:rPr>
            <w:rFonts w:eastAsia="宋体" w:cs="Times New Roman"/>
            <w:rPrChange w:id="1500" w:author="刘宁" w:date="2017-06-06T23:46:00Z">
              <w:rPr>
                <w:rFonts w:cs="Times New Roman" w:eastAsiaTheme="majorEastAsia"/>
              </w:rPr>
            </w:rPrChange>
          </w:rPr>
          <w:delText xml:space="preserve">5.1 </w:delText>
        </w:r>
      </w:del>
      <w:del w:id="1501" w:author="刘宁" w:date="2017-06-06T23:45:00Z">
        <w:r>
          <w:rPr>
            <w:rFonts w:hint="eastAsia" w:ascii="Times New Roman" w:hAnsi="Times New Roman" w:eastAsia="宋体" w:cs="Times New Roman"/>
            <w:rPrChange w:id="1502" w:author="刘宁" w:date="2017-06-06T23:46:00Z">
              <w:rPr>
                <w:rFonts w:hint="eastAsia" w:asciiTheme="majorEastAsia" w:hAnsiTheme="majorEastAsia" w:eastAsiaTheme="majorEastAsia" w:cstheme="majorEastAsia"/>
              </w:rPr>
            </w:rPrChange>
          </w:rPr>
          <w:delText>结论</w:delText>
        </w:r>
      </w:del>
      <w:del w:id="1503" w:author="刘宁" w:date="2017-06-06T23:45:00Z">
        <w:r>
          <w:rPr>
            <w:rFonts w:cs="Times New Roman"/>
          </w:rPr>
          <w:tab/>
        </w:r>
      </w:del>
      <w:del w:id="1504" w:author="刘宁" w:date="2017-06-06T23:45:00Z">
        <w:r>
          <w:rPr>
            <w:rFonts w:cs="Times New Roman"/>
          </w:rPr>
          <w:delText>32</w:delText>
        </w:r>
      </w:del>
    </w:p>
    <w:p>
      <w:pPr>
        <w:pStyle w:val="13"/>
        <w:tabs>
          <w:tab w:val="right" w:leader="dot" w:pos="8788"/>
        </w:tabs>
        <w:ind w:left="480" w:firstLine="0" w:firstLineChars="0"/>
        <w:rPr>
          <w:del w:id="1505" w:author="刘宁" w:date="2017-06-06T23:45:00Z"/>
          <w:rFonts w:cs="Times New Roman"/>
          <w:rPrChange w:id="1506" w:author="China" w:date="2017-06-06T20:51:00Z">
            <w:rPr>
              <w:del w:id="1507" w:author="刘宁" w:date="2017-06-06T23:45:00Z"/>
            </w:rPr>
          </w:rPrChange>
        </w:rPr>
      </w:pPr>
      <w:del w:id="1508" w:author="刘宁" w:date="2017-06-06T23:45:00Z">
        <w:r>
          <w:rPr>
            <w:rFonts w:cs="Times New Roman"/>
            <w:szCs w:val="30"/>
          </w:rPr>
          <w:delText xml:space="preserve">5.2 </w:delText>
        </w:r>
      </w:del>
      <w:del w:id="1509" w:author="刘宁" w:date="2017-06-06T23:45:00Z">
        <w:r>
          <w:rPr>
            <w:rFonts w:hint="eastAsia" w:cs="Times New Roman"/>
            <w:szCs w:val="30"/>
          </w:rPr>
          <w:delText>展望</w:delText>
        </w:r>
      </w:del>
      <w:del w:id="1510" w:author="刘宁" w:date="2017-06-06T23:45:00Z">
        <w:r>
          <w:rPr>
            <w:rFonts w:cs="Times New Roman"/>
            <w:rPrChange w:id="1511" w:author="China" w:date="2017-06-06T20:51:00Z">
              <w:rPr/>
            </w:rPrChange>
          </w:rPr>
          <w:tab/>
        </w:r>
      </w:del>
      <w:del w:id="1512" w:author="刘宁" w:date="2017-06-06T23:45:00Z">
        <w:r>
          <w:rPr>
            <w:rFonts w:cs="Times New Roman"/>
            <w:rPrChange w:id="1513" w:author="China" w:date="2017-06-06T20:51:00Z">
              <w:rPr/>
            </w:rPrChange>
          </w:rPr>
          <w:delText>32</w:delText>
        </w:r>
      </w:del>
    </w:p>
    <w:p>
      <w:pPr>
        <w:pStyle w:val="12"/>
        <w:tabs>
          <w:tab w:val="right" w:leader="dot" w:pos="8788"/>
        </w:tabs>
        <w:ind w:firstLine="0" w:firstLineChars="0"/>
        <w:rPr>
          <w:del w:id="1514" w:author="刘宁" w:date="2017-06-06T23:45:00Z"/>
          <w:rFonts w:cs="Times New Roman"/>
          <w:rPrChange w:id="1515" w:author="China" w:date="2017-06-06T20:51:00Z">
            <w:rPr>
              <w:del w:id="1516" w:author="刘宁" w:date="2017-06-06T23:45:00Z"/>
            </w:rPr>
          </w:rPrChange>
        </w:rPr>
      </w:pPr>
      <w:del w:id="1517" w:author="刘宁" w:date="2017-06-06T23:45:00Z">
        <w:r>
          <w:rPr>
            <w:rFonts w:hint="eastAsia" w:ascii="Times New Roman" w:hAnsi="Times New Roman" w:eastAsia="宋体" w:cs="Times New Roman"/>
            <w:rPrChange w:id="1518" w:author="刘宁" w:date="2017-06-06T23:46:00Z">
              <w:rPr>
                <w:rFonts w:hint="eastAsia" w:asciiTheme="majorEastAsia" w:hAnsiTheme="majorEastAsia" w:eastAsiaTheme="majorEastAsia" w:cstheme="majorEastAsia"/>
              </w:rPr>
            </w:rPrChange>
          </w:rPr>
          <w:delText>致谢</w:delText>
        </w:r>
      </w:del>
      <w:del w:id="1519" w:author="刘宁" w:date="2017-06-06T23:45:00Z">
        <w:r>
          <w:rPr>
            <w:rFonts w:cs="Times New Roman"/>
          </w:rPr>
          <w:tab/>
        </w:r>
      </w:del>
      <w:del w:id="1520" w:author="刘宁" w:date="2017-06-06T23:45:00Z">
        <w:r>
          <w:rPr>
            <w:rFonts w:cs="Times New Roman"/>
          </w:rPr>
          <w:delText>33</w:delText>
        </w:r>
      </w:del>
    </w:p>
    <w:p>
      <w:pPr>
        <w:pStyle w:val="12"/>
        <w:tabs>
          <w:tab w:val="right" w:leader="dot" w:pos="8788"/>
        </w:tabs>
        <w:ind w:firstLine="0" w:firstLineChars="0"/>
        <w:rPr>
          <w:del w:id="1521" w:author="刘宁" w:date="2017-06-06T23:45:00Z"/>
          <w:rFonts w:cs="Times New Roman"/>
          <w:rPrChange w:id="1522" w:author="China" w:date="2017-06-06T20:51:00Z">
            <w:rPr>
              <w:del w:id="1523" w:author="刘宁" w:date="2017-06-06T23:45:00Z"/>
            </w:rPr>
          </w:rPrChange>
        </w:rPr>
      </w:pPr>
      <w:del w:id="1524" w:author="刘宁" w:date="2017-06-06T23:45:00Z">
        <w:r>
          <w:rPr>
            <w:rFonts w:hint="eastAsia" w:ascii="Times New Roman" w:hAnsi="Times New Roman" w:eastAsia="宋体" w:cs="Times New Roman"/>
            <w:rPrChange w:id="1525" w:author="刘宁" w:date="2017-06-06T23:46:00Z">
              <w:rPr>
                <w:rFonts w:hint="eastAsia" w:asciiTheme="majorEastAsia" w:hAnsiTheme="majorEastAsia" w:eastAsiaTheme="majorEastAsia" w:cstheme="majorEastAsia"/>
              </w:rPr>
            </w:rPrChange>
          </w:rPr>
          <w:delText>参考文献</w:delText>
        </w:r>
      </w:del>
      <w:del w:id="1526" w:author="刘宁" w:date="2017-06-06T23:45:00Z">
        <w:r>
          <w:rPr>
            <w:rFonts w:cs="Times New Roman"/>
          </w:rPr>
          <w:tab/>
        </w:r>
      </w:del>
      <w:del w:id="1527" w:author="刘宁" w:date="2017-06-06T23:45:00Z">
        <w:r>
          <w:rPr>
            <w:rFonts w:cs="Times New Roman"/>
          </w:rPr>
          <w:delText>34</w:delText>
        </w:r>
      </w:del>
    </w:p>
    <w:p>
      <w:pPr>
        <w:pStyle w:val="12"/>
        <w:tabs>
          <w:tab w:val="right" w:leader="dot" w:pos="8788"/>
        </w:tabs>
        <w:ind w:firstLine="480" w:firstLineChars="0"/>
        <w:rPr>
          <w:ins w:id="1529" w:author="刘宁" w:date="2017-06-06T23:45:00Z"/>
        </w:rPr>
        <w:pPrChange w:id="1528" w:author="China" w:date="2017-06-09T13:23:00Z">
          <w:pPr>
            <w:pStyle w:val="12"/>
            <w:tabs>
              <w:tab w:val="right" w:leader="dot" w:pos="8788"/>
            </w:tabs>
            <w:ind w:firstLine="480"/>
          </w:pPr>
        </w:pPrChange>
      </w:pPr>
      <w:ins w:id="1530" w:author="刘宁" w:date="2017-06-06T23:45:00Z">
        <w:r>
          <w:rPr>
            <w:rFonts w:cs="Times New Roman"/>
          </w:rPr>
          <w:fldChar w:fldCharType="begin"/>
        </w:r>
      </w:ins>
      <w:ins w:id="1531" w:author="刘宁" w:date="2017-06-06T23:45:00Z">
        <w:r>
          <w:rPr>
            <w:rFonts w:cs="Times New Roman"/>
          </w:rPr>
          <w:instrText xml:space="preserve"> HYPERLINK \l _Toc9241 </w:instrText>
        </w:r>
      </w:ins>
      <w:ins w:id="1532" w:author="刘宁" w:date="2017-06-06T23:45:00Z">
        <w:r>
          <w:rPr>
            <w:rFonts w:cs="Times New Roman"/>
          </w:rPr>
          <w:fldChar w:fldCharType="separate"/>
        </w:r>
      </w:ins>
      <w:ins w:id="1533" w:author="刘宁" w:date="2017-06-06T23:45:00Z">
        <w:r>
          <w:rPr>
            <w:rFonts w:cs="Times New Roman"/>
          </w:rPr>
          <w:t>1 绪论</w:t>
        </w:r>
      </w:ins>
      <w:ins w:id="1534" w:author="刘宁" w:date="2017-06-06T23:45:00Z">
        <w:r>
          <w:rPr/>
          <w:tab/>
        </w:r>
      </w:ins>
      <w:ins w:id="1535" w:author="刘宁" w:date="2017-06-06T23:45:00Z">
        <w:r>
          <w:rPr/>
          <w:fldChar w:fldCharType="begin"/>
        </w:r>
      </w:ins>
      <w:ins w:id="1536" w:author="刘宁" w:date="2017-06-06T23:45:00Z">
        <w:r>
          <w:rPr/>
          <w:instrText xml:space="preserve"> PAGEREF _Toc9241 </w:instrText>
        </w:r>
      </w:ins>
      <w:ins w:id="1537" w:author="刘宁" w:date="2017-06-06T23:45:00Z">
        <w:r>
          <w:rPr/>
          <w:fldChar w:fldCharType="separate"/>
        </w:r>
      </w:ins>
      <w:r>
        <w:t>1</w:t>
      </w:r>
      <w:ins w:id="1538" w:author="刘宁" w:date="2017-06-06T23:45:00Z">
        <w:r>
          <w:rPr/>
          <w:fldChar w:fldCharType="end"/>
        </w:r>
      </w:ins>
      <w:ins w:id="1539" w:author="刘宁" w:date="2017-06-06T23:45:00Z">
        <w:r>
          <w:rPr>
            <w:rFonts w:cs="Times New Roman"/>
          </w:rPr>
          <w:fldChar w:fldCharType="end"/>
        </w:r>
      </w:ins>
    </w:p>
    <w:p>
      <w:pPr>
        <w:pStyle w:val="13"/>
        <w:tabs>
          <w:tab w:val="right" w:leader="dot" w:pos="8788"/>
        </w:tabs>
        <w:ind w:left="480" w:firstLine="480" w:firstLineChars="0"/>
        <w:rPr>
          <w:ins w:id="1541" w:author="刘宁" w:date="2017-06-06T23:45:00Z"/>
        </w:rPr>
        <w:pPrChange w:id="1540" w:author="China" w:date="2017-06-09T13:23:00Z">
          <w:pPr>
            <w:pStyle w:val="13"/>
            <w:tabs>
              <w:tab w:val="right" w:leader="dot" w:pos="8788"/>
            </w:tabs>
            <w:ind w:left="480" w:firstLine="480"/>
          </w:pPr>
        </w:pPrChange>
      </w:pPr>
      <w:ins w:id="1542" w:author="刘宁" w:date="2017-06-06T23:45:00Z">
        <w:r>
          <w:rPr>
            <w:rFonts w:cs="Times New Roman"/>
          </w:rPr>
          <w:fldChar w:fldCharType="begin"/>
        </w:r>
      </w:ins>
      <w:ins w:id="1543" w:author="刘宁" w:date="2017-06-06T23:45:00Z">
        <w:r>
          <w:rPr>
            <w:rFonts w:cs="Times New Roman"/>
          </w:rPr>
          <w:instrText xml:space="preserve"> HYPERLINK \l _Toc25082 </w:instrText>
        </w:r>
      </w:ins>
      <w:ins w:id="1544" w:author="刘宁" w:date="2017-06-06T23:45:00Z">
        <w:r>
          <w:rPr>
            <w:rFonts w:cs="Times New Roman"/>
          </w:rPr>
          <w:fldChar w:fldCharType="separate"/>
        </w:r>
      </w:ins>
      <w:ins w:id="1545" w:author="刘宁" w:date="2017-06-06T23:45:00Z">
        <w:r>
          <w:rPr>
            <w:rFonts w:eastAsia="宋体" w:cs="Times New Roman"/>
            <w:rPrChange w:id="1546" w:author="刘宁" w:date="2017-06-06T23:46:00Z">
              <w:rPr>
                <w:rFonts w:cs="Times New Roman" w:eastAsiaTheme="majorEastAsia"/>
              </w:rPr>
            </w:rPrChange>
          </w:rPr>
          <w:t xml:space="preserve">1.1 </w:t>
        </w:r>
      </w:ins>
      <w:ins w:id="1547" w:author="刘宁" w:date="2017-06-06T23:45:00Z">
        <w:r>
          <w:rPr>
            <w:rFonts w:hint="eastAsia" w:eastAsia="宋体" w:cs="Times New Roman"/>
            <w:rPrChange w:id="1548" w:author="刘宁" w:date="2017-06-06T23:46:00Z">
              <w:rPr>
                <w:rFonts w:hint="eastAsia" w:cs="Times New Roman" w:eastAsiaTheme="majorEastAsia"/>
              </w:rPr>
            </w:rPrChange>
          </w:rPr>
          <w:t>研究背景与意义</w:t>
        </w:r>
      </w:ins>
      <w:ins w:id="1549" w:author="刘宁" w:date="2017-06-06T23:45:00Z">
        <w:r>
          <w:rPr/>
          <w:tab/>
        </w:r>
      </w:ins>
      <w:ins w:id="1550" w:author="刘宁" w:date="2017-06-06T23:45:00Z">
        <w:r>
          <w:rPr/>
          <w:fldChar w:fldCharType="begin"/>
        </w:r>
      </w:ins>
      <w:ins w:id="1551" w:author="刘宁" w:date="2017-06-06T23:45:00Z">
        <w:r>
          <w:rPr/>
          <w:instrText xml:space="preserve"> PAGEREF _Toc25082 </w:instrText>
        </w:r>
      </w:ins>
      <w:ins w:id="1552" w:author="刘宁" w:date="2017-06-06T23:45:00Z">
        <w:r>
          <w:rPr/>
          <w:fldChar w:fldCharType="separate"/>
        </w:r>
      </w:ins>
      <w:r>
        <w:t>1</w:t>
      </w:r>
      <w:ins w:id="1553" w:author="刘宁" w:date="2017-06-06T23:45:00Z">
        <w:r>
          <w:rPr/>
          <w:fldChar w:fldCharType="end"/>
        </w:r>
      </w:ins>
      <w:ins w:id="1554" w:author="刘宁" w:date="2017-06-06T23:45:00Z">
        <w:r>
          <w:rPr>
            <w:rFonts w:cs="Times New Roman"/>
          </w:rPr>
          <w:fldChar w:fldCharType="end"/>
        </w:r>
      </w:ins>
    </w:p>
    <w:p>
      <w:pPr>
        <w:pStyle w:val="8"/>
        <w:tabs>
          <w:tab w:val="right" w:leader="dot" w:pos="8788"/>
        </w:tabs>
        <w:ind w:left="960" w:firstLine="480" w:firstLineChars="0"/>
        <w:rPr>
          <w:ins w:id="1556" w:author="刘宁" w:date="2017-06-06T23:45:00Z"/>
        </w:rPr>
        <w:pPrChange w:id="1555" w:author="China" w:date="2017-06-09T13:23:00Z">
          <w:pPr>
            <w:pStyle w:val="8"/>
            <w:tabs>
              <w:tab w:val="right" w:leader="dot" w:pos="8788"/>
            </w:tabs>
            <w:ind w:left="960" w:firstLine="480"/>
          </w:pPr>
        </w:pPrChange>
      </w:pPr>
      <w:ins w:id="1557" w:author="刘宁" w:date="2017-06-06T23:45:00Z">
        <w:r>
          <w:rPr>
            <w:rFonts w:cs="Times New Roman"/>
          </w:rPr>
          <w:fldChar w:fldCharType="begin"/>
        </w:r>
      </w:ins>
      <w:ins w:id="1558" w:author="刘宁" w:date="2017-06-06T23:45:00Z">
        <w:r>
          <w:rPr>
            <w:rFonts w:cs="Times New Roman"/>
          </w:rPr>
          <w:instrText xml:space="preserve"> HYPERLINK \l _Toc22409 </w:instrText>
        </w:r>
      </w:ins>
      <w:ins w:id="1559" w:author="刘宁" w:date="2017-06-06T23:45:00Z">
        <w:r>
          <w:rPr>
            <w:rFonts w:cs="Times New Roman"/>
          </w:rPr>
          <w:fldChar w:fldCharType="separate"/>
        </w:r>
      </w:ins>
      <w:ins w:id="1560" w:author="刘宁" w:date="2017-06-06T23:45:00Z">
        <w:r>
          <w:rPr>
            <w:rFonts w:eastAsia="宋体" w:cs="Times New Roman"/>
            <w:rPrChange w:id="1561" w:author="刘宁" w:date="2017-06-06T23:46:00Z">
              <w:rPr>
                <w:rFonts w:cs="Times New Roman" w:eastAsiaTheme="majorEastAsia"/>
              </w:rPr>
            </w:rPrChange>
          </w:rPr>
          <w:t xml:space="preserve">1.1.1 </w:t>
        </w:r>
      </w:ins>
      <w:ins w:id="1562" w:author="刘宁" w:date="2017-06-06T23:45:00Z">
        <w:r>
          <w:rPr>
            <w:rFonts w:hint="eastAsia" w:eastAsia="宋体" w:cs="Times New Roman"/>
            <w:rPrChange w:id="1563" w:author="刘宁" w:date="2017-06-06T23:46:00Z">
              <w:rPr>
                <w:rFonts w:hint="eastAsia" w:cs="Times New Roman" w:eastAsiaTheme="majorEastAsia"/>
              </w:rPr>
            </w:rPrChange>
          </w:rPr>
          <w:t>研究背景</w:t>
        </w:r>
      </w:ins>
      <w:ins w:id="1564" w:author="刘宁" w:date="2017-06-06T23:45:00Z">
        <w:r>
          <w:rPr/>
          <w:tab/>
        </w:r>
      </w:ins>
      <w:ins w:id="1565" w:author="刘宁" w:date="2017-06-06T23:45:00Z">
        <w:r>
          <w:rPr/>
          <w:fldChar w:fldCharType="begin"/>
        </w:r>
      </w:ins>
      <w:ins w:id="1566" w:author="刘宁" w:date="2017-06-06T23:45:00Z">
        <w:r>
          <w:rPr/>
          <w:instrText xml:space="preserve"> PAGEREF _Toc22409 </w:instrText>
        </w:r>
      </w:ins>
      <w:ins w:id="1567" w:author="刘宁" w:date="2017-06-06T23:45:00Z">
        <w:r>
          <w:rPr/>
          <w:fldChar w:fldCharType="separate"/>
        </w:r>
      </w:ins>
      <w:r>
        <w:t>1</w:t>
      </w:r>
      <w:ins w:id="1568" w:author="刘宁" w:date="2017-06-06T23:45:00Z">
        <w:r>
          <w:rPr/>
          <w:fldChar w:fldCharType="end"/>
        </w:r>
      </w:ins>
      <w:ins w:id="1569" w:author="刘宁" w:date="2017-06-06T23:45:00Z">
        <w:r>
          <w:rPr>
            <w:rFonts w:cs="Times New Roman"/>
          </w:rPr>
          <w:fldChar w:fldCharType="end"/>
        </w:r>
      </w:ins>
    </w:p>
    <w:p>
      <w:pPr>
        <w:pStyle w:val="8"/>
        <w:tabs>
          <w:tab w:val="right" w:leader="dot" w:pos="8788"/>
        </w:tabs>
        <w:ind w:left="960" w:firstLine="480" w:firstLineChars="0"/>
        <w:rPr>
          <w:ins w:id="1571" w:author="刘宁" w:date="2017-06-06T23:45:00Z"/>
        </w:rPr>
        <w:pPrChange w:id="1570" w:author="China" w:date="2017-06-09T13:23:00Z">
          <w:pPr>
            <w:pStyle w:val="8"/>
            <w:tabs>
              <w:tab w:val="right" w:leader="dot" w:pos="8788"/>
            </w:tabs>
            <w:ind w:left="960" w:firstLine="480"/>
          </w:pPr>
        </w:pPrChange>
      </w:pPr>
      <w:ins w:id="1572" w:author="刘宁" w:date="2017-06-06T23:45:00Z">
        <w:r>
          <w:rPr>
            <w:rFonts w:cs="Times New Roman"/>
          </w:rPr>
          <w:fldChar w:fldCharType="begin"/>
        </w:r>
      </w:ins>
      <w:ins w:id="1573" w:author="刘宁" w:date="2017-06-06T23:45:00Z">
        <w:r>
          <w:rPr>
            <w:rFonts w:cs="Times New Roman"/>
          </w:rPr>
          <w:instrText xml:space="preserve"> HYPERLINK \l _Toc11900 </w:instrText>
        </w:r>
      </w:ins>
      <w:ins w:id="1574" w:author="刘宁" w:date="2017-06-06T23:45:00Z">
        <w:r>
          <w:rPr>
            <w:rFonts w:cs="Times New Roman"/>
          </w:rPr>
          <w:fldChar w:fldCharType="separate"/>
        </w:r>
      </w:ins>
      <w:ins w:id="1575" w:author="刘宁" w:date="2017-06-06T23:45:00Z">
        <w:r>
          <w:rPr>
            <w:rFonts w:eastAsia="宋体" w:cs="Times New Roman"/>
            <w:rPrChange w:id="1576" w:author="刘宁" w:date="2017-06-06T23:46:00Z">
              <w:rPr>
                <w:rFonts w:cs="Times New Roman" w:eastAsiaTheme="majorEastAsia"/>
              </w:rPr>
            </w:rPrChange>
          </w:rPr>
          <w:t xml:space="preserve">1.1.2 </w:t>
        </w:r>
      </w:ins>
      <w:ins w:id="1577" w:author="刘宁" w:date="2017-06-06T23:45:00Z">
        <w:r>
          <w:rPr>
            <w:rFonts w:hint="eastAsia" w:eastAsia="宋体" w:cs="Times New Roman"/>
            <w:rPrChange w:id="1578" w:author="刘宁" w:date="2017-06-06T23:46:00Z">
              <w:rPr>
                <w:rFonts w:hint="eastAsia" w:cs="Times New Roman" w:eastAsiaTheme="majorEastAsia"/>
              </w:rPr>
            </w:rPrChange>
          </w:rPr>
          <w:t>研究意义</w:t>
        </w:r>
      </w:ins>
      <w:ins w:id="1579" w:author="刘宁" w:date="2017-06-06T23:45:00Z">
        <w:r>
          <w:rPr/>
          <w:tab/>
        </w:r>
      </w:ins>
      <w:ins w:id="1580" w:author="刘宁" w:date="2017-06-06T23:45:00Z">
        <w:r>
          <w:rPr/>
          <w:fldChar w:fldCharType="begin"/>
        </w:r>
      </w:ins>
      <w:ins w:id="1581" w:author="刘宁" w:date="2017-06-06T23:45:00Z">
        <w:r>
          <w:rPr/>
          <w:instrText xml:space="preserve"> PAGEREF _Toc11900 </w:instrText>
        </w:r>
      </w:ins>
      <w:ins w:id="1582" w:author="刘宁" w:date="2017-06-06T23:45:00Z">
        <w:r>
          <w:rPr/>
          <w:fldChar w:fldCharType="separate"/>
        </w:r>
      </w:ins>
      <w:r>
        <w:t>1</w:t>
      </w:r>
      <w:ins w:id="1583" w:author="刘宁" w:date="2017-06-06T23:45:00Z">
        <w:r>
          <w:rPr/>
          <w:fldChar w:fldCharType="end"/>
        </w:r>
      </w:ins>
      <w:ins w:id="1584" w:author="刘宁" w:date="2017-06-06T23:45:00Z">
        <w:r>
          <w:rPr>
            <w:rFonts w:cs="Times New Roman"/>
          </w:rPr>
          <w:fldChar w:fldCharType="end"/>
        </w:r>
      </w:ins>
    </w:p>
    <w:p>
      <w:pPr>
        <w:pStyle w:val="13"/>
        <w:tabs>
          <w:tab w:val="right" w:leader="dot" w:pos="8788"/>
        </w:tabs>
        <w:ind w:left="480" w:firstLine="480" w:firstLineChars="0"/>
        <w:rPr>
          <w:ins w:id="1586" w:author="刘宁" w:date="2017-06-06T23:45:00Z"/>
        </w:rPr>
        <w:pPrChange w:id="1585" w:author="China" w:date="2017-06-09T13:23:00Z">
          <w:pPr>
            <w:pStyle w:val="13"/>
            <w:tabs>
              <w:tab w:val="right" w:leader="dot" w:pos="8788"/>
            </w:tabs>
            <w:ind w:left="480" w:firstLine="480"/>
          </w:pPr>
        </w:pPrChange>
      </w:pPr>
      <w:ins w:id="1587" w:author="刘宁" w:date="2017-06-06T23:45:00Z">
        <w:r>
          <w:rPr>
            <w:rFonts w:cs="Times New Roman"/>
          </w:rPr>
          <w:fldChar w:fldCharType="begin"/>
        </w:r>
      </w:ins>
      <w:ins w:id="1588" w:author="刘宁" w:date="2017-06-06T23:45:00Z">
        <w:r>
          <w:rPr>
            <w:rFonts w:cs="Times New Roman"/>
          </w:rPr>
          <w:instrText xml:space="preserve"> HYPERLINK \l _Toc29486 </w:instrText>
        </w:r>
      </w:ins>
      <w:ins w:id="1589" w:author="刘宁" w:date="2017-06-06T23:45:00Z">
        <w:r>
          <w:rPr>
            <w:rFonts w:cs="Times New Roman"/>
          </w:rPr>
          <w:fldChar w:fldCharType="separate"/>
        </w:r>
      </w:ins>
      <w:ins w:id="1590" w:author="刘宁" w:date="2017-06-06T23:45:00Z">
        <w:r>
          <w:rPr>
            <w:rFonts w:eastAsia="宋体" w:cs="Times New Roman"/>
            <w:rPrChange w:id="1591" w:author="刘宁" w:date="2017-06-06T23:46:00Z">
              <w:rPr>
                <w:rFonts w:cs="Times New Roman" w:eastAsiaTheme="majorEastAsia"/>
              </w:rPr>
            </w:rPrChange>
          </w:rPr>
          <w:t xml:space="preserve">1.2 </w:t>
        </w:r>
      </w:ins>
      <w:ins w:id="1592" w:author="刘宁" w:date="2017-06-06T23:45:00Z">
        <w:r>
          <w:rPr>
            <w:rFonts w:hint="eastAsia" w:eastAsia="宋体" w:cs="Times New Roman"/>
            <w:rPrChange w:id="1593" w:author="刘宁" w:date="2017-06-06T23:46:00Z">
              <w:rPr>
                <w:rFonts w:hint="eastAsia" w:cs="Times New Roman" w:eastAsiaTheme="majorEastAsia"/>
              </w:rPr>
            </w:rPrChange>
          </w:rPr>
          <w:t>滤波研究历史及发展</w:t>
        </w:r>
      </w:ins>
      <w:ins w:id="1594" w:author="刘宁" w:date="2017-06-06T23:45:00Z">
        <w:r>
          <w:rPr/>
          <w:tab/>
        </w:r>
      </w:ins>
      <w:ins w:id="1595" w:author="刘宁" w:date="2017-06-06T23:45:00Z">
        <w:r>
          <w:rPr/>
          <w:fldChar w:fldCharType="begin"/>
        </w:r>
      </w:ins>
      <w:ins w:id="1596" w:author="刘宁" w:date="2017-06-06T23:45:00Z">
        <w:r>
          <w:rPr/>
          <w:instrText xml:space="preserve"> PAGEREF _Toc29486 </w:instrText>
        </w:r>
      </w:ins>
      <w:ins w:id="1597" w:author="刘宁" w:date="2017-06-06T23:45:00Z">
        <w:r>
          <w:rPr/>
          <w:fldChar w:fldCharType="separate"/>
        </w:r>
      </w:ins>
      <w:r>
        <w:t>2</w:t>
      </w:r>
      <w:ins w:id="1598" w:author="刘宁" w:date="2017-06-06T23:45:00Z">
        <w:r>
          <w:rPr/>
          <w:fldChar w:fldCharType="end"/>
        </w:r>
      </w:ins>
      <w:ins w:id="1599" w:author="刘宁" w:date="2017-06-06T23:45:00Z">
        <w:r>
          <w:rPr>
            <w:rFonts w:cs="Times New Roman"/>
          </w:rPr>
          <w:fldChar w:fldCharType="end"/>
        </w:r>
      </w:ins>
    </w:p>
    <w:p>
      <w:pPr>
        <w:pStyle w:val="8"/>
        <w:tabs>
          <w:tab w:val="right" w:leader="dot" w:pos="8788"/>
        </w:tabs>
        <w:ind w:left="960" w:firstLine="480" w:firstLineChars="0"/>
        <w:rPr>
          <w:ins w:id="1601" w:author="刘宁" w:date="2017-06-06T23:45:00Z"/>
        </w:rPr>
        <w:pPrChange w:id="1600" w:author="China" w:date="2017-06-09T13:23:00Z">
          <w:pPr>
            <w:pStyle w:val="8"/>
            <w:tabs>
              <w:tab w:val="right" w:leader="dot" w:pos="8788"/>
            </w:tabs>
            <w:ind w:left="960" w:firstLine="480"/>
          </w:pPr>
        </w:pPrChange>
      </w:pPr>
      <w:ins w:id="1602" w:author="刘宁" w:date="2017-06-06T23:45:00Z">
        <w:r>
          <w:rPr>
            <w:rFonts w:cs="Times New Roman"/>
          </w:rPr>
          <w:fldChar w:fldCharType="begin"/>
        </w:r>
      </w:ins>
      <w:ins w:id="1603" w:author="刘宁" w:date="2017-06-06T23:45:00Z">
        <w:r>
          <w:rPr>
            <w:rFonts w:cs="Times New Roman"/>
          </w:rPr>
          <w:instrText xml:space="preserve"> HYPERLINK \l _Toc14116 </w:instrText>
        </w:r>
      </w:ins>
      <w:ins w:id="1604" w:author="刘宁" w:date="2017-06-06T23:45:00Z">
        <w:r>
          <w:rPr>
            <w:rFonts w:cs="Times New Roman"/>
          </w:rPr>
          <w:fldChar w:fldCharType="separate"/>
        </w:r>
      </w:ins>
      <w:ins w:id="1605" w:author="刘宁" w:date="2017-06-06T23:45:00Z">
        <w:r>
          <w:rPr>
            <w:rFonts w:eastAsia="宋体" w:cs="Times New Roman"/>
            <w:rPrChange w:id="1606" w:author="刘宁" w:date="2017-06-06T23:46:00Z">
              <w:rPr>
                <w:rFonts w:cs="Times New Roman" w:eastAsiaTheme="majorEastAsia"/>
              </w:rPr>
            </w:rPrChange>
          </w:rPr>
          <w:t>1.2.1</w:t>
        </w:r>
      </w:ins>
      <w:ins w:id="1607" w:author="刘宁" w:date="2017-06-06T23:45:00Z">
        <w:r>
          <w:rPr>
            <w:rFonts w:hint="eastAsia" w:eastAsia="宋体" w:cs="Times New Roman"/>
            <w:rPrChange w:id="1608" w:author="刘宁" w:date="2017-06-06T23:46:00Z">
              <w:rPr>
                <w:rFonts w:hint="eastAsia" w:cs="Times New Roman" w:eastAsiaTheme="majorEastAsia"/>
              </w:rPr>
            </w:rPrChange>
          </w:rPr>
          <w:t xml:space="preserve"> </w:t>
        </w:r>
      </w:ins>
      <w:ins w:id="1609" w:author="刘宁" w:date="2017-06-06T23:45:00Z">
        <w:r>
          <w:rPr>
            <w:rFonts w:hint="eastAsia" w:eastAsia="宋体" w:cs="Times New Roman"/>
            <w:rPrChange w:id="1610" w:author="刘宁" w:date="2017-06-06T23:46:00Z">
              <w:rPr>
                <w:rFonts w:hint="eastAsia" w:cs="Times New Roman" w:eastAsiaTheme="majorEastAsia"/>
              </w:rPr>
            </w:rPrChange>
          </w:rPr>
          <w:t>国外滤波研究历史</w:t>
        </w:r>
      </w:ins>
      <w:ins w:id="1611" w:author="刘宁" w:date="2017-06-06T23:45:00Z">
        <w:r>
          <w:rPr/>
          <w:tab/>
        </w:r>
      </w:ins>
      <w:ins w:id="1612" w:author="刘宁" w:date="2017-06-06T23:45:00Z">
        <w:r>
          <w:rPr/>
          <w:fldChar w:fldCharType="begin"/>
        </w:r>
      </w:ins>
      <w:ins w:id="1613" w:author="刘宁" w:date="2017-06-06T23:45:00Z">
        <w:r>
          <w:rPr/>
          <w:instrText xml:space="preserve"> PAGEREF _Toc14116 </w:instrText>
        </w:r>
      </w:ins>
      <w:ins w:id="1614" w:author="刘宁" w:date="2017-06-06T23:45:00Z">
        <w:r>
          <w:rPr/>
          <w:fldChar w:fldCharType="separate"/>
        </w:r>
      </w:ins>
      <w:r>
        <w:t>2</w:t>
      </w:r>
      <w:ins w:id="1615" w:author="刘宁" w:date="2017-06-06T23:45:00Z">
        <w:r>
          <w:rPr/>
          <w:fldChar w:fldCharType="end"/>
        </w:r>
      </w:ins>
      <w:ins w:id="1616" w:author="刘宁" w:date="2017-06-06T23:45:00Z">
        <w:r>
          <w:rPr>
            <w:rFonts w:cs="Times New Roman"/>
          </w:rPr>
          <w:fldChar w:fldCharType="end"/>
        </w:r>
      </w:ins>
    </w:p>
    <w:p>
      <w:pPr>
        <w:pStyle w:val="8"/>
        <w:tabs>
          <w:tab w:val="right" w:leader="dot" w:pos="8788"/>
        </w:tabs>
        <w:ind w:left="960" w:firstLine="480" w:firstLineChars="0"/>
        <w:rPr>
          <w:ins w:id="1618" w:author="刘宁" w:date="2017-06-06T23:45:00Z"/>
        </w:rPr>
        <w:pPrChange w:id="1617" w:author="China" w:date="2017-06-09T13:23:00Z">
          <w:pPr>
            <w:pStyle w:val="8"/>
            <w:tabs>
              <w:tab w:val="right" w:leader="dot" w:pos="8788"/>
            </w:tabs>
            <w:ind w:left="960" w:firstLine="480"/>
          </w:pPr>
        </w:pPrChange>
      </w:pPr>
      <w:ins w:id="1619" w:author="刘宁" w:date="2017-06-06T23:45:00Z">
        <w:r>
          <w:rPr>
            <w:rFonts w:cs="Times New Roman"/>
          </w:rPr>
          <w:fldChar w:fldCharType="begin"/>
        </w:r>
      </w:ins>
      <w:ins w:id="1620" w:author="刘宁" w:date="2017-06-06T23:45:00Z">
        <w:r>
          <w:rPr>
            <w:rFonts w:cs="Times New Roman"/>
          </w:rPr>
          <w:instrText xml:space="preserve"> HYPERLINK \l _Toc10511 </w:instrText>
        </w:r>
      </w:ins>
      <w:ins w:id="1621" w:author="刘宁" w:date="2017-06-06T23:45:00Z">
        <w:r>
          <w:rPr>
            <w:rFonts w:cs="Times New Roman"/>
          </w:rPr>
          <w:fldChar w:fldCharType="separate"/>
        </w:r>
      </w:ins>
      <w:ins w:id="1622" w:author="刘宁" w:date="2017-06-06T23:45:00Z">
        <w:r>
          <w:rPr>
            <w:rFonts w:eastAsia="宋体" w:cs="Times New Roman"/>
            <w:rPrChange w:id="1623" w:author="刘宁" w:date="2017-06-06T23:46:00Z">
              <w:rPr>
                <w:rFonts w:cs="Times New Roman" w:eastAsiaTheme="majorEastAsia"/>
              </w:rPr>
            </w:rPrChange>
          </w:rPr>
          <w:t xml:space="preserve">1.2.2 </w:t>
        </w:r>
      </w:ins>
      <w:ins w:id="1624" w:author="刘宁" w:date="2017-06-06T23:45:00Z">
        <w:r>
          <w:rPr>
            <w:rFonts w:hint="eastAsia" w:eastAsia="宋体" w:cs="Times New Roman"/>
            <w:rPrChange w:id="1625" w:author="刘宁" w:date="2017-06-06T23:46:00Z">
              <w:rPr>
                <w:rFonts w:hint="eastAsia" w:cs="Times New Roman" w:eastAsiaTheme="majorEastAsia"/>
              </w:rPr>
            </w:rPrChange>
          </w:rPr>
          <w:t>国内滤波研究进展</w:t>
        </w:r>
      </w:ins>
      <w:ins w:id="1626" w:author="刘宁" w:date="2017-06-06T23:45:00Z">
        <w:r>
          <w:rPr/>
          <w:tab/>
        </w:r>
      </w:ins>
      <w:ins w:id="1627" w:author="刘宁" w:date="2017-06-06T23:45:00Z">
        <w:r>
          <w:rPr/>
          <w:fldChar w:fldCharType="begin"/>
        </w:r>
      </w:ins>
      <w:ins w:id="1628" w:author="刘宁" w:date="2017-06-06T23:45:00Z">
        <w:r>
          <w:rPr/>
          <w:instrText xml:space="preserve"> PAGEREF _Toc10511 </w:instrText>
        </w:r>
      </w:ins>
      <w:ins w:id="1629" w:author="刘宁" w:date="2017-06-06T23:45:00Z">
        <w:r>
          <w:rPr/>
          <w:fldChar w:fldCharType="separate"/>
        </w:r>
      </w:ins>
      <w:r>
        <w:t>2</w:t>
      </w:r>
      <w:ins w:id="1630" w:author="刘宁" w:date="2017-06-06T23:45:00Z">
        <w:r>
          <w:rPr/>
          <w:fldChar w:fldCharType="end"/>
        </w:r>
      </w:ins>
      <w:ins w:id="1631" w:author="刘宁" w:date="2017-06-06T23:45:00Z">
        <w:r>
          <w:rPr>
            <w:rFonts w:cs="Times New Roman"/>
          </w:rPr>
          <w:fldChar w:fldCharType="end"/>
        </w:r>
      </w:ins>
    </w:p>
    <w:p>
      <w:pPr>
        <w:pStyle w:val="13"/>
        <w:tabs>
          <w:tab w:val="right" w:leader="dot" w:pos="8788"/>
        </w:tabs>
        <w:ind w:left="480" w:firstLine="480" w:firstLineChars="0"/>
        <w:rPr>
          <w:ins w:id="1633" w:author="刘宁" w:date="2017-06-06T23:45:00Z"/>
        </w:rPr>
        <w:pPrChange w:id="1632" w:author="China" w:date="2017-06-09T13:23:00Z">
          <w:pPr>
            <w:pStyle w:val="13"/>
            <w:tabs>
              <w:tab w:val="right" w:leader="dot" w:pos="8788"/>
            </w:tabs>
            <w:ind w:left="480" w:firstLine="480"/>
          </w:pPr>
        </w:pPrChange>
      </w:pPr>
      <w:ins w:id="1634" w:author="刘宁" w:date="2017-06-06T23:45:00Z">
        <w:r>
          <w:rPr>
            <w:rFonts w:cs="Times New Roman"/>
          </w:rPr>
          <w:fldChar w:fldCharType="begin"/>
        </w:r>
      </w:ins>
      <w:ins w:id="1635" w:author="刘宁" w:date="2017-06-06T23:45:00Z">
        <w:r>
          <w:rPr>
            <w:rFonts w:cs="Times New Roman"/>
          </w:rPr>
          <w:instrText xml:space="preserve"> HYPERLINK \l _Toc32284 </w:instrText>
        </w:r>
      </w:ins>
      <w:ins w:id="1636" w:author="刘宁" w:date="2017-06-06T23:45:00Z">
        <w:r>
          <w:rPr>
            <w:rFonts w:cs="Times New Roman"/>
          </w:rPr>
          <w:fldChar w:fldCharType="separate"/>
        </w:r>
      </w:ins>
      <w:ins w:id="1637" w:author="刘宁" w:date="2017-06-06T23:45:00Z">
        <w:r>
          <w:rPr>
            <w:rFonts w:cs="Times New Roman"/>
            <w:szCs w:val="30"/>
          </w:rPr>
          <w:t>1.3 本文研究的主要内容</w:t>
        </w:r>
      </w:ins>
      <w:ins w:id="1638" w:author="刘宁" w:date="2017-06-06T23:45:00Z">
        <w:r>
          <w:rPr/>
          <w:tab/>
        </w:r>
      </w:ins>
      <w:ins w:id="1639" w:author="刘宁" w:date="2017-06-06T23:45:00Z">
        <w:r>
          <w:rPr/>
          <w:fldChar w:fldCharType="begin"/>
        </w:r>
      </w:ins>
      <w:ins w:id="1640" w:author="刘宁" w:date="2017-06-06T23:45:00Z">
        <w:r>
          <w:rPr/>
          <w:instrText xml:space="preserve"> PAGEREF _Toc32284 </w:instrText>
        </w:r>
      </w:ins>
      <w:ins w:id="1641" w:author="刘宁" w:date="2017-06-06T23:45:00Z">
        <w:r>
          <w:rPr/>
          <w:fldChar w:fldCharType="separate"/>
        </w:r>
      </w:ins>
      <w:r>
        <w:t>3</w:t>
      </w:r>
      <w:ins w:id="1642" w:author="刘宁" w:date="2017-06-06T23:45:00Z">
        <w:r>
          <w:rPr/>
          <w:fldChar w:fldCharType="end"/>
        </w:r>
      </w:ins>
      <w:ins w:id="1643" w:author="刘宁" w:date="2017-06-06T23:45:00Z">
        <w:r>
          <w:rPr>
            <w:rFonts w:cs="Times New Roman"/>
          </w:rPr>
          <w:fldChar w:fldCharType="end"/>
        </w:r>
      </w:ins>
    </w:p>
    <w:p>
      <w:pPr>
        <w:pStyle w:val="12"/>
        <w:tabs>
          <w:tab w:val="right" w:leader="dot" w:pos="8788"/>
        </w:tabs>
        <w:ind w:firstLine="480" w:firstLineChars="0"/>
        <w:rPr>
          <w:ins w:id="1645" w:author="刘宁" w:date="2017-06-06T23:45:00Z"/>
        </w:rPr>
        <w:pPrChange w:id="1644" w:author="China" w:date="2017-06-09T13:23:00Z">
          <w:pPr>
            <w:pStyle w:val="12"/>
            <w:tabs>
              <w:tab w:val="right" w:leader="dot" w:pos="8788"/>
            </w:tabs>
            <w:ind w:firstLine="480"/>
          </w:pPr>
        </w:pPrChange>
      </w:pPr>
      <w:ins w:id="1646" w:author="刘宁" w:date="2017-06-06T23:45:00Z">
        <w:r>
          <w:rPr>
            <w:rFonts w:cs="Times New Roman"/>
          </w:rPr>
          <w:fldChar w:fldCharType="begin"/>
        </w:r>
      </w:ins>
      <w:ins w:id="1647" w:author="刘宁" w:date="2017-06-06T23:45:00Z">
        <w:r>
          <w:rPr>
            <w:rFonts w:cs="Times New Roman"/>
          </w:rPr>
          <w:instrText xml:space="preserve"> HYPERLINK \l _Toc4601 </w:instrText>
        </w:r>
      </w:ins>
      <w:ins w:id="1648" w:author="刘宁" w:date="2017-06-06T23:45:00Z">
        <w:r>
          <w:rPr>
            <w:rFonts w:cs="Times New Roman"/>
          </w:rPr>
          <w:fldChar w:fldCharType="separate"/>
        </w:r>
      </w:ins>
      <w:ins w:id="1649" w:author="刘宁" w:date="2017-06-06T23:45:00Z">
        <w:r>
          <w:rPr>
            <w:rFonts w:cs="Times New Roman"/>
          </w:rPr>
          <w:t>2 滤波理论与开发平台概述</w:t>
        </w:r>
      </w:ins>
      <w:ins w:id="1650" w:author="刘宁" w:date="2017-06-06T23:45:00Z">
        <w:r>
          <w:rPr/>
          <w:tab/>
        </w:r>
      </w:ins>
      <w:ins w:id="1651" w:author="刘宁" w:date="2017-06-06T23:45:00Z">
        <w:r>
          <w:rPr/>
          <w:fldChar w:fldCharType="begin"/>
        </w:r>
      </w:ins>
      <w:ins w:id="1652" w:author="刘宁" w:date="2017-06-06T23:45:00Z">
        <w:r>
          <w:rPr/>
          <w:instrText xml:space="preserve"> PAGEREF _Toc4601 </w:instrText>
        </w:r>
      </w:ins>
      <w:ins w:id="1653" w:author="刘宁" w:date="2017-06-06T23:45:00Z">
        <w:r>
          <w:rPr/>
          <w:fldChar w:fldCharType="separate"/>
        </w:r>
      </w:ins>
      <w:r>
        <w:t>5</w:t>
      </w:r>
      <w:ins w:id="1654" w:author="刘宁" w:date="2017-06-06T23:45:00Z">
        <w:r>
          <w:rPr/>
          <w:fldChar w:fldCharType="end"/>
        </w:r>
      </w:ins>
      <w:ins w:id="1655" w:author="刘宁" w:date="2017-06-06T23:45:00Z">
        <w:r>
          <w:rPr>
            <w:rFonts w:cs="Times New Roman"/>
          </w:rPr>
          <w:fldChar w:fldCharType="end"/>
        </w:r>
      </w:ins>
    </w:p>
    <w:p>
      <w:pPr>
        <w:pStyle w:val="13"/>
        <w:tabs>
          <w:tab w:val="right" w:leader="dot" w:pos="8788"/>
        </w:tabs>
        <w:ind w:left="480" w:firstLine="480" w:firstLineChars="0"/>
        <w:rPr>
          <w:ins w:id="1657" w:author="刘宁" w:date="2017-06-06T23:45:00Z"/>
        </w:rPr>
        <w:pPrChange w:id="1656" w:author="China" w:date="2017-06-09T13:23:00Z">
          <w:pPr>
            <w:pStyle w:val="13"/>
            <w:tabs>
              <w:tab w:val="right" w:leader="dot" w:pos="8788"/>
            </w:tabs>
            <w:ind w:left="480" w:firstLine="480"/>
          </w:pPr>
        </w:pPrChange>
      </w:pPr>
      <w:ins w:id="1658" w:author="刘宁" w:date="2017-06-06T23:45:00Z">
        <w:r>
          <w:rPr>
            <w:rFonts w:cs="Times New Roman"/>
          </w:rPr>
          <w:fldChar w:fldCharType="begin"/>
        </w:r>
      </w:ins>
      <w:ins w:id="1659" w:author="刘宁" w:date="2017-06-06T23:45:00Z">
        <w:r>
          <w:rPr>
            <w:rFonts w:cs="Times New Roman"/>
          </w:rPr>
          <w:instrText xml:space="preserve"> HYPERLINK \l _Toc8963 </w:instrText>
        </w:r>
      </w:ins>
      <w:ins w:id="1660" w:author="刘宁" w:date="2017-06-06T23:45:00Z">
        <w:r>
          <w:rPr>
            <w:rFonts w:cs="Times New Roman"/>
          </w:rPr>
          <w:fldChar w:fldCharType="separate"/>
        </w:r>
      </w:ins>
      <w:ins w:id="1661" w:author="刘宁" w:date="2017-06-06T23:45:00Z">
        <w:r>
          <w:rPr>
            <w:rFonts w:eastAsia="宋体" w:cs="Times New Roman"/>
            <w:rPrChange w:id="1662" w:author="刘宁" w:date="2017-06-06T23:46:00Z">
              <w:rPr>
                <w:rFonts w:cs="Times New Roman" w:eastAsiaTheme="majorEastAsia"/>
              </w:rPr>
            </w:rPrChange>
          </w:rPr>
          <w:t>2.1</w:t>
        </w:r>
      </w:ins>
      <w:ins w:id="1663" w:author="刘宁" w:date="2017-06-06T23:45:00Z">
        <w:r>
          <w:rPr>
            <w:rFonts w:hint="eastAsia" w:eastAsia="宋体" w:cs="Times New Roman"/>
            <w:rPrChange w:id="1664" w:author="刘宁" w:date="2017-06-06T23:46:00Z">
              <w:rPr>
                <w:rFonts w:hint="eastAsia" w:cs="Times New Roman" w:eastAsiaTheme="majorEastAsia"/>
              </w:rPr>
            </w:rPrChange>
          </w:rPr>
          <w:t xml:space="preserve"> </w:t>
        </w:r>
      </w:ins>
      <w:ins w:id="1665" w:author="刘宁" w:date="2017-06-06T23:45:00Z">
        <w:r>
          <w:rPr>
            <w:rFonts w:hint="eastAsia" w:eastAsia="宋体" w:cs="Times New Roman"/>
            <w:rPrChange w:id="1666" w:author="刘宁" w:date="2017-06-06T23:46:00Z">
              <w:rPr>
                <w:rFonts w:hint="eastAsia" w:cs="Times New Roman" w:eastAsiaTheme="majorEastAsia"/>
              </w:rPr>
            </w:rPrChange>
          </w:rPr>
          <w:t>滤波原理与频率特性</w:t>
        </w:r>
      </w:ins>
      <w:ins w:id="1667" w:author="刘宁" w:date="2017-06-06T23:45:00Z">
        <w:r>
          <w:rPr/>
          <w:tab/>
        </w:r>
      </w:ins>
      <w:ins w:id="1668" w:author="刘宁" w:date="2017-06-06T23:45:00Z">
        <w:r>
          <w:rPr/>
          <w:fldChar w:fldCharType="begin"/>
        </w:r>
      </w:ins>
      <w:ins w:id="1669" w:author="刘宁" w:date="2017-06-06T23:45:00Z">
        <w:r>
          <w:rPr/>
          <w:instrText xml:space="preserve"> PAGEREF _Toc8963 </w:instrText>
        </w:r>
      </w:ins>
      <w:ins w:id="1670" w:author="刘宁" w:date="2017-06-06T23:45:00Z">
        <w:r>
          <w:rPr/>
          <w:fldChar w:fldCharType="separate"/>
        </w:r>
      </w:ins>
      <w:r>
        <w:t>5</w:t>
      </w:r>
      <w:ins w:id="1671" w:author="刘宁" w:date="2017-06-06T23:45:00Z">
        <w:r>
          <w:rPr/>
          <w:fldChar w:fldCharType="end"/>
        </w:r>
      </w:ins>
      <w:ins w:id="1672" w:author="刘宁" w:date="2017-06-06T23:45:00Z">
        <w:r>
          <w:rPr>
            <w:rFonts w:cs="Times New Roman"/>
          </w:rPr>
          <w:fldChar w:fldCharType="end"/>
        </w:r>
      </w:ins>
    </w:p>
    <w:p>
      <w:pPr>
        <w:pStyle w:val="13"/>
        <w:tabs>
          <w:tab w:val="right" w:leader="dot" w:pos="8788"/>
        </w:tabs>
        <w:ind w:left="480" w:firstLine="480" w:firstLineChars="0"/>
        <w:rPr>
          <w:ins w:id="1674" w:author="刘宁" w:date="2017-06-06T23:45:00Z"/>
        </w:rPr>
        <w:pPrChange w:id="1673" w:author="China" w:date="2017-06-09T13:23:00Z">
          <w:pPr>
            <w:pStyle w:val="13"/>
            <w:tabs>
              <w:tab w:val="right" w:leader="dot" w:pos="8788"/>
            </w:tabs>
            <w:ind w:left="480" w:firstLine="480"/>
          </w:pPr>
        </w:pPrChange>
      </w:pPr>
      <w:ins w:id="1675" w:author="刘宁" w:date="2017-06-06T23:45:00Z">
        <w:r>
          <w:rPr>
            <w:rFonts w:cs="Times New Roman"/>
          </w:rPr>
          <w:fldChar w:fldCharType="begin"/>
        </w:r>
      </w:ins>
      <w:ins w:id="1676" w:author="刘宁" w:date="2017-06-06T23:45:00Z">
        <w:r>
          <w:rPr>
            <w:rFonts w:cs="Times New Roman"/>
          </w:rPr>
          <w:instrText xml:space="preserve"> HYPERLINK \l _Toc14583 </w:instrText>
        </w:r>
      </w:ins>
      <w:ins w:id="1677" w:author="刘宁" w:date="2017-06-06T23:45:00Z">
        <w:r>
          <w:rPr>
            <w:rFonts w:cs="Times New Roman"/>
          </w:rPr>
          <w:fldChar w:fldCharType="separate"/>
        </w:r>
      </w:ins>
      <w:ins w:id="1678" w:author="刘宁" w:date="2017-06-06T23:45:00Z">
        <w:r>
          <w:rPr>
            <w:rFonts w:eastAsia="宋体" w:cs="Times New Roman"/>
            <w:rPrChange w:id="1679" w:author="刘宁" w:date="2017-06-06T23:46:00Z">
              <w:rPr>
                <w:rFonts w:cs="Times New Roman" w:eastAsiaTheme="majorEastAsia"/>
              </w:rPr>
            </w:rPrChange>
          </w:rPr>
          <w:t xml:space="preserve">2.2 </w:t>
        </w:r>
      </w:ins>
      <w:ins w:id="1680" w:author="刘宁" w:date="2017-06-06T23:45:00Z">
        <w:r>
          <w:rPr>
            <w:rFonts w:hint="eastAsia" w:eastAsia="宋体" w:cs="Times New Roman"/>
            <w:rPrChange w:id="1681" w:author="刘宁" w:date="2017-06-06T23:46:00Z">
              <w:rPr>
                <w:rFonts w:hint="eastAsia" w:cs="Times New Roman" w:eastAsiaTheme="majorEastAsia"/>
              </w:rPr>
            </w:rPrChange>
          </w:rPr>
          <w:t>滤波概述</w:t>
        </w:r>
      </w:ins>
      <w:ins w:id="1682" w:author="刘宁" w:date="2017-06-06T23:45:00Z">
        <w:r>
          <w:rPr/>
          <w:tab/>
        </w:r>
      </w:ins>
      <w:ins w:id="1683" w:author="刘宁" w:date="2017-06-06T23:45:00Z">
        <w:r>
          <w:rPr/>
          <w:fldChar w:fldCharType="begin"/>
        </w:r>
      </w:ins>
      <w:ins w:id="1684" w:author="刘宁" w:date="2017-06-06T23:45:00Z">
        <w:r>
          <w:rPr/>
          <w:instrText xml:space="preserve"> PAGEREF _Toc14583 </w:instrText>
        </w:r>
      </w:ins>
      <w:ins w:id="1685" w:author="刘宁" w:date="2017-06-06T23:45:00Z">
        <w:r>
          <w:rPr/>
          <w:fldChar w:fldCharType="separate"/>
        </w:r>
      </w:ins>
      <w:r>
        <w:t>8</w:t>
      </w:r>
      <w:ins w:id="1686" w:author="刘宁" w:date="2017-06-06T23:45:00Z">
        <w:r>
          <w:rPr/>
          <w:fldChar w:fldCharType="end"/>
        </w:r>
      </w:ins>
      <w:ins w:id="1687" w:author="刘宁" w:date="2017-06-06T23:45:00Z">
        <w:r>
          <w:rPr>
            <w:rFonts w:cs="Times New Roman"/>
          </w:rPr>
          <w:fldChar w:fldCharType="end"/>
        </w:r>
      </w:ins>
    </w:p>
    <w:p>
      <w:pPr>
        <w:pStyle w:val="8"/>
        <w:tabs>
          <w:tab w:val="right" w:leader="dot" w:pos="8788"/>
        </w:tabs>
        <w:ind w:left="960" w:firstLine="480" w:firstLineChars="0"/>
        <w:rPr>
          <w:ins w:id="1689" w:author="刘宁" w:date="2017-06-06T23:45:00Z"/>
        </w:rPr>
        <w:pPrChange w:id="1688" w:author="China" w:date="2017-06-09T13:23:00Z">
          <w:pPr>
            <w:pStyle w:val="8"/>
            <w:tabs>
              <w:tab w:val="right" w:leader="dot" w:pos="8788"/>
            </w:tabs>
            <w:ind w:left="960" w:firstLine="480"/>
          </w:pPr>
        </w:pPrChange>
      </w:pPr>
      <w:ins w:id="1690" w:author="刘宁" w:date="2017-06-06T23:45:00Z">
        <w:r>
          <w:rPr>
            <w:rFonts w:cs="Times New Roman"/>
          </w:rPr>
          <w:fldChar w:fldCharType="begin"/>
        </w:r>
      </w:ins>
      <w:ins w:id="1691" w:author="刘宁" w:date="2017-06-06T23:45:00Z">
        <w:r>
          <w:rPr>
            <w:rFonts w:cs="Times New Roman"/>
          </w:rPr>
          <w:instrText xml:space="preserve"> HYPERLINK \l _Toc20241 </w:instrText>
        </w:r>
      </w:ins>
      <w:ins w:id="1692" w:author="刘宁" w:date="2017-06-06T23:45:00Z">
        <w:r>
          <w:rPr>
            <w:rFonts w:cs="Times New Roman"/>
          </w:rPr>
          <w:fldChar w:fldCharType="separate"/>
        </w:r>
      </w:ins>
      <w:ins w:id="1693" w:author="刘宁" w:date="2017-06-06T23:45:00Z">
        <w:r>
          <w:rPr>
            <w:rFonts w:eastAsia="宋体" w:cs="Times New Roman"/>
            <w:rPrChange w:id="1694" w:author="刘宁" w:date="2017-06-06T23:46:00Z">
              <w:rPr>
                <w:rFonts w:cs="Times New Roman" w:eastAsiaTheme="majorEastAsia"/>
              </w:rPr>
            </w:rPrChange>
          </w:rPr>
          <w:t xml:space="preserve">2.2.1 </w:t>
        </w:r>
      </w:ins>
      <w:ins w:id="1695" w:author="刘宁" w:date="2017-06-06T23:45:00Z">
        <w:r>
          <w:rPr>
            <w:rFonts w:hint="eastAsia" w:eastAsia="宋体" w:cs="Times New Roman"/>
            <w:rPrChange w:id="1696" w:author="刘宁" w:date="2017-06-06T23:46:00Z">
              <w:rPr>
                <w:rFonts w:hint="eastAsia" w:cs="Times New Roman" w:eastAsiaTheme="majorEastAsia"/>
              </w:rPr>
            </w:rPrChange>
          </w:rPr>
          <w:t>模拟滤波</w:t>
        </w:r>
      </w:ins>
      <w:ins w:id="1697" w:author="刘宁" w:date="2017-06-06T23:45:00Z">
        <w:r>
          <w:rPr/>
          <w:tab/>
        </w:r>
      </w:ins>
      <w:ins w:id="1698" w:author="刘宁" w:date="2017-06-06T23:45:00Z">
        <w:r>
          <w:rPr/>
          <w:fldChar w:fldCharType="begin"/>
        </w:r>
      </w:ins>
      <w:ins w:id="1699" w:author="刘宁" w:date="2017-06-06T23:45:00Z">
        <w:r>
          <w:rPr/>
          <w:instrText xml:space="preserve"> PAGEREF _Toc20241 </w:instrText>
        </w:r>
      </w:ins>
      <w:ins w:id="1700" w:author="刘宁" w:date="2017-06-06T23:45:00Z">
        <w:r>
          <w:rPr/>
          <w:fldChar w:fldCharType="separate"/>
        </w:r>
      </w:ins>
      <w:r>
        <w:t>8</w:t>
      </w:r>
      <w:ins w:id="1701" w:author="刘宁" w:date="2017-06-06T23:45:00Z">
        <w:r>
          <w:rPr/>
          <w:fldChar w:fldCharType="end"/>
        </w:r>
      </w:ins>
      <w:ins w:id="1702" w:author="刘宁" w:date="2017-06-06T23:45:00Z">
        <w:r>
          <w:rPr>
            <w:rFonts w:cs="Times New Roman"/>
          </w:rPr>
          <w:fldChar w:fldCharType="end"/>
        </w:r>
      </w:ins>
    </w:p>
    <w:p>
      <w:pPr>
        <w:pStyle w:val="8"/>
        <w:tabs>
          <w:tab w:val="right" w:leader="dot" w:pos="8788"/>
        </w:tabs>
        <w:ind w:left="960" w:firstLine="480" w:firstLineChars="0"/>
        <w:rPr>
          <w:ins w:id="1704" w:author="刘宁" w:date="2017-06-06T23:45:00Z"/>
        </w:rPr>
        <w:pPrChange w:id="1703" w:author="China" w:date="2017-06-09T13:23:00Z">
          <w:pPr>
            <w:pStyle w:val="8"/>
            <w:tabs>
              <w:tab w:val="right" w:leader="dot" w:pos="8788"/>
            </w:tabs>
            <w:ind w:left="960" w:firstLine="480"/>
          </w:pPr>
        </w:pPrChange>
      </w:pPr>
      <w:ins w:id="1705" w:author="刘宁" w:date="2017-06-06T23:45:00Z">
        <w:r>
          <w:rPr>
            <w:rFonts w:cs="Times New Roman"/>
          </w:rPr>
          <w:fldChar w:fldCharType="begin"/>
        </w:r>
      </w:ins>
      <w:ins w:id="1706" w:author="刘宁" w:date="2017-06-06T23:45:00Z">
        <w:r>
          <w:rPr>
            <w:rFonts w:cs="Times New Roman"/>
          </w:rPr>
          <w:instrText xml:space="preserve"> HYPERLINK \l _Toc11088 </w:instrText>
        </w:r>
      </w:ins>
      <w:ins w:id="1707" w:author="刘宁" w:date="2017-06-06T23:45:00Z">
        <w:r>
          <w:rPr>
            <w:rFonts w:cs="Times New Roman"/>
          </w:rPr>
          <w:fldChar w:fldCharType="separate"/>
        </w:r>
      </w:ins>
      <w:ins w:id="1708" w:author="刘宁" w:date="2017-06-06T23:45:00Z">
        <w:r>
          <w:rPr>
            <w:rFonts w:eastAsia="宋体" w:cs="Times New Roman"/>
            <w:rPrChange w:id="1709" w:author="刘宁" w:date="2017-06-06T23:46:00Z">
              <w:rPr>
                <w:rFonts w:cs="Times New Roman" w:eastAsiaTheme="majorEastAsia"/>
              </w:rPr>
            </w:rPrChange>
          </w:rPr>
          <w:t xml:space="preserve">2.2.2 </w:t>
        </w:r>
      </w:ins>
      <w:ins w:id="1710" w:author="刘宁" w:date="2017-06-06T23:45:00Z">
        <w:r>
          <w:rPr>
            <w:rFonts w:hint="eastAsia" w:eastAsia="宋体" w:cs="Times New Roman"/>
            <w:rPrChange w:id="1711" w:author="刘宁" w:date="2017-06-06T23:46:00Z">
              <w:rPr>
                <w:rFonts w:hint="eastAsia" w:cs="Times New Roman" w:eastAsiaTheme="majorEastAsia"/>
              </w:rPr>
            </w:rPrChange>
          </w:rPr>
          <w:t>数字滤波</w:t>
        </w:r>
      </w:ins>
      <w:ins w:id="1712" w:author="刘宁" w:date="2017-06-06T23:45:00Z">
        <w:r>
          <w:rPr/>
          <w:tab/>
        </w:r>
      </w:ins>
      <w:ins w:id="1713" w:author="刘宁" w:date="2017-06-06T23:45:00Z">
        <w:r>
          <w:rPr/>
          <w:fldChar w:fldCharType="begin"/>
        </w:r>
      </w:ins>
      <w:ins w:id="1714" w:author="刘宁" w:date="2017-06-06T23:45:00Z">
        <w:r>
          <w:rPr/>
          <w:instrText xml:space="preserve"> PAGEREF _Toc11088 </w:instrText>
        </w:r>
      </w:ins>
      <w:ins w:id="1715" w:author="刘宁" w:date="2017-06-06T23:45:00Z">
        <w:r>
          <w:rPr/>
          <w:fldChar w:fldCharType="separate"/>
        </w:r>
      </w:ins>
      <w:r>
        <w:t>8</w:t>
      </w:r>
      <w:ins w:id="1716" w:author="刘宁" w:date="2017-06-06T23:45:00Z">
        <w:r>
          <w:rPr/>
          <w:fldChar w:fldCharType="end"/>
        </w:r>
      </w:ins>
      <w:ins w:id="1717" w:author="刘宁" w:date="2017-06-06T23:45:00Z">
        <w:r>
          <w:rPr>
            <w:rFonts w:cs="Times New Roman"/>
          </w:rPr>
          <w:fldChar w:fldCharType="end"/>
        </w:r>
      </w:ins>
    </w:p>
    <w:p>
      <w:pPr>
        <w:pStyle w:val="13"/>
        <w:tabs>
          <w:tab w:val="right" w:leader="dot" w:pos="8788"/>
        </w:tabs>
        <w:ind w:left="480" w:firstLine="480" w:firstLineChars="0"/>
        <w:rPr>
          <w:ins w:id="1719" w:author="刘宁" w:date="2017-06-06T23:45:00Z"/>
        </w:rPr>
        <w:pPrChange w:id="1718" w:author="China" w:date="2017-06-09T13:23:00Z">
          <w:pPr>
            <w:pStyle w:val="13"/>
            <w:tabs>
              <w:tab w:val="right" w:leader="dot" w:pos="8788"/>
            </w:tabs>
            <w:ind w:left="480" w:firstLine="480"/>
          </w:pPr>
        </w:pPrChange>
      </w:pPr>
      <w:ins w:id="1720" w:author="刘宁" w:date="2017-06-06T23:45:00Z">
        <w:r>
          <w:rPr>
            <w:rFonts w:cs="Times New Roman"/>
          </w:rPr>
          <w:fldChar w:fldCharType="begin"/>
        </w:r>
      </w:ins>
      <w:ins w:id="1721" w:author="刘宁" w:date="2017-06-06T23:45:00Z">
        <w:r>
          <w:rPr>
            <w:rFonts w:cs="Times New Roman"/>
          </w:rPr>
          <w:instrText xml:space="preserve"> HYPERLINK \l _Toc1952 </w:instrText>
        </w:r>
      </w:ins>
      <w:ins w:id="1722" w:author="刘宁" w:date="2017-06-06T23:45:00Z">
        <w:r>
          <w:rPr>
            <w:rFonts w:cs="Times New Roman"/>
          </w:rPr>
          <w:fldChar w:fldCharType="separate"/>
        </w:r>
      </w:ins>
      <w:ins w:id="1723" w:author="刘宁" w:date="2017-06-06T23:45:00Z">
        <w:r>
          <w:rPr>
            <w:rFonts w:eastAsia="宋体" w:cs="Times New Roman"/>
            <w:rPrChange w:id="1724" w:author="刘宁" w:date="2017-06-06T23:46:00Z">
              <w:rPr>
                <w:rFonts w:cs="Times New Roman" w:eastAsiaTheme="majorEastAsia"/>
              </w:rPr>
            </w:rPrChange>
          </w:rPr>
          <w:t xml:space="preserve">2.3 </w:t>
        </w:r>
      </w:ins>
      <w:ins w:id="1725" w:author="刘宁" w:date="2017-06-09T10:22:00Z">
        <w:r>
          <w:rPr>
            <w:rFonts w:hint="eastAsia" w:cs="Times New Roman"/>
          </w:rPr>
          <w:t>Winform</w:t>
        </w:r>
      </w:ins>
      <w:ins w:id="1726" w:author="刘宁" w:date="2017-06-06T23:45:00Z">
        <w:r>
          <w:rPr>
            <w:rFonts w:hint="eastAsia" w:eastAsia="宋体" w:cs="Times New Roman"/>
            <w:rPrChange w:id="1727" w:author="刘宁" w:date="2017-06-06T23:46:00Z">
              <w:rPr>
                <w:rFonts w:hint="eastAsia" w:cs="Times New Roman" w:eastAsiaTheme="majorEastAsia"/>
              </w:rPr>
            </w:rPrChange>
          </w:rPr>
          <w:t>特点与介绍</w:t>
        </w:r>
      </w:ins>
      <w:ins w:id="1728" w:author="刘宁" w:date="2017-06-06T23:45:00Z">
        <w:r>
          <w:rPr/>
          <w:tab/>
        </w:r>
      </w:ins>
      <w:ins w:id="1729" w:author="刘宁" w:date="2017-06-06T23:45:00Z">
        <w:r>
          <w:rPr/>
          <w:fldChar w:fldCharType="begin"/>
        </w:r>
      </w:ins>
      <w:ins w:id="1730" w:author="刘宁" w:date="2017-06-06T23:45:00Z">
        <w:r>
          <w:rPr/>
          <w:instrText xml:space="preserve"> PAGEREF _Toc1952 </w:instrText>
        </w:r>
      </w:ins>
      <w:ins w:id="1731" w:author="刘宁" w:date="2017-06-06T23:45:00Z">
        <w:r>
          <w:rPr/>
          <w:fldChar w:fldCharType="separate"/>
        </w:r>
      </w:ins>
      <w:r>
        <w:t>10</w:t>
      </w:r>
      <w:ins w:id="1732" w:author="刘宁" w:date="2017-06-06T23:45:00Z">
        <w:r>
          <w:rPr/>
          <w:fldChar w:fldCharType="end"/>
        </w:r>
      </w:ins>
      <w:ins w:id="1733" w:author="刘宁" w:date="2017-06-06T23:45:00Z">
        <w:r>
          <w:rPr>
            <w:rFonts w:cs="Times New Roman"/>
          </w:rPr>
          <w:fldChar w:fldCharType="end"/>
        </w:r>
      </w:ins>
    </w:p>
    <w:p>
      <w:pPr>
        <w:pStyle w:val="12"/>
        <w:tabs>
          <w:tab w:val="right" w:leader="dot" w:pos="8788"/>
        </w:tabs>
        <w:ind w:firstLine="480" w:firstLineChars="0"/>
        <w:rPr>
          <w:ins w:id="1735" w:author="刘宁" w:date="2017-06-06T23:45:00Z"/>
        </w:rPr>
        <w:pPrChange w:id="1734" w:author="China" w:date="2017-06-09T13:23:00Z">
          <w:pPr>
            <w:pStyle w:val="12"/>
            <w:tabs>
              <w:tab w:val="right" w:leader="dot" w:pos="8788"/>
            </w:tabs>
            <w:ind w:firstLine="480"/>
          </w:pPr>
        </w:pPrChange>
      </w:pPr>
      <w:ins w:id="1736" w:author="刘宁" w:date="2017-06-06T23:45:00Z">
        <w:r>
          <w:rPr>
            <w:rFonts w:cs="Times New Roman"/>
          </w:rPr>
          <w:fldChar w:fldCharType="begin"/>
        </w:r>
      </w:ins>
      <w:ins w:id="1737" w:author="刘宁" w:date="2017-06-06T23:45:00Z">
        <w:r>
          <w:rPr>
            <w:rFonts w:cs="Times New Roman"/>
          </w:rPr>
          <w:instrText xml:space="preserve"> HYPERLINK \l _Toc31094 </w:instrText>
        </w:r>
      </w:ins>
      <w:ins w:id="1738" w:author="刘宁" w:date="2017-06-06T23:45:00Z">
        <w:r>
          <w:rPr>
            <w:rFonts w:cs="Times New Roman"/>
          </w:rPr>
          <w:fldChar w:fldCharType="separate"/>
        </w:r>
      </w:ins>
      <w:ins w:id="1739" w:author="刘宁" w:date="2017-06-06T23:45:00Z">
        <w:r>
          <w:rPr>
            <w:rFonts w:cs="Times New Roman"/>
          </w:rPr>
          <w:t>3 带通滤波器设计方案</w:t>
        </w:r>
      </w:ins>
      <w:ins w:id="1740" w:author="刘宁" w:date="2017-06-06T23:45:00Z">
        <w:r>
          <w:rPr/>
          <w:tab/>
        </w:r>
      </w:ins>
      <w:ins w:id="1741" w:author="刘宁" w:date="2017-06-06T23:45:00Z">
        <w:r>
          <w:rPr/>
          <w:fldChar w:fldCharType="begin"/>
        </w:r>
      </w:ins>
      <w:ins w:id="1742" w:author="刘宁" w:date="2017-06-06T23:45:00Z">
        <w:r>
          <w:rPr/>
          <w:instrText xml:space="preserve"> PAGEREF _Toc31094 </w:instrText>
        </w:r>
      </w:ins>
      <w:ins w:id="1743" w:author="刘宁" w:date="2017-06-06T23:45:00Z">
        <w:r>
          <w:rPr/>
          <w:fldChar w:fldCharType="separate"/>
        </w:r>
      </w:ins>
      <w:r>
        <w:t>12</w:t>
      </w:r>
      <w:ins w:id="1744" w:author="刘宁" w:date="2017-06-06T23:45:00Z">
        <w:r>
          <w:rPr/>
          <w:fldChar w:fldCharType="end"/>
        </w:r>
      </w:ins>
      <w:ins w:id="1745" w:author="刘宁" w:date="2017-06-06T23:45:00Z">
        <w:r>
          <w:rPr>
            <w:rFonts w:cs="Times New Roman"/>
          </w:rPr>
          <w:fldChar w:fldCharType="end"/>
        </w:r>
      </w:ins>
    </w:p>
    <w:p>
      <w:pPr>
        <w:pStyle w:val="13"/>
        <w:tabs>
          <w:tab w:val="right" w:leader="dot" w:pos="8788"/>
        </w:tabs>
        <w:ind w:left="480" w:firstLine="480" w:firstLineChars="0"/>
        <w:rPr>
          <w:ins w:id="1747" w:author="刘宁" w:date="2017-06-06T23:45:00Z"/>
        </w:rPr>
        <w:pPrChange w:id="1746" w:author="China" w:date="2017-06-09T13:23:00Z">
          <w:pPr>
            <w:pStyle w:val="13"/>
            <w:tabs>
              <w:tab w:val="right" w:leader="dot" w:pos="8788"/>
            </w:tabs>
            <w:ind w:left="480" w:firstLine="480"/>
          </w:pPr>
        </w:pPrChange>
      </w:pPr>
      <w:ins w:id="1748" w:author="刘宁" w:date="2017-06-06T23:45:00Z">
        <w:r>
          <w:rPr>
            <w:rFonts w:cs="Times New Roman"/>
          </w:rPr>
          <w:fldChar w:fldCharType="begin"/>
        </w:r>
      </w:ins>
      <w:ins w:id="1749" w:author="刘宁" w:date="2017-06-06T23:45:00Z">
        <w:r>
          <w:rPr>
            <w:rFonts w:cs="Times New Roman"/>
          </w:rPr>
          <w:instrText xml:space="preserve"> HYPERLINK \l _Toc16850 </w:instrText>
        </w:r>
      </w:ins>
      <w:ins w:id="1750" w:author="刘宁" w:date="2017-06-06T23:45:00Z">
        <w:r>
          <w:rPr>
            <w:rFonts w:cs="Times New Roman"/>
          </w:rPr>
          <w:fldChar w:fldCharType="separate"/>
        </w:r>
      </w:ins>
      <w:ins w:id="1751" w:author="刘宁" w:date="2017-06-06T23:45:00Z">
        <w:r>
          <w:rPr>
            <w:rFonts w:eastAsia="宋体" w:cs="Times New Roman"/>
            <w:rPrChange w:id="1752" w:author="刘宁" w:date="2017-06-06T23:46:00Z">
              <w:rPr>
                <w:rFonts w:cs="Times New Roman" w:eastAsiaTheme="majorEastAsia"/>
              </w:rPr>
            </w:rPrChange>
          </w:rPr>
          <w:t xml:space="preserve">3.1 </w:t>
        </w:r>
      </w:ins>
      <w:ins w:id="1753" w:author="刘宁" w:date="2017-06-06T23:45:00Z">
        <w:r>
          <w:rPr>
            <w:rFonts w:hint="eastAsia" w:eastAsia="宋体" w:cs="Times New Roman"/>
            <w:rPrChange w:id="1754" w:author="刘宁" w:date="2017-06-06T23:46:00Z">
              <w:rPr>
                <w:rFonts w:hint="eastAsia" w:cs="Times New Roman" w:eastAsiaTheme="majorEastAsia"/>
              </w:rPr>
            </w:rPrChange>
          </w:rPr>
          <w:t>带通滤波器设计路线</w:t>
        </w:r>
      </w:ins>
      <w:ins w:id="1755" w:author="刘宁" w:date="2017-06-06T23:45:00Z">
        <w:r>
          <w:rPr/>
          <w:tab/>
        </w:r>
      </w:ins>
      <w:ins w:id="1756" w:author="刘宁" w:date="2017-06-06T23:45:00Z">
        <w:r>
          <w:rPr/>
          <w:fldChar w:fldCharType="begin"/>
        </w:r>
      </w:ins>
      <w:ins w:id="1757" w:author="刘宁" w:date="2017-06-06T23:45:00Z">
        <w:r>
          <w:rPr/>
          <w:instrText xml:space="preserve"> PAGEREF _Toc16850 </w:instrText>
        </w:r>
      </w:ins>
      <w:ins w:id="1758" w:author="刘宁" w:date="2017-06-06T23:45:00Z">
        <w:r>
          <w:rPr/>
          <w:fldChar w:fldCharType="separate"/>
        </w:r>
      </w:ins>
      <w:r>
        <w:t>12</w:t>
      </w:r>
      <w:ins w:id="1759" w:author="刘宁" w:date="2017-06-06T23:45:00Z">
        <w:r>
          <w:rPr/>
          <w:fldChar w:fldCharType="end"/>
        </w:r>
      </w:ins>
      <w:ins w:id="1760" w:author="刘宁" w:date="2017-06-06T23:45:00Z">
        <w:r>
          <w:rPr>
            <w:rFonts w:cs="Times New Roman"/>
          </w:rPr>
          <w:fldChar w:fldCharType="end"/>
        </w:r>
      </w:ins>
    </w:p>
    <w:p>
      <w:pPr>
        <w:pStyle w:val="13"/>
        <w:tabs>
          <w:tab w:val="right" w:leader="dot" w:pos="8788"/>
        </w:tabs>
        <w:ind w:left="480" w:firstLine="480" w:firstLineChars="0"/>
        <w:rPr>
          <w:ins w:id="1762" w:author="刘宁" w:date="2017-06-06T23:45:00Z"/>
        </w:rPr>
        <w:pPrChange w:id="1761" w:author="China" w:date="2017-06-09T13:23:00Z">
          <w:pPr>
            <w:pStyle w:val="13"/>
            <w:tabs>
              <w:tab w:val="right" w:leader="dot" w:pos="8788"/>
            </w:tabs>
            <w:ind w:left="480" w:firstLine="480"/>
          </w:pPr>
        </w:pPrChange>
      </w:pPr>
      <w:ins w:id="1763" w:author="刘宁" w:date="2017-06-06T23:45:00Z">
        <w:r>
          <w:rPr>
            <w:rFonts w:cs="Times New Roman"/>
          </w:rPr>
          <w:fldChar w:fldCharType="begin"/>
        </w:r>
      </w:ins>
      <w:ins w:id="1764" w:author="刘宁" w:date="2017-06-06T23:45:00Z">
        <w:r>
          <w:rPr>
            <w:rFonts w:cs="Times New Roman"/>
          </w:rPr>
          <w:instrText xml:space="preserve"> HYPERLINK \l _Toc14491 </w:instrText>
        </w:r>
      </w:ins>
      <w:ins w:id="1765" w:author="刘宁" w:date="2017-06-06T23:45:00Z">
        <w:r>
          <w:rPr>
            <w:rFonts w:cs="Times New Roman"/>
          </w:rPr>
          <w:fldChar w:fldCharType="separate"/>
        </w:r>
      </w:ins>
      <w:ins w:id="1766" w:author="刘宁" w:date="2017-06-06T23:45:00Z">
        <w:r>
          <w:rPr>
            <w:rFonts w:eastAsia="宋体" w:cs="Times New Roman"/>
            <w:rPrChange w:id="1767" w:author="刘宁" w:date="2017-06-06T23:46:00Z">
              <w:rPr>
                <w:rFonts w:cs="Times New Roman" w:eastAsiaTheme="majorEastAsia"/>
              </w:rPr>
            </w:rPrChange>
          </w:rPr>
          <w:t xml:space="preserve">3.2 </w:t>
        </w:r>
      </w:ins>
      <w:ins w:id="1768" w:author="刘宁" w:date="2017-06-06T23:45:00Z">
        <w:r>
          <w:rPr>
            <w:rFonts w:hint="eastAsia" w:eastAsia="宋体" w:cs="Times New Roman"/>
            <w:rPrChange w:id="1769" w:author="刘宁" w:date="2017-06-06T23:46:00Z">
              <w:rPr>
                <w:rFonts w:hint="eastAsia" w:cs="Times New Roman" w:eastAsiaTheme="majorEastAsia"/>
              </w:rPr>
            </w:rPrChange>
          </w:rPr>
          <w:t>数字带通滤波器设计方法</w:t>
        </w:r>
      </w:ins>
      <w:ins w:id="1770" w:author="刘宁" w:date="2017-06-06T23:45:00Z">
        <w:r>
          <w:rPr/>
          <w:tab/>
        </w:r>
      </w:ins>
      <w:ins w:id="1771" w:author="刘宁" w:date="2017-06-06T23:45:00Z">
        <w:r>
          <w:rPr/>
          <w:fldChar w:fldCharType="begin"/>
        </w:r>
      </w:ins>
      <w:ins w:id="1772" w:author="刘宁" w:date="2017-06-06T23:45:00Z">
        <w:r>
          <w:rPr/>
          <w:instrText xml:space="preserve"> PAGEREF _Toc14491 </w:instrText>
        </w:r>
      </w:ins>
      <w:ins w:id="1773" w:author="刘宁" w:date="2017-06-06T23:45:00Z">
        <w:r>
          <w:rPr/>
          <w:fldChar w:fldCharType="separate"/>
        </w:r>
      </w:ins>
      <w:r>
        <w:t>13</w:t>
      </w:r>
      <w:ins w:id="1774" w:author="刘宁" w:date="2017-06-06T23:45:00Z">
        <w:r>
          <w:rPr/>
          <w:fldChar w:fldCharType="end"/>
        </w:r>
      </w:ins>
      <w:ins w:id="1775" w:author="刘宁" w:date="2017-06-06T23:45:00Z">
        <w:r>
          <w:rPr>
            <w:rFonts w:cs="Times New Roman"/>
          </w:rPr>
          <w:fldChar w:fldCharType="end"/>
        </w:r>
      </w:ins>
    </w:p>
    <w:p>
      <w:pPr>
        <w:pStyle w:val="8"/>
        <w:tabs>
          <w:tab w:val="right" w:leader="dot" w:pos="8788"/>
        </w:tabs>
        <w:ind w:left="960" w:firstLine="480" w:firstLineChars="0"/>
        <w:rPr>
          <w:ins w:id="1777" w:author="刘宁" w:date="2017-06-06T23:45:00Z"/>
        </w:rPr>
        <w:pPrChange w:id="1776" w:author="China" w:date="2017-06-09T13:23:00Z">
          <w:pPr>
            <w:pStyle w:val="8"/>
            <w:tabs>
              <w:tab w:val="right" w:leader="dot" w:pos="8788"/>
            </w:tabs>
            <w:ind w:left="960" w:firstLine="480"/>
          </w:pPr>
        </w:pPrChange>
      </w:pPr>
      <w:ins w:id="1778" w:author="刘宁" w:date="2017-06-06T23:45:00Z">
        <w:r>
          <w:rPr>
            <w:rFonts w:cs="Times New Roman"/>
          </w:rPr>
          <w:fldChar w:fldCharType="begin"/>
        </w:r>
      </w:ins>
      <w:ins w:id="1779" w:author="刘宁" w:date="2017-06-06T23:45:00Z">
        <w:r>
          <w:rPr>
            <w:rFonts w:cs="Times New Roman"/>
          </w:rPr>
          <w:instrText xml:space="preserve"> HYPERLINK \l _Toc10329 </w:instrText>
        </w:r>
      </w:ins>
      <w:ins w:id="1780" w:author="刘宁" w:date="2017-06-06T23:45:00Z">
        <w:r>
          <w:rPr>
            <w:rFonts w:cs="Times New Roman"/>
          </w:rPr>
          <w:fldChar w:fldCharType="separate"/>
        </w:r>
      </w:ins>
      <w:ins w:id="1781" w:author="刘宁" w:date="2017-06-06T23:45:00Z">
        <w:r>
          <w:rPr>
            <w:rFonts w:eastAsia="宋体" w:cs="Times New Roman"/>
            <w:rPrChange w:id="1782" w:author="刘宁" w:date="2017-06-06T23:46:00Z">
              <w:rPr>
                <w:rFonts w:cs="Times New Roman" w:eastAsiaTheme="majorEastAsia"/>
              </w:rPr>
            </w:rPrChange>
          </w:rPr>
          <w:t xml:space="preserve">3.2.1 </w:t>
        </w:r>
      </w:ins>
      <w:ins w:id="1783" w:author="刘宁" w:date="2017-06-06T23:45:00Z">
        <w:r>
          <w:rPr>
            <w:rFonts w:hint="eastAsia" w:eastAsia="宋体" w:cs="Times New Roman"/>
            <w:rPrChange w:id="1784" w:author="刘宁" w:date="2017-06-06T23:46:00Z">
              <w:rPr>
                <w:rFonts w:hint="eastAsia" w:cs="Times New Roman" w:eastAsiaTheme="majorEastAsia"/>
              </w:rPr>
            </w:rPrChange>
          </w:rPr>
          <w:t>窗函数法</w:t>
        </w:r>
      </w:ins>
      <w:ins w:id="1785" w:author="刘宁" w:date="2017-06-06T23:45:00Z">
        <w:r>
          <w:rPr/>
          <w:tab/>
        </w:r>
      </w:ins>
      <w:ins w:id="1786" w:author="刘宁" w:date="2017-06-06T23:45:00Z">
        <w:r>
          <w:rPr/>
          <w:fldChar w:fldCharType="begin"/>
        </w:r>
      </w:ins>
      <w:ins w:id="1787" w:author="刘宁" w:date="2017-06-06T23:45:00Z">
        <w:r>
          <w:rPr/>
          <w:instrText xml:space="preserve"> PAGEREF _Toc10329 </w:instrText>
        </w:r>
      </w:ins>
      <w:ins w:id="1788" w:author="刘宁" w:date="2017-06-06T23:45:00Z">
        <w:r>
          <w:rPr/>
          <w:fldChar w:fldCharType="separate"/>
        </w:r>
      </w:ins>
      <w:r>
        <w:t>14</w:t>
      </w:r>
      <w:ins w:id="1789" w:author="刘宁" w:date="2017-06-06T23:45:00Z">
        <w:r>
          <w:rPr/>
          <w:fldChar w:fldCharType="end"/>
        </w:r>
      </w:ins>
      <w:ins w:id="1790" w:author="刘宁" w:date="2017-06-06T23:45:00Z">
        <w:r>
          <w:rPr>
            <w:rFonts w:cs="Times New Roman"/>
          </w:rPr>
          <w:fldChar w:fldCharType="end"/>
        </w:r>
      </w:ins>
    </w:p>
    <w:p>
      <w:pPr>
        <w:pStyle w:val="8"/>
        <w:tabs>
          <w:tab w:val="right" w:leader="dot" w:pos="8788"/>
        </w:tabs>
        <w:ind w:left="960" w:firstLine="480" w:firstLineChars="0"/>
        <w:rPr>
          <w:ins w:id="1792" w:author="刘宁" w:date="2017-06-06T23:45:00Z"/>
        </w:rPr>
        <w:pPrChange w:id="1791" w:author="China" w:date="2017-06-09T13:23:00Z">
          <w:pPr>
            <w:pStyle w:val="8"/>
            <w:tabs>
              <w:tab w:val="right" w:leader="dot" w:pos="8788"/>
            </w:tabs>
            <w:ind w:left="960" w:firstLine="480"/>
          </w:pPr>
        </w:pPrChange>
      </w:pPr>
      <w:ins w:id="1793" w:author="刘宁" w:date="2017-06-06T23:45:00Z">
        <w:r>
          <w:rPr>
            <w:rFonts w:cs="Times New Roman"/>
          </w:rPr>
          <w:fldChar w:fldCharType="begin"/>
        </w:r>
      </w:ins>
      <w:ins w:id="1794" w:author="刘宁" w:date="2017-06-06T23:45:00Z">
        <w:r>
          <w:rPr>
            <w:rFonts w:cs="Times New Roman"/>
          </w:rPr>
          <w:instrText xml:space="preserve"> HYPERLINK \l _Toc20933 </w:instrText>
        </w:r>
      </w:ins>
      <w:ins w:id="1795" w:author="刘宁" w:date="2017-06-06T23:45:00Z">
        <w:r>
          <w:rPr>
            <w:rFonts w:cs="Times New Roman"/>
          </w:rPr>
          <w:fldChar w:fldCharType="separate"/>
        </w:r>
      </w:ins>
      <w:ins w:id="1796" w:author="刘宁" w:date="2017-06-06T23:45:00Z">
        <w:r>
          <w:rPr>
            <w:rFonts w:eastAsia="宋体" w:cs="Times New Roman"/>
            <w:rPrChange w:id="1797" w:author="刘宁" w:date="2017-06-06T23:46:00Z">
              <w:rPr>
                <w:rFonts w:cs="Times New Roman" w:eastAsiaTheme="majorEastAsia"/>
              </w:rPr>
            </w:rPrChange>
          </w:rPr>
          <w:t xml:space="preserve">3.2.2 </w:t>
        </w:r>
      </w:ins>
      <w:ins w:id="1798" w:author="刘宁" w:date="2017-06-06T23:45:00Z">
        <w:r>
          <w:rPr>
            <w:rFonts w:hint="eastAsia" w:eastAsia="宋体" w:cs="Times New Roman"/>
            <w:rPrChange w:id="1799" w:author="刘宁" w:date="2017-06-06T23:46:00Z">
              <w:rPr>
                <w:rFonts w:hint="eastAsia" w:cs="Times New Roman" w:eastAsiaTheme="majorEastAsia"/>
              </w:rPr>
            </w:rPrChange>
          </w:rPr>
          <w:t>频率样本采样法</w:t>
        </w:r>
      </w:ins>
      <w:ins w:id="1800" w:author="刘宁" w:date="2017-06-06T23:45:00Z">
        <w:r>
          <w:rPr/>
          <w:tab/>
        </w:r>
      </w:ins>
      <w:ins w:id="1801" w:author="刘宁" w:date="2017-06-06T23:45:00Z">
        <w:r>
          <w:rPr/>
          <w:fldChar w:fldCharType="begin"/>
        </w:r>
      </w:ins>
      <w:ins w:id="1802" w:author="刘宁" w:date="2017-06-06T23:45:00Z">
        <w:r>
          <w:rPr/>
          <w:instrText xml:space="preserve"> PAGEREF _Toc20933 </w:instrText>
        </w:r>
      </w:ins>
      <w:ins w:id="1803" w:author="刘宁" w:date="2017-06-06T23:45:00Z">
        <w:r>
          <w:rPr/>
          <w:fldChar w:fldCharType="separate"/>
        </w:r>
      </w:ins>
      <w:r>
        <w:t>14</w:t>
      </w:r>
      <w:ins w:id="1804" w:author="刘宁" w:date="2017-06-06T23:45:00Z">
        <w:r>
          <w:rPr/>
          <w:fldChar w:fldCharType="end"/>
        </w:r>
      </w:ins>
      <w:ins w:id="1805" w:author="刘宁" w:date="2017-06-06T23:45:00Z">
        <w:r>
          <w:rPr>
            <w:rFonts w:cs="Times New Roman"/>
          </w:rPr>
          <w:fldChar w:fldCharType="end"/>
        </w:r>
      </w:ins>
    </w:p>
    <w:p>
      <w:pPr>
        <w:pStyle w:val="12"/>
        <w:tabs>
          <w:tab w:val="right" w:leader="dot" w:pos="8788"/>
        </w:tabs>
        <w:ind w:firstLine="480" w:firstLineChars="0"/>
        <w:rPr>
          <w:ins w:id="1807" w:author="刘宁" w:date="2017-06-06T23:45:00Z"/>
        </w:rPr>
        <w:pPrChange w:id="1806" w:author="China" w:date="2017-06-09T13:23:00Z">
          <w:pPr>
            <w:pStyle w:val="12"/>
            <w:tabs>
              <w:tab w:val="right" w:leader="dot" w:pos="8788"/>
            </w:tabs>
            <w:ind w:firstLine="480"/>
          </w:pPr>
        </w:pPrChange>
      </w:pPr>
      <w:ins w:id="1808" w:author="刘宁" w:date="2017-06-06T23:45:00Z">
        <w:r>
          <w:rPr>
            <w:rFonts w:cs="Times New Roman"/>
          </w:rPr>
          <w:fldChar w:fldCharType="begin"/>
        </w:r>
      </w:ins>
      <w:ins w:id="1809" w:author="刘宁" w:date="2017-06-06T23:45:00Z">
        <w:r>
          <w:rPr>
            <w:rFonts w:cs="Times New Roman"/>
          </w:rPr>
          <w:instrText xml:space="preserve"> HYPERLINK \l _Toc19644 </w:instrText>
        </w:r>
      </w:ins>
      <w:ins w:id="1810" w:author="刘宁" w:date="2017-06-06T23:45:00Z">
        <w:r>
          <w:rPr>
            <w:rFonts w:cs="Times New Roman"/>
          </w:rPr>
          <w:fldChar w:fldCharType="separate"/>
        </w:r>
      </w:ins>
      <w:ins w:id="1811" w:author="刘宁" w:date="2017-06-06T23:45:00Z">
        <w:r>
          <w:rPr>
            <w:rFonts w:cs="Times New Roman"/>
          </w:rPr>
          <w:t>4 数据处理与滤波平台的实现</w:t>
        </w:r>
      </w:ins>
      <w:ins w:id="1812" w:author="刘宁" w:date="2017-06-06T23:45:00Z">
        <w:r>
          <w:rPr/>
          <w:tab/>
        </w:r>
      </w:ins>
      <w:ins w:id="1813" w:author="刘宁" w:date="2017-06-06T23:45:00Z">
        <w:r>
          <w:rPr/>
          <w:fldChar w:fldCharType="begin"/>
        </w:r>
      </w:ins>
      <w:ins w:id="1814" w:author="刘宁" w:date="2017-06-06T23:45:00Z">
        <w:r>
          <w:rPr/>
          <w:instrText xml:space="preserve"> PAGEREF _Toc19644 </w:instrText>
        </w:r>
      </w:ins>
      <w:ins w:id="1815" w:author="刘宁" w:date="2017-06-06T23:45:00Z">
        <w:r>
          <w:rPr/>
          <w:fldChar w:fldCharType="separate"/>
        </w:r>
      </w:ins>
      <w:r>
        <w:t>16</w:t>
      </w:r>
      <w:ins w:id="1816" w:author="刘宁" w:date="2017-06-06T23:45:00Z">
        <w:r>
          <w:rPr/>
          <w:fldChar w:fldCharType="end"/>
        </w:r>
      </w:ins>
      <w:ins w:id="1817" w:author="刘宁" w:date="2017-06-06T23:45:00Z">
        <w:r>
          <w:rPr>
            <w:rFonts w:cs="Times New Roman"/>
          </w:rPr>
          <w:fldChar w:fldCharType="end"/>
        </w:r>
      </w:ins>
    </w:p>
    <w:p>
      <w:pPr>
        <w:pStyle w:val="13"/>
        <w:tabs>
          <w:tab w:val="right" w:leader="dot" w:pos="8788"/>
        </w:tabs>
        <w:ind w:left="480" w:firstLine="480" w:firstLineChars="0"/>
        <w:rPr>
          <w:ins w:id="1819" w:author="刘宁" w:date="2017-06-06T23:45:00Z"/>
        </w:rPr>
        <w:pPrChange w:id="1818" w:author="China" w:date="2017-06-09T13:23:00Z">
          <w:pPr>
            <w:pStyle w:val="13"/>
            <w:tabs>
              <w:tab w:val="right" w:leader="dot" w:pos="8788"/>
            </w:tabs>
            <w:ind w:left="480" w:firstLine="480"/>
          </w:pPr>
        </w:pPrChange>
      </w:pPr>
      <w:ins w:id="1820" w:author="刘宁" w:date="2017-06-06T23:45:00Z">
        <w:r>
          <w:rPr>
            <w:rFonts w:cs="Times New Roman"/>
          </w:rPr>
          <w:fldChar w:fldCharType="begin"/>
        </w:r>
      </w:ins>
      <w:ins w:id="1821" w:author="刘宁" w:date="2017-06-06T23:45:00Z">
        <w:r>
          <w:rPr>
            <w:rFonts w:cs="Times New Roman"/>
          </w:rPr>
          <w:instrText xml:space="preserve"> HYPERLINK \l _Toc4755 </w:instrText>
        </w:r>
      </w:ins>
      <w:ins w:id="1822" w:author="刘宁" w:date="2017-06-06T23:45:00Z">
        <w:r>
          <w:rPr>
            <w:rFonts w:cs="Times New Roman"/>
          </w:rPr>
          <w:fldChar w:fldCharType="separate"/>
        </w:r>
      </w:ins>
      <w:ins w:id="1823" w:author="刘宁" w:date="2017-06-06T23:45:00Z">
        <w:r>
          <w:rPr>
            <w:rFonts w:eastAsia="宋体" w:cs="Times New Roman"/>
            <w:rPrChange w:id="1824" w:author="刘宁" w:date="2017-06-06T23:46:00Z">
              <w:rPr>
                <w:rFonts w:cs="Times New Roman" w:eastAsiaTheme="majorEastAsia"/>
              </w:rPr>
            </w:rPrChange>
          </w:rPr>
          <w:t>4.1</w:t>
        </w:r>
      </w:ins>
      <w:ins w:id="1825" w:author="刘宁" w:date="2017-06-06T23:45:00Z">
        <w:r>
          <w:rPr>
            <w:rFonts w:hint="eastAsia" w:eastAsia="宋体" w:cs="Times New Roman"/>
            <w:rPrChange w:id="1826" w:author="刘宁" w:date="2017-06-06T23:46:00Z">
              <w:rPr>
                <w:rFonts w:hint="eastAsia" w:cs="Times New Roman" w:eastAsiaTheme="majorEastAsia"/>
              </w:rPr>
            </w:rPrChange>
          </w:rPr>
          <w:t xml:space="preserve"> </w:t>
        </w:r>
      </w:ins>
      <w:ins w:id="1827" w:author="刘宁" w:date="2017-06-06T23:45:00Z">
        <w:r>
          <w:rPr>
            <w:rFonts w:hint="eastAsia" w:eastAsia="宋体" w:cs="Times New Roman"/>
            <w:rPrChange w:id="1828" w:author="刘宁" w:date="2017-06-06T23:46:00Z">
              <w:rPr>
                <w:rFonts w:hint="eastAsia" w:cs="Times New Roman" w:eastAsiaTheme="majorEastAsia"/>
              </w:rPr>
            </w:rPrChange>
          </w:rPr>
          <w:t>现场数据分析</w:t>
        </w:r>
      </w:ins>
      <w:ins w:id="1829" w:author="刘宁" w:date="2017-06-06T23:45:00Z">
        <w:r>
          <w:rPr/>
          <w:tab/>
        </w:r>
      </w:ins>
      <w:ins w:id="1830" w:author="刘宁" w:date="2017-06-06T23:45:00Z">
        <w:r>
          <w:rPr/>
          <w:fldChar w:fldCharType="begin"/>
        </w:r>
      </w:ins>
      <w:ins w:id="1831" w:author="刘宁" w:date="2017-06-06T23:45:00Z">
        <w:r>
          <w:rPr/>
          <w:instrText xml:space="preserve"> PAGEREF _Toc4755 </w:instrText>
        </w:r>
      </w:ins>
      <w:ins w:id="1832" w:author="刘宁" w:date="2017-06-06T23:45:00Z">
        <w:r>
          <w:rPr/>
          <w:fldChar w:fldCharType="separate"/>
        </w:r>
      </w:ins>
      <w:r>
        <w:t>16</w:t>
      </w:r>
      <w:ins w:id="1833" w:author="刘宁" w:date="2017-06-06T23:45:00Z">
        <w:r>
          <w:rPr/>
          <w:fldChar w:fldCharType="end"/>
        </w:r>
      </w:ins>
      <w:ins w:id="1834" w:author="刘宁" w:date="2017-06-06T23:45:00Z">
        <w:r>
          <w:rPr>
            <w:rFonts w:cs="Times New Roman"/>
          </w:rPr>
          <w:fldChar w:fldCharType="end"/>
        </w:r>
      </w:ins>
    </w:p>
    <w:p>
      <w:pPr>
        <w:pStyle w:val="13"/>
        <w:tabs>
          <w:tab w:val="right" w:leader="dot" w:pos="8788"/>
        </w:tabs>
        <w:ind w:left="480" w:firstLine="480" w:firstLineChars="0"/>
        <w:rPr>
          <w:ins w:id="1836" w:author="刘宁" w:date="2017-06-06T23:45:00Z"/>
        </w:rPr>
        <w:pPrChange w:id="1835" w:author="China" w:date="2017-06-09T13:23:00Z">
          <w:pPr>
            <w:pStyle w:val="13"/>
            <w:tabs>
              <w:tab w:val="right" w:leader="dot" w:pos="8788"/>
            </w:tabs>
            <w:ind w:left="480" w:firstLine="480"/>
          </w:pPr>
        </w:pPrChange>
      </w:pPr>
      <w:ins w:id="1837" w:author="刘宁" w:date="2017-06-06T23:45:00Z">
        <w:r>
          <w:rPr>
            <w:rFonts w:cs="Times New Roman"/>
          </w:rPr>
          <w:fldChar w:fldCharType="begin"/>
        </w:r>
      </w:ins>
      <w:ins w:id="1838" w:author="刘宁" w:date="2017-06-06T23:45:00Z">
        <w:r>
          <w:rPr>
            <w:rFonts w:cs="Times New Roman"/>
          </w:rPr>
          <w:instrText xml:space="preserve"> HYPERLINK \l _Toc1934 </w:instrText>
        </w:r>
      </w:ins>
      <w:ins w:id="1839" w:author="刘宁" w:date="2017-06-06T23:45:00Z">
        <w:r>
          <w:rPr>
            <w:rFonts w:cs="Times New Roman"/>
          </w:rPr>
          <w:fldChar w:fldCharType="separate"/>
        </w:r>
      </w:ins>
      <w:ins w:id="1840" w:author="刘宁" w:date="2017-06-06T23:45:00Z">
        <w:r>
          <w:rPr>
            <w:rFonts w:eastAsia="宋体" w:cs="Times New Roman"/>
            <w:rPrChange w:id="1841" w:author="刘宁" w:date="2017-06-06T23:46:00Z">
              <w:rPr>
                <w:rFonts w:cs="Times New Roman" w:eastAsiaTheme="majorEastAsia"/>
              </w:rPr>
            </w:rPrChange>
          </w:rPr>
          <w:t xml:space="preserve">4.2 </w:t>
        </w:r>
      </w:ins>
      <w:ins w:id="1842" w:author="刘宁" w:date="2017-06-06T23:45:00Z">
        <w:r>
          <w:rPr>
            <w:rFonts w:hint="eastAsia" w:eastAsia="宋体" w:cs="Times New Roman"/>
            <w:rPrChange w:id="1843" w:author="刘宁" w:date="2017-06-06T23:46:00Z">
              <w:rPr>
                <w:rFonts w:hint="eastAsia" w:cs="Times New Roman" w:eastAsiaTheme="majorEastAsia"/>
              </w:rPr>
            </w:rPrChange>
          </w:rPr>
          <w:t>滤波器及界面的实现</w:t>
        </w:r>
      </w:ins>
      <w:ins w:id="1844" w:author="刘宁" w:date="2017-06-06T23:45:00Z">
        <w:r>
          <w:rPr/>
          <w:tab/>
        </w:r>
      </w:ins>
      <w:ins w:id="1845" w:author="刘宁" w:date="2017-06-06T23:45:00Z">
        <w:r>
          <w:rPr/>
          <w:fldChar w:fldCharType="begin"/>
        </w:r>
      </w:ins>
      <w:ins w:id="1846" w:author="刘宁" w:date="2017-06-06T23:45:00Z">
        <w:r>
          <w:rPr/>
          <w:instrText xml:space="preserve"> PAGEREF _Toc1934 </w:instrText>
        </w:r>
      </w:ins>
      <w:ins w:id="1847" w:author="刘宁" w:date="2017-06-06T23:45:00Z">
        <w:r>
          <w:rPr/>
          <w:fldChar w:fldCharType="separate"/>
        </w:r>
      </w:ins>
      <w:r>
        <w:t>21</w:t>
      </w:r>
      <w:ins w:id="1848" w:author="刘宁" w:date="2017-06-06T23:45:00Z">
        <w:r>
          <w:rPr/>
          <w:fldChar w:fldCharType="end"/>
        </w:r>
      </w:ins>
      <w:ins w:id="1849" w:author="刘宁" w:date="2017-06-06T23:45:00Z">
        <w:r>
          <w:rPr>
            <w:rFonts w:cs="Times New Roman"/>
          </w:rPr>
          <w:fldChar w:fldCharType="end"/>
        </w:r>
      </w:ins>
    </w:p>
    <w:p>
      <w:pPr>
        <w:pStyle w:val="8"/>
        <w:tabs>
          <w:tab w:val="right" w:leader="dot" w:pos="8788"/>
        </w:tabs>
        <w:ind w:left="960" w:firstLine="480" w:firstLineChars="0"/>
        <w:rPr>
          <w:ins w:id="1851" w:author="刘宁" w:date="2017-06-06T23:45:00Z"/>
        </w:rPr>
        <w:pPrChange w:id="1850" w:author="China" w:date="2017-06-09T13:23:00Z">
          <w:pPr>
            <w:pStyle w:val="8"/>
            <w:tabs>
              <w:tab w:val="right" w:leader="dot" w:pos="8788"/>
            </w:tabs>
            <w:ind w:left="960" w:firstLine="480"/>
          </w:pPr>
        </w:pPrChange>
      </w:pPr>
      <w:ins w:id="1852" w:author="刘宁" w:date="2017-06-06T23:45:00Z">
        <w:r>
          <w:rPr>
            <w:rFonts w:cs="Times New Roman"/>
          </w:rPr>
          <w:fldChar w:fldCharType="begin"/>
        </w:r>
      </w:ins>
      <w:ins w:id="1853" w:author="刘宁" w:date="2017-06-06T23:45:00Z">
        <w:r>
          <w:rPr>
            <w:rFonts w:cs="Times New Roman"/>
          </w:rPr>
          <w:instrText xml:space="preserve"> HYPERLINK \l _Toc21775 </w:instrText>
        </w:r>
      </w:ins>
      <w:ins w:id="1854" w:author="刘宁" w:date="2017-06-06T23:45:00Z">
        <w:r>
          <w:rPr>
            <w:rFonts w:cs="Times New Roman"/>
          </w:rPr>
          <w:fldChar w:fldCharType="separate"/>
        </w:r>
      </w:ins>
      <w:ins w:id="1855" w:author="刘宁" w:date="2017-06-06T23:45:00Z">
        <w:r>
          <w:rPr>
            <w:rFonts w:eastAsia="宋体" w:cs="Times New Roman"/>
            <w:rPrChange w:id="1856" w:author="刘宁" w:date="2017-06-06T23:46:00Z">
              <w:rPr>
                <w:rFonts w:cs="Times New Roman" w:eastAsiaTheme="majorEastAsia"/>
              </w:rPr>
            </w:rPrChange>
          </w:rPr>
          <w:t>4.2.1</w:t>
        </w:r>
      </w:ins>
      <w:ins w:id="1857" w:author="刘宁" w:date="2017-06-06T23:45:00Z">
        <w:r>
          <w:rPr>
            <w:rFonts w:hint="eastAsia" w:eastAsia="宋体" w:cs="Times New Roman"/>
            <w:rPrChange w:id="1858" w:author="刘宁" w:date="2017-06-06T23:46:00Z">
              <w:rPr>
                <w:rFonts w:hint="eastAsia" w:cs="Times New Roman" w:eastAsiaTheme="majorEastAsia"/>
              </w:rPr>
            </w:rPrChange>
          </w:rPr>
          <w:t xml:space="preserve"> Hanming</w:t>
        </w:r>
      </w:ins>
      <w:ins w:id="1859" w:author="刘宁" w:date="2017-06-06T23:45:00Z">
        <w:r>
          <w:rPr>
            <w:rFonts w:hint="eastAsia" w:eastAsia="宋体" w:cs="Times New Roman"/>
            <w:rPrChange w:id="1860" w:author="刘宁" w:date="2017-06-06T23:46:00Z">
              <w:rPr>
                <w:rFonts w:hint="eastAsia" w:cs="Times New Roman" w:eastAsiaTheme="majorEastAsia"/>
              </w:rPr>
            </w:rPrChange>
          </w:rPr>
          <w:t>滤波实现</w:t>
        </w:r>
      </w:ins>
      <w:ins w:id="1861" w:author="刘宁" w:date="2017-06-06T23:45:00Z">
        <w:r>
          <w:rPr/>
          <w:tab/>
        </w:r>
      </w:ins>
      <w:ins w:id="1862" w:author="刘宁" w:date="2017-06-06T23:45:00Z">
        <w:r>
          <w:rPr/>
          <w:fldChar w:fldCharType="begin"/>
        </w:r>
      </w:ins>
      <w:ins w:id="1863" w:author="刘宁" w:date="2017-06-06T23:45:00Z">
        <w:r>
          <w:rPr/>
          <w:instrText xml:space="preserve"> PAGEREF _Toc21775 </w:instrText>
        </w:r>
      </w:ins>
      <w:ins w:id="1864" w:author="刘宁" w:date="2017-06-06T23:45:00Z">
        <w:r>
          <w:rPr/>
          <w:fldChar w:fldCharType="separate"/>
        </w:r>
      </w:ins>
      <w:r>
        <w:t>21</w:t>
      </w:r>
      <w:ins w:id="1865" w:author="刘宁" w:date="2017-06-06T23:45:00Z">
        <w:r>
          <w:rPr/>
          <w:fldChar w:fldCharType="end"/>
        </w:r>
      </w:ins>
      <w:ins w:id="1866" w:author="刘宁" w:date="2017-06-06T23:45:00Z">
        <w:r>
          <w:rPr>
            <w:rFonts w:cs="Times New Roman"/>
          </w:rPr>
          <w:fldChar w:fldCharType="end"/>
        </w:r>
      </w:ins>
    </w:p>
    <w:p>
      <w:pPr>
        <w:pStyle w:val="8"/>
        <w:tabs>
          <w:tab w:val="right" w:leader="dot" w:pos="8788"/>
        </w:tabs>
        <w:ind w:left="960" w:firstLine="480" w:firstLineChars="0"/>
        <w:rPr>
          <w:ins w:id="1868" w:author="刘宁" w:date="2017-06-06T23:45:00Z"/>
        </w:rPr>
        <w:pPrChange w:id="1867" w:author="China" w:date="2017-06-09T13:23:00Z">
          <w:pPr>
            <w:pStyle w:val="8"/>
            <w:tabs>
              <w:tab w:val="right" w:leader="dot" w:pos="8788"/>
            </w:tabs>
            <w:ind w:left="960" w:firstLine="480"/>
          </w:pPr>
        </w:pPrChange>
      </w:pPr>
      <w:ins w:id="1869" w:author="刘宁" w:date="2017-06-06T23:45:00Z">
        <w:r>
          <w:rPr>
            <w:rFonts w:cs="Times New Roman"/>
          </w:rPr>
          <w:fldChar w:fldCharType="begin"/>
        </w:r>
      </w:ins>
      <w:ins w:id="1870" w:author="刘宁" w:date="2017-06-06T23:45:00Z">
        <w:r>
          <w:rPr>
            <w:rFonts w:cs="Times New Roman"/>
          </w:rPr>
          <w:instrText xml:space="preserve"> HYPERLINK \l _Toc10084 </w:instrText>
        </w:r>
      </w:ins>
      <w:ins w:id="1871" w:author="刘宁" w:date="2017-06-06T23:45:00Z">
        <w:r>
          <w:rPr>
            <w:rFonts w:cs="Times New Roman"/>
          </w:rPr>
          <w:fldChar w:fldCharType="separate"/>
        </w:r>
      </w:ins>
      <w:ins w:id="1872" w:author="刘宁" w:date="2017-06-06T23:45:00Z">
        <w:r>
          <w:rPr>
            <w:rFonts w:eastAsia="宋体" w:cs="Times New Roman"/>
            <w:rPrChange w:id="1873" w:author="刘宁" w:date="2017-06-06T23:46:00Z">
              <w:rPr>
                <w:rFonts w:cs="Times New Roman" w:eastAsiaTheme="majorEastAsia"/>
              </w:rPr>
            </w:rPrChange>
          </w:rPr>
          <w:t xml:space="preserve">4.2.2 </w:t>
        </w:r>
      </w:ins>
      <w:ins w:id="1874" w:author="刘宁" w:date="2017-06-06T23:45:00Z">
        <w:r>
          <w:rPr>
            <w:rFonts w:cs="Times New Roman"/>
          </w:rPr>
          <w:t>优化滤波实现</w:t>
        </w:r>
      </w:ins>
      <w:ins w:id="1875" w:author="刘宁" w:date="2017-06-06T23:45:00Z">
        <w:r>
          <w:rPr/>
          <w:tab/>
        </w:r>
      </w:ins>
      <w:ins w:id="1876" w:author="刘宁" w:date="2017-06-06T23:45:00Z">
        <w:r>
          <w:rPr/>
          <w:fldChar w:fldCharType="begin"/>
        </w:r>
      </w:ins>
      <w:ins w:id="1877" w:author="刘宁" w:date="2017-06-06T23:45:00Z">
        <w:r>
          <w:rPr/>
          <w:instrText xml:space="preserve"> PAGEREF _Toc10084 </w:instrText>
        </w:r>
      </w:ins>
      <w:ins w:id="1878" w:author="刘宁" w:date="2017-06-06T23:45:00Z">
        <w:r>
          <w:rPr/>
          <w:fldChar w:fldCharType="separate"/>
        </w:r>
      </w:ins>
      <w:r>
        <w:t>24</w:t>
      </w:r>
      <w:ins w:id="1879" w:author="刘宁" w:date="2017-06-06T23:45:00Z">
        <w:r>
          <w:rPr/>
          <w:fldChar w:fldCharType="end"/>
        </w:r>
      </w:ins>
      <w:ins w:id="1880" w:author="刘宁" w:date="2017-06-06T23:45:00Z">
        <w:r>
          <w:rPr>
            <w:rFonts w:cs="Times New Roman"/>
          </w:rPr>
          <w:fldChar w:fldCharType="end"/>
        </w:r>
      </w:ins>
    </w:p>
    <w:p>
      <w:pPr>
        <w:pStyle w:val="13"/>
        <w:tabs>
          <w:tab w:val="right" w:leader="dot" w:pos="8788"/>
        </w:tabs>
        <w:ind w:left="480" w:firstLine="480" w:firstLineChars="0"/>
        <w:rPr>
          <w:ins w:id="1882" w:author="刘宁" w:date="2017-06-06T23:45:00Z"/>
        </w:rPr>
        <w:pPrChange w:id="1881" w:author="China" w:date="2017-06-09T13:23:00Z">
          <w:pPr>
            <w:pStyle w:val="13"/>
            <w:tabs>
              <w:tab w:val="right" w:leader="dot" w:pos="8788"/>
            </w:tabs>
            <w:ind w:left="480" w:firstLine="480"/>
          </w:pPr>
        </w:pPrChange>
      </w:pPr>
      <w:ins w:id="1883" w:author="刘宁" w:date="2017-06-06T23:45:00Z">
        <w:r>
          <w:rPr>
            <w:rFonts w:cs="Times New Roman"/>
          </w:rPr>
          <w:fldChar w:fldCharType="begin"/>
        </w:r>
      </w:ins>
      <w:ins w:id="1884" w:author="刘宁" w:date="2017-06-06T23:45:00Z">
        <w:r>
          <w:rPr>
            <w:rFonts w:cs="Times New Roman"/>
          </w:rPr>
          <w:instrText xml:space="preserve"> HYPERLINK \l _Toc32585 </w:instrText>
        </w:r>
      </w:ins>
      <w:ins w:id="1885" w:author="刘宁" w:date="2017-06-06T23:45:00Z">
        <w:r>
          <w:rPr>
            <w:rFonts w:cs="Times New Roman"/>
          </w:rPr>
          <w:fldChar w:fldCharType="separate"/>
        </w:r>
      </w:ins>
      <w:ins w:id="1886" w:author="刘宁" w:date="2017-06-06T23:45:00Z">
        <w:r>
          <w:rPr>
            <w:rFonts w:eastAsia="宋体" w:cs="Times New Roman"/>
            <w:rPrChange w:id="1887" w:author="刘宁" w:date="2017-06-06T23:46:00Z">
              <w:rPr>
                <w:rFonts w:cs="Times New Roman" w:eastAsiaTheme="majorEastAsia"/>
              </w:rPr>
            </w:rPrChange>
          </w:rPr>
          <w:t xml:space="preserve">4.3 </w:t>
        </w:r>
      </w:ins>
      <w:ins w:id="1888" w:author="刘宁" w:date="2017-06-06T23:45:00Z">
        <w:r>
          <w:rPr>
            <w:rFonts w:hint="eastAsia" w:eastAsia="宋体" w:cs="Times New Roman"/>
            <w:rPrChange w:id="1889" w:author="刘宁" w:date="2017-06-06T23:46:00Z">
              <w:rPr>
                <w:rFonts w:hint="eastAsia" w:cs="Times New Roman" w:eastAsiaTheme="majorEastAsia"/>
              </w:rPr>
            </w:rPrChange>
          </w:rPr>
          <w:t>界面设计与结果分析</w:t>
        </w:r>
      </w:ins>
      <w:ins w:id="1890" w:author="刘宁" w:date="2017-06-06T23:45:00Z">
        <w:r>
          <w:rPr/>
          <w:tab/>
        </w:r>
      </w:ins>
      <w:ins w:id="1891" w:author="刘宁" w:date="2017-06-06T23:45:00Z">
        <w:r>
          <w:rPr/>
          <w:fldChar w:fldCharType="begin"/>
        </w:r>
      </w:ins>
      <w:ins w:id="1892" w:author="刘宁" w:date="2017-06-06T23:45:00Z">
        <w:r>
          <w:rPr/>
          <w:instrText xml:space="preserve"> PAGEREF _Toc32585 </w:instrText>
        </w:r>
      </w:ins>
      <w:ins w:id="1893" w:author="刘宁" w:date="2017-06-06T23:45:00Z">
        <w:r>
          <w:rPr/>
          <w:fldChar w:fldCharType="separate"/>
        </w:r>
      </w:ins>
      <w:r>
        <w:t>26</w:t>
      </w:r>
      <w:ins w:id="1894" w:author="刘宁" w:date="2017-06-06T23:45:00Z">
        <w:r>
          <w:rPr/>
          <w:fldChar w:fldCharType="end"/>
        </w:r>
      </w:ins>
      <w:ins w:id="1895" w:author="刘宁" w:date="2017-06-06T23:45:00Z">
        <w:r>
          <w:rPr>
            <w:rFonts w:cs="Times New Roman"/>
          </w:rPr>
          <w:fldChar w:fldCharType="end"/>
        </w:r>
      </w:ins>
    </w:p>
    <w:p>
      <w:pPr>
        <w:pStyle w:val="8"/>
        <w:tabs>
          <w:tab w:val="right" w:leader="dot" w:pos="8788"/>
        </w:tabs>
        <w:ind w:left="960" w:firstLine="480" w:firstLineChars="0"/>
        <w:rPr>
          <w:ins w:id="1897" w:author="刘宁" w:date="2017-06-06T23:45:00Z"/>
        </w:rPr>
        <w:pPrChange w:id="1896" w:author="China" w:date="2017-06-09T13:23:00Z">
          <w:pPr>
            <w:pStyle w:val="8"/>
            <w:tabs>
              <w:tab w:val="right" w:leader="dot" w:pos="8788"/>
            </w:tabs>
            <w:ind w:left="960" w:firstLine="480"/>
          </w:pPr>
        </w:pPrChange>
      </w:pPr>
      <w:ins w:id="1898" w:author="刘宁" w:date="2017-06-06T23:45:00Z">
        <w:r>
          <w:rPr>
            <w:rFonts w:cs="Times New Roman"/>
          </w:rPr>
          <w:fldChar w:fldCharType="begin"/>
        </w:r>
      </w:ins>
      <w:ins w:id="1899" w:author="刘宁" w:date="2017-06-06T23:45:00Z">
        <w:r>
          <w:rPr>
            <w:rFonts w:cs="Times New Roman"/>
          </w:rPr>
          <w:instrText xml:space="preserve"> HYPERLINK \l _Toc19612 </w:instrText>
        </w:r>
      </w:ins>
      <w:ins w:id="1900" w:author="刘宁" w:date="2017-06-06T23:45:00Z">
        <w:r>
          <w:rPr>
            <w:rFonts w:cs="Times New Roman"/>
          </w:rPr>
          <w:fldChar w:fldCharType="separate"/>
        </w:r>
      </w:ins>
      <w:ins w:id="1901" w:author="刘宁" w:date="2017-06-06T23:45:00Z">
        <w:r>
          <w:rPr>
            <w:rFonts w:eastAsia="宋体" w:cs="Times New Roman"/>
            <w:rPrChange w:id="1902" w:author="刘宁" w:date="2017-06-06T23:46:00Z">
              <w:rPr>
                <w:rFonts w:cs="Times New Roman" w:eastAsiaTheme="majorEastAsia"/>
              </w:rPr>
            </w:rPrChange>
          </w:rPr>
          <w:t xml:space="preserve">4.3.1 </w:t>
        </w:r>
      </w:ins>
      <w:ins w:id="1903" w:author="刘宁" w:date="2017-06-06T23:45:00Z">
        <w:r>
          <w:rPr>
            <w:rFonts w:hint="eastAsia" w:eastAsia="宋体" w:cs="Times New Roman"/>
            <w:rPrChange w:id="1904" w:author="刘宁" w:date="2017-06-06T23:46:00Z">
              <w:rPr>
                <w:rFonts w:hint="eastAsia" w:cs="Times New Roman" w:eastAsiaTheme="majorEastAsia"/>
              </w:rPr>
            </w:rPrChange>
          </w:rPr>
          <w:t>界面显示效果</w:t>
        </w:r>
      </w:ins>
      <w:ins w:id="1905" w:author="刘宁" w:date="2017-06-06T23:45:00Z">
        <w:r>
          <w:rPr/>
          <w:tab/>
        </w:r>
      </w:ins>
      <w:ins w:id="1906" w:author="刘宁" w:date="2017-06-06T23:45:00Z">
        <w:r>
          <w:rPr/>
          <w:fldChar w:fldCharType="begin"/>
        </w:r>
      </w:ins>
      <w:ins w:id="1907" w:author="刘宁" w:date="2017-06-06T23:45:00Z">
        <w:r>
          <w:rPr/>
          <w:instrText xml:space="preserve"> PAGEREF _Toc19612 </w:instrText>
        </w:r>
      </w:ins>
      <w:ins w:id="1908" w:author="刘宁" w:date="2017-06-06T23:45:00Z">
        <w:r>
          <w:rPr/>
          <w:fldChar w:fldCharType="separate"/>
        </w:r>
      </w:ins>
      <w:r>
        <w:t>26</w:t>
      </w:r>
      <w:ins w:id="1909" w:author="刘宁" w:date="2017-06-06T23:45:00Z">
        <w:r>
          <w:rPr/>
          <w:fldChar w:fldCharType="end"/>
        </w:r>
      </w:ins>
      <w:ins w:id="1910" w:author="刘宁" w:date="2017-06-06T23:45:00Z">
        <w:r>
          <w:rPr>
            <w:rFonts w:cs="Times New Roman"/>
          </w:rPr>
          <w:fldChar w:fldCharType="end"/>
        </w:r>
      </w:ins>
    </w:p>
    <w:p>
      <w:pPr>
        <w:pStyle w:val="8"/>
        <w:tabs>
          <w:tab w:val="right" w:leader="dot" w:pos="8788"/>
        </w:tabs>
        <w:ind w:left="960" w:firstLine="480" w:firstLineChars="0"/>
        <w:rPr>
          <w:ins w:id="1912" w:author="刘宁" w:date="2017-06-06T23:45:00Z"/>
        </w:rPr>
        <w:pPrChange w:id="1911" w:author="China" w:date="2017-06-09T13:23:00Z">
          <w:pPr>
            <w:pStyle w:val="8"/>
            <w:tabs>
              <w:tab w:val="right" w:leader="dot" w:pos="8788"/>
            </w:tabs>
            <w:ind w:left="960" w:firstLine="480"/>
          </w:pPr>
        </w:pPrChange>
      </w:pPr>
      <w:ins w:id="1913" w:author="刘宁" w:date="2017-06-06T23:45:00Z">
        <w:r>
          <w:rPr>
            <w:rFonts w:cs="Times New Roman"/>
          </w:rPr>
          <w:fldChar w:fldCharType="begin"/>
        </w:r>
      </w:ins>
      <w:ins w:id="1914" w:author="刘宁" w:date="2017-06-06T23:45:00Z">
        <w:r>
          <w:rPr>
            <w:rFonts w:cs="Times New Roman"/>
          </w:rPr>
          <w:instrText xml:space="preserve"> HYPERLINK \l _Toc24717 </w:instrText>
        </w:r>
      </w:ins>
      <w:ins w:id="1915" w:author="刘宁" w:date="2017-06-06T23:45:00Z">
        <w:r>
          <w:rPr>
            <w:rFonts w:cs="Times New Roman"/>
          </w:rPr>
          <w:fldChar w:fldCharType="separate"/>
        </w:r>
      </w:ins>
      <w:ins w:id="1916" w:author="刘宁" w:date="2017-06-06T23:45:00Z">
        <w:r>
          <w:rPr>
            <w:rFonts w:eastAsia="宋体" w:cs="Times New Roman"/>
            <w:rPrChange w:id="1917" w:author="刘宁" w:date="2017-06-06T23:46:00Z">
              <w:rPr>
                <w:rFonts w:cs="Times New Roman" w:eastAsiaTheme="majorEastAsia"/>
              </w:rPr>
            </w:rPrChange>
          </w:rPr>
          <w:t xml:space="preserve">4.3.2 </w:t>
        </w:r>
      </w:ins>
      <w:ins w:id="1918" w:author="刘宁" w:date="2017-06-06T23:45:00Z">
        <w:r>
          <w:rPr>
            <w:rFonts w:hint="eastAsia" w:eastAsia="宋体" w:cs="Times New Roman"/>
            <w:rPrChange w:id="1919" w:author="刘宁" w:date="2017-06-06T23:46:00Z">
              <w:rPr>
                <w:rFonts w:hint="eastAsia" w:cs="Times New Roman" w:eastAsiaTheme="majorEastAsia"/>
              </w:rPr>
            </w:rPrChange>
          </w:rPr>
          <w:t>结果分析</w:t>
        </w:r>
      </w:ins>
      <w:ins w:id="1920" w:author="刘宁" w:date="2017-06-06T23:45:00Z">
        <w:r>
          <w:rPr/>
          <w:tab/>
        </w:r>
      </w:ins>
      <w:ins w:id="1921" w:author="刘宁" w:date="2017-06-06T23:45:00Z">
        <w:r>
          <w:rPr/>
          <w:fldChar w:fldCharType="begin"/>
        </w:r>
      </w:ins>
      <w:ins w:id="1922" w:author="刘宁" w:date="2017-06-06T23:45:00Z">
        <w:r>
          <w:rPr/>
          <w:instrText xml:space="preserve"> PAGEREF _Toc24717 </w:instrText>
        </w:r>
      </w:ins>
      <w:ins w:id="1923" w:author="刘宁" w:date="2017-06-06T23:45:00Z">
        <w:r>
          <w:rPr/>
          <w:fldChar w:fldCharType="separate"/>
        </w:r>
      </w:ins>
      <w:r>
        <w:t>30</w:t>
      </w:r>
      <w:ins w:id="1924" w:author="刘宁" w:date="2017-06-06T23:45:00Z">
        <w:r>
          <w:rPr/>
          <w:fldChar w:fldCharType="end"/>
        </w:r>
      </w:ins>
      <w:ins w:id="1925" w:author="刘宁" w:date="2017-06-06T23:45:00Z">
        <w:r>
          <w:rPr>
            <w:rFonts w:cs="Times New Roman"/>
          </w:rPr>
          <w:fldChar w:fldCharType="end"/>
        </w:r>
      </w:ins>
    </w:p>
    <w:p>
      <w:pPr>
        <w:pStyle w:val="12"/>
        <w:tabs>
          <w:tab w:val="right" w:leader="dot" w:pos="8788"/>
        </w:tabs>
        <w:ind w:firstLine="480" w:firstLineChars="0"/>
        <w:rPr>
          <w:ins w:id="1927" w:author="刘宁" w:date="2017-06-06T23:45:00Z"/>
        </w:rPr>
        <w:pPrChange w:id="1926" w:author="China" w:date="2017-06-09T13:23:00Z">
          <w:pPr>
            <w:pStyle w:val="12"/>
            <w:tabs>
              <w:tab w:val="right" w:leader="dot" w:pos="8788"/>
            </w:tabs>
            <w:ind w:firstLine="480"/>
          </w:pPr>
        </w:pPrChange>
      </w:pPr>
      <w:ins w:id="1928" w:author="刘宁" w:date="2017-06-06T23:45:00Z">
        <w:r>
          <w:rPr>
            <w:rFonts w:cs="Times New Roman"/>
          </w:rPr>
          <w:fldChar w:fldCharType="begin"/>
        </w:r>
      </w:ins>
      <w:ins w:id="1929" w:author="刘宁" w:date="2017-06-06T23:45:00Z">
        <w:r>
          <w:rPr>
            <w:rFonts w:cs="Times New Roman"/>
          </w:rPr>
          <w:instrText xml:space="preserve"> HYPERLINK \l _Toc44 </w:instrText>
        </w:r>
      </w:ins>
      <w:ins w:id="1930" w:author="刘宁" w:date="2017-06-06T23:45:00Z">
        <w:r>
          <w:rPr>
            <w:rFonts w:cs="Times New Roman"/>
          </w:rPr>
          <w:fldChar w:fldCharType="separate"/>
        </w:r>
      </w:ins>
      <w:ins w:id="1931" w:author="刘宁" w:date="2017-06-06T23:45:00Z">
        <w:r>
          <w:rPr>
            <w:rFonts w:cs="Times New Roman"/>
          </w:rPr>
          <w:t>5 结论与展望</w:t>
        </w:r>
      </w:ins>
      <w:ins w:id="1932" w:author="刘宁" w:date="2017-06-06T23:45:00Z">
        <w:r>
          <w:rPr/>
          <w:tab/>
        </w:r>
      </w:ins>
      <w:ins w:id="1933" w:author="刘宁" w:date="2017-06-06T23:45:00Z">
        <w:r>
          <w:rPr/>
          <w:fldChar w:fldCharType="begin"/>
        </w:r>
      </w:ins>
      <w:ins w:id="1934" w:author="刘宁" w:date="2017-06-06T23:45:00Z">
        <w:r>
          <w:rPr/>
          <w:instrText xml:space="preserve"> PAGEREF _Toc44 </w:instrText>
        </w:r>
      </w:ins>
      <w:ins w:id="1935" w:author="刘宁" w:date="2017-06-06T23:45:00Z">
        <w:r>
          <w:rPr/>
          <w:fldChar w:fldCharType="separate"/>
        </w:r>
      </w:ins>
      <w:r>
        <w:t>32</w:t>
      </w:r>
      <w:ins w:id="1936" w:author="刘宁" w:date="2017-06-06T23:45:00Z">
        <w:r>
          <w:rPr/>
          <w:fldChar w:fldCharType="end"/>
        </w:r>
      </w:ins>
      <w:ins w:id="1937" w:author="刘宁" w:date="2017-06-06T23:45:00Z">
        <w:r>
          <w:rPr>
            <w:rFonts w:cs="Times New Roman"/>
          </w:rPr>
          <w:fldChar w:fldCharType="end"/>
        </w:r>
      </w:ins>
    </w:p>
    <w:p>
      <w:pPr>
        <w:pStyle w:val="13"/>
        <w:tabs>
          <w:tab w:val="right" w:leader="dot" w:pos="8788"/>
        </w:tabs>
        <w:ind w:left="480" w:firstLine="480" w:firstLineChars="0"/>
        <w:rPr>
          <w:ins w:id="1939" w:author="刘宁" w:date="2017-06-06T23:45:00Z"/>
        </w:rPr>
        <w:pPrChange w:id="1938" w:author="China" w:date="2017-06-09T13:23:00Z">
          <w:pPr>
            <w:pStyle w:val="13"/>
            <w:tabs>
              <w:tab w:val="right" w:leader="dot" w:pos="8788"/>
            </w:tabs>
            <w:ind w:left="480" w:firstLine="480"/>
          </w:pPr>
        </w:pPrChange>
      </w:pPr>
      <w:ins w:id="1940" w:author="刘宁" w:date="2017-06-06T23:45:00Z">
        <w:r>
          <w:rPr>
            <w:rFonts w:cs="Times New Roman"/>
          </w:rPr>
          <w:fldChar w:fldCharType="begin"/>
        </w:r>
      </w:ins>
      <w:ins w:id="1941" w:author="刘宁" w:date="2017-06-06T23:45:00Z">
        <w:r>
          <w:rPr>
            <w:rFonts w:cs="Times New Roman"/>
          </w:rPr>
          <w:instrText xml:space="preserve"> HYPERLINK \l _Toc24938 </w:instrText>
        </w:r>
      </w:ins>
      <w:ins w:id="1942" w:author="刘宁" w:date="2017-06-06T23:45:00Z">
        <w:r>
          <w:rPr>
            <w:rFonts w:cs="Times New Roman"/>
          </w:rPr>
          <w:fldChar w:fldCharType="separate"/>
        </w:r>
      </w:ins>
      <w:ins w:id="1943" w:author="刘宁" w:date="2017-06-06T23:45:00Z">
        <w:r>
          <w:rPr>
            <w:rFonts w:eastAsia="宋体" w:cs="Times New Roman"/>
            <w:rPrChange w:id="1944" w:author="刘宁" w:date="2017-06-06T23:46:00Z">
              <w:rPr>
                <w:rFonts w:cs="Times New Roman" w:eastAsiaTheme="majorEastAsia"/>
              </w:rPr>
            </w:rPrChange>
          </w:rPr>
          <w:t>5.1</w:t>
        </w:r>
      </w:ins>
      <w:ins w:id="1945" w:author="刘宁" w:date="2017-06-06T23:45:00Z">
        <w:r>
          <w:rPr>
            <w:rFonts w:hint="eastAsia" w:eastAsia="宋体" w:cs="Times New Roman"/>
            <w:rPrChange w:id="1946" w:author="刘宁" w:date="2017-06-06T23:46:00Z">
              <w:rPr>
                <w:rFonts w:hint="eastAsia" w:cs="Times New Roman" w:eastAsiaTheme="majorEastAsia"/>
              </w:rPr>
            </w:rPrChange>
          </w:rPr>
          <w:t xml:space="preserve"> </w:t>
        </w:r>
      </w:ins>
      <w:ins w:id="1947" w:author="刘宁" w:date="2017-06-06T23:45:00Z">
        <w:r>
          <w:rPr>
            <w:rFonts w:hint="eastAsia" w:eastAsia="宋体" w:cs="Times New Roman"/>
            <w:rPrChange w:id="1948" w:author="刘宁" w:date="2017-06-06T23:46:00Z">
              <w:rPr>
                <w:rFonts w:hint="eastAsia" w:cs="Times New Roman" w:eastAsiaTheme="majorEastAsia"/>
              </w:rPr>
            </w:rPrChange>
          </w:rPr>
          <w:t>结论</w:t>
        </w:r>
      </w:ins>
      <w:ins w:id="1949" w:author="刘宁" w:date="2017-06-06T23:45:00Z">
        <w:r>
          <w:rPr/>
          <w:tab/>
        </w:r>
      </w:ins>
      <w:ins w:id="1950" w:author="刘宁" w:date="2017-06-06T23:45:00Z">
        <w:r>
          <w:rPr/>
          <w:fldChar w:fldCharType="begin"/>
        </w:r>
      </w:ins>
      <w:ins w:id="1951" w:author="刘宁" w:date="2017-06-06T23:45:00Z">
        <w:r>
          <w:rPr/>
          <w:instrText xml:space="preserve"> PAGEREF _Toc24938 </w:instrText>
        </w:r>
      </w:ins>
      <w:ins w:id="1952" w:author="刘宁" w:date="2017-06-06T23:45:00Z">
        <w:r>
          <w:rPr/>
          <w:fldChar w:fldCharType="separate"/>
        </w:r>
      </w:ins>
      <w:r>
        <w:t>32</w:t>
      </w:r>
      <w:ins w:id="1953" w:author="刘宁" w:date="2017-06-06T23:45:00Z">
        <w:r>
          <w:rPr/>
          <w:fldChar w:fldCharType="end"/>
        </w:r>
      </w:ins>
      <w:ins w:id="1954" w:author="刘宁" w:date="2017-06-06T23:45:00Z">
        <w:r>
          <w:rPr>
            <w:rFonts w:cs="Times New Roman"/>
          </w:rPr>
          <w:fldChar w:fldCharType="end"/>
        </w:r>
      </w:ins>
    </w:p>
    <w:p>
      <w:pPr>
        <w:pStyle w:val="13"/>
        <w:tabs>
          <w:tab w:val="right" w:leader="dot" w:pos="8788"/>
        </w:tabs>
        <w:ind w:left="480" w:firstLine="480" w:firstLineChars="0"/>
        <w:rPr>
          <w:ins w:id="1956" w:author="刘宁" w:date="2017-06-06T23:45:00Z"/>
        </w:rPr>
        <w:pPrChange w:id="1955" w:author="China" w:date="2017-06-09T13:23:00Z">
          <w:pPr>
            <w:pStyle w:val="13"/>
            <w:tabs>
              <w:tab w:val="right" w:leader="dot" w:pos="8788"/>
            </w:tabs>
            <w:ind w:left="480" w:firstLine="480"/>
          </w:pPr>
        </w:pPrChange>
      </w:pPr>
      <w:ins w:id="1957" w:author="刘宁" w:date="2017-06-06T23:45:00Z">
        <w:r>
          <w:rPr>
            <w:rFonts w:cs="Times New Roman"/>
          </w:rPr>
          <w:fldChar w:fldCharType="begin"/>
        </w:r>
      </w:ins>
      <w:ins w:id="1958" w:author="刘宁" w:date="2017-06-06T23:45:00Z">
        <w:r>
          <w:rPr>
            <w:rFonts w:cs="Times New Roman"/>
          </w:rPr>
          <w:instrText xml:space="preserve"> HYPERLINK \l _Toc17935 </w:instrText>
        </w:r>
      </w:ins>
      <w:ins w:id="1959" w:author="刘宁" w:date="2017-06-06T23:45:00Z">
        <w:r>
          <w:rPr>
            <w:rFonts w:cs="Times New Roman"/>
          </w:rPr>
          <w:fldChar w:fldCharType="separate"/>
        </w:r>
      </w:ins>
      <w:ins w:id="1960" w:author="刘宁" w:date="2017-06-06T23:45:00Z">
        <w:r>
          <w:rPr>
            <w:rFonts w:eastAsia="宋体" w:cs="Times New Roman"/>
            <w:rPrChange w:id="1961" w:author="刘宁" w:date="2017-06-06T23:46:00Z">
              <w:rPr>
                <w:rFonts w:cs="Times New Roman" w:eastAsiaTheme="majorEastAsia"/>
              </w:rPr>
            </w:rPrChange>
          </w:rPr>
          <w:t xml:space="preserve">5.2 </w:t>
        </w:r>
      </w:ins>
      <w:ins w:id="1962" w:author="刘宁" w:date="2017-06-06T23:45:00Z">
        <w:r>
          <w:rPr>
            <w:rFonts w:hint="eastAsia" w:eastAsia="宋体" w:cs="Times New Roman"/>
            <w:rPrChange w:id="1963" w:author="刘宁" w:date="2017-06-06T23:46:00Z">
              <w:rPr>
                <w:rFonts w:hint="eastAsia" w:cs="Times New Roman" w:eastAsiaTheme="majorEastAsia"/>
              </w:rPr>
            </w:rPrChange>
          </w:rPr>
          <w:t>展望</w:t>
        </w:r>
      </w:ins>
      <w:ins w:id="1964" w:author="刘宁" w:date="2017-06-06T23:45:00Z">
        <w:r>
          <w:rPr/>
          <w:tab/>
        </w:r>
      </w:ins>
      <w:ins w:id="1965" w:author="刘宁" w:date="2017-06-06T23:45:00Z">
        <w:r>
          <w:rPr/>
          <w:fldChar w:fldCharType="begin"/>
        </w:r>
      </w:ins>
      <w:ins w:id="1966" w:author="刘宁" w:date="2017-06-06T23:45:00Z">
        <w:r>
          <w:rPr/>
          <w:instrText xml:space="preserve"> PAGEREF _Toc17935 </w:instrText>
        </w:r>
      </w:ins>
      <w:ins w:id="1967" w:author="刘宁" w:date="2017-06-06T23:45:00Z">
        <w:r>
          <w:rPr/>
          <w:fldChar w:fldCharType="separate"/>
        </w:r>
      </w:ins>
      <w:r>
        <w:t>32</w:t>
      </w:r>
      <w:ins w:id="1968" w:author="刘宁" w:date="2017-06-06T23:45:00Z">
        <w:r>
          <w:rPr/>
          <w:fldChar w:fldCharType="end"/>
        </w:r>
      </w:ins>
      <w:ins w:id="1969" w:author="刘宁" w:date="2017-06-06T23:45:00Z">
        <w:r>
          <w:rPr>
            <w:rFonts w:cs="Times New Roman"/>
          </w:rPr>
          <w:fldChar w:fldCharType="end"/>
        </w:r>
      </w:ins>
    </w:p>
    <w:p>
      <w:pPr>
        <w:pStyle w:val="12"/>
        <w:tabs>
          <w:tab w:val="right" w:leader="dot" w:pos="8788"/>
        </w:tabs>
        <w:ind w:firstLine="480" w:firstLineChars="0"/>
        <w:rPr>
          <w:ins w:id="1971" w:author="刘宁" w:date="2017-06-06T23:45:00Z"/>
        </w:rPr>
        <w:pPrChange w:id="1970" w:author="China" w:date="2017-06-09T13:23:00Z">
          <w:pPr>
            <w:pStyle w:val="12"/>
            <w:tabs>
              <w:tab w:val="right" w:leader="dot" w:pos="8788"/>
            </w:tabs>
            <w:ind w:firstLine="480"/>
          </w:pPr>
        </w:pPrChange>
      </w:pPr>
      <w:ins w:id="1972" w:author="刘宁" w:date="2017-06-06T23:45:00Z">
        <w:r>
          <w:rPr>
            <w:rFonts w:cs="Times New Roman"/>
          </w:rPr>
          <w:fldChar w:fldCharType="begin"/>
        </w:r>
      </w:ins>
      <w:ins w:id="1973" w:author="刘宁" w:date="2017-06-06T23:45:00Z">
        <w:r>
          <w:rPr>
            <w:rFonts w:cs="Times New Roman"/>
          </w:rPr>
          <w:instrText xml:space="preserve"> HYPERLINK \l _Toc25840 </w:instrText>
        </w:r>
      </w:ins>
      <w:ins w:id="1974" w:author="刘宁" w:date="2017-06-06T23:45:00Z">
        <w:r>
          <w:rPr>
            <w:rFonts w:cs="Times New Roman"/>
          </w:rPr>
          <w:fldChar w:fldCharType="separate"/>
        </w:r>
      </w:ins>
      <w:ins w:id="1975" w:author="刘宁" w:date="2017-06-06T23:45:00Z">
        <w:r>
          <w:rPr>
            <w:rFonts w:cs="Times New Roman"/>
          </w:rPr>
          <w:t>致谢</w:t>
        </w:r>
      </w:ins>
      <w:ins w:id="1976" w:author="刘宁" w:date="2017-06-06T23:45:00Z">
        <w:r>
          <w:rPr/>
          <w:tab/>
        </w:r>
      </w:ins>
      <w:ins w:id="1977" w:author="刘宁" w:date="2017-06-06T23:45:00Z">
        <w:r>
          <w:rPr/>
          <w:fldChar w:fldCharType="begin"/>
        </w:r>
      </w:ins>
      <w:ins w:id="1978" w:author="刘宁" w:date="2017-06-06T23:45:00Z">
        <w:r>
          <w:rPr/>
          <w:instrText xml:space="preserve"> PAGEREF _Toc25840 </w:instrText>
        </w:r>
      </w:ins>
      <w:ins w:id="1979" w:author="刘宁" w:date="2017-06-06T23:45:00Z">
        <w:r>
          <w:rPr/>
          <w:fldChar w:fldCharType="separate"/>
        </w:r>
      </w:ins>
      <w:r>
        <w:t>33</w:t>
      </w:r>
      <w:ins w:id="1980" w:author="刘宁" w:date="2017-06-06T23:45:00Z">
        <w:r>
          <w:rPr/>
          <w:fldChar w:fldCharType="end"/>
        </w:r>
      </w:ins>
      <w:ins w:id="1981" w:author="刘宁" w:date="2017-06-06T23:45:00Z">
        <w:r>
          <w:rPr>
            <w:rFonts w:cs="Times New Roman"/>
          </w:rPr>
          <w:fldChar w:fldCharType="end"/>
        </w:r>
      </w:ins>
    </w:p>
    <w:p>
      <w:pPr>
        <w:pStyle w:val="12"/>
        <w:tabs>
          <w:tab w:val="right" w:leader="dot" w:pos="8788"/>
        </w:tabs>
        <w:ind w:firstLine="480" w:firstLineChars="0"/>
        <w:rPr>
          <w:ins w:id="1983" w:author="刘宁" w:date="2017-06-06T23:45:00Z"/>
        </w:rPr>
        <w:pPrChange w:id="1982" w:author="China" w:date="2017-06-09T13:23:00Z">
          <w:pPr>
            <w:pStyle w:val="12"/>
            <w:tabs>
              <w:tab w:val="right" w:leader="dot" w:pos="8788"/>
            </w:tabs>
            <w:ind w:firstLine="480"/>
          </w:pPr>
        </w:pPrChange>
      </w:pPr>
      <w:ins w:id="1984" w:author="刘宁" w:date="2017-06-06T23:45:00Z">
        <w:r>
          <w:rPr>
            <w:rFonts w:cs="Times New Roman"/>
          </w:rPr>
          <w:fldChar w:fldCharType="begin"/>
        </w:r>
      </w:ins>
      <w:ins w:id="1985" w:author="刘宁" w:date="2017-06-06T23:45:00Z">
        <w:r>
          <w:rPr>
            <w:rFonts w:cs="Times New Roman"/>
          </w:rPr>
          <w:instrText xml:space="preserve"> HYPERLINK \l _Toc12308 </w:instrText>
        </w:r>
      </w:ins>
      <w:ins w:id="1986" w:author="刘宁" w:date="2017-06-06T23:45:00Z">
        <w:r>
          <w:rPr>
            <w:rFonts w:cs="Times New Roman"/>
          </w:rPr>
          <w:fldChar w:fldCharType="separate"/>
        </w:r>
      </w:ins>
      <w:ins w:id="1987" w:author="刘宁" w:date="2017-06-06T23:45:00Z">
        <w:r>
          <w:rPr>
            <w:rFonts w:cs="Times New Roman"/>
          </w:rPr>
          <w:t>参考文献</w:t>
        </w:r>
      </w:ins>
      <w:ins w:id="1988" w:author="刘宁" w:date="2017-06-06T23:45:00Z">
        <w:r>
          <w:rPr/>
          <w:tab/>
        </w:r>
      </w:ins>
      <w:ins w:id="1989" w:author="刘宁" w:date="2017-06-06T23:45:00Z">
        <w:r>
          <w:rPr/>
          <w:fldChar w:fldCharType="begin"/>
        </w:r>
      </w:ins>
      <w:ins w:id="1990" w:author="刘宁" w:date="2017-06-06T23:45:00Z">
        <w:r>
          <w:rPr/>
          <w:instrText xml:space="preserve"> PAGEREF _Toc12308 </w:instrText>
        </w:r>
      </w:ins>
      <w:ins w:id="1991" w:author="刘宁" w:date="2017-06-06T23:45:00Z">
        <w:r>
          <w:rPr/>
          <w:fldChar w:fldCharType="separate"/>
        </w:r>
      </w:ins>
      <w:r>
        <w:t>34</w:t>
      </w:r>
      <w:ins w:id="1992" w:author="刘宁" w:date="2017-06-06T23:45:00Z">
        <w:r>
          <w:rPr/>
          <w:fldChar w:fldCharType="end"/>
        </w:r>
      </w:ins>
      <w:ins w:id="1993" w:author="刘宁" w:date="2017-06-06T23:45:00Z">
        <w:r>
          <w:rPr>
            <w:rFonts w:cs="Times New Roman"/>
          </w:rPr>
          <w:fldChar w:fldCharType="end"/>
        </w:r>
      </w:ins>
    </w:p>
    <w:p>
      <w:pPr>
        <w:ind w:firstLine="0" w:firstLineChars="0"/>
        <w:rPr>
          <w:rFonts w:ascii="Times New Roman" w:hAnsi="Times New Roman" w:cs="Times New Roman" w:eastAsiaTheme="minorEastAsia"/>
          <w:rPrChange w:id="1994" w:author="China" w:date="2017-06-06T20:51:00Z">
            <w:rPr>
              <w:rFonts w:asciiTheme="minorEastAsia" w:hAnsiTheme="minorEastAsia" w:eastAsiaTheme="minorEastAsia" w:cstheme="minorEastAsia"/>
            </w:rPr>
          </w:rPrChange>
        </w:rPr>
      </w:pPr>
      <w:r>
        <w:rPr>
          <w:rFonts w:hint="eastAsia" w:cs="Times New Roman"/>
        </w:rPr>
        <w:fldChar w:fldCharType="end"/>
      </w:r>
      <w:bookmarkStart w:id="0" w:name="_Toc9261"/>
    </w:p>
    <w:p>
      <w:pPr>
        <w:ind w:firstLine="0" w:firstLineChars="0"/>
        <w:rPr>
          <w:rStyle w:val="25"/>
          <w:rFonts w:ascii="Times New Roman" w:hAnsi="Times New Roman" w:cs="Times New Roman" w:eastAsiaTheme="majorEastAsia"/>
          <w:rPrChange w:id="1995" w:author="China" w:date="2017-06-06T20:51:00Z">
            <w:rPr>
              <w:rStyle w:val="25"/>
              <w:rFonts w:asciiTheme="majorEastAsia" w:hAnsiTheme="majorEastAsia" w:eastAsiaTheme="majorEastAsia" w:cstheme="majorEastAsia"/>
            </w:rPr>
          </w:rPrChange>
        </w:rPr>
        <w:sectPr>
          <w:pgSz w:w="11906" w:h="16838"/>
          <w:pgMar w:top="1417" w:right="1417" w:bottom="1417" w:left="1701" w:header="851" w:footer="992" w:gutter="0"/>
          <w:pgNumType w:fmt="upperRoman"/>
          <w:cols w:space="0" w:num="1"/>
          <w:docGrid w:type="lines" w:linePitch="312" w:charSpace="0"/>
        </w:sectPr>
      </w:pPr>
    </w:p>
    <w:p>
      <w:pPr>
        <w:pStyle w:val="2"/>
        <w:spacing w:before="156" w:beforeLines="50" w:after="156" w:afterLines="50"/>
        <w:ind w:firstLine="0" w:firstLineChars="0"/>
        <w:rPr>
          <w:rFonts w:ascii="Times New Roman" w:hAnsi="Times New Roman" w:cs="Times New Roman"/>
          <w:rPrChange w:id="1997" w:author="China" w:date="2017-06-06T20:51:00Z">
            <w:rPr/>
          </w:rPrChange>
        </w:rPr>
        <w:pPrChange w:id="1996" w:author="China" w:date="2017-06-09T13:23:00Z">
          <w:pPr>
            <w:pStyle w:val="2"/>
            <w:ind w:firstLine="0" w:firstLineChars="0"/>
          </w:pPr>
        </w:pPrChange>
      </w:pPr>
      <w:bookmarkStart w:id="1" w:name="_Toc9241"/>
      <w:bookmarkStart w:id="2" w:name="_Toc484545605"/>
      <w:r>
        <w:rPr>
          <w:rFonts w:ascii="Times New Roman" w:hAnsi="Times New Roman" w:cs="Times New Roman"/>
        </w:rPr>
        <w:t xml:space="preserve">1 </w:t>
      </w:r>
      <w:r>
        <w:rPr>
          <w:rFonts w:hint="eastAsia" w:ascii="Times New Roman" w:hAnsi="Times New Roman" w:cs="Times New Roman"/>
          <w:rPrChange w:id="1998" w:author="China" w:date="2017-06-06T20:51:00Z">
            <w:rPr>
              <w:rFonts w:hint="eastAsia"/>
            </w:rPr>
          </w:rPrChange>
        </w:rPr>
        <w:t>绪论</w:t>
      </w:r>
      <w:bookmarkEnd w:id="0"/>
      <w:bookmarkEnd w:id="1"/>
      <w:bookmarkEnd w:id="2"/>
    </w:p>
    <w:p>
      <w:pPr>
        <w:pStyle w:val="3"/>
        <w:spacing w:before="156" w:beforeLines="50" w:after="156" w:afterLines="50" w:line="440" w:lineRule="exact"/>
        <w:ind w:firstLine="0" w:firstLineChars="0"/>
        <w:rPr>
          <w:rFonts w:ascii="Times New Roman" w:hAnsi="Times New Roman" w:cs="Times New Roman" w:eastAsiaTheme="majorEastAsia"/>
          <w:rPrChange w:id="2000" w:author="China" w:date="2017-06-06T20:51:00Z">
            <w:rPr>
              <w:rFonts w:asciiTheme="majorEastAsia" w:hAnsiTheme="majorEastAsia" w:eastAsiaTheme="majorEastAsia" w:cstheme="majorEastAsia"/>
            </w:rPr>
          </w:rPrChange>
        </w:rPr>
        <w:pPrChange w:id="1999" w:author="China" w:date="2017-06-09T13:23:00Z">
          <w:pPr>
            <w:pStyle w:val="3"/>
            <w:spacing w:before="0" w:after="0" w:line="440" w:lineRule="exact"/>
            <w:ind w:firstLine="0" w:firstLineChars="0"/>
          </w:pPr>
        </w:pPrChange>
      </w:pPr>
      <w:bookmarkStart w:id="3" w:name="_Toc484545606"/>
      <w:bookmarkStart w:id="4" w:name="_Toc25082"/>
      <w:bookmarkStart w:id="5" w:name="_Toc14043"/>
      <w:r>
        <w:rPr>
          <w:rFonts w:ascii="Times New Roman" w:hAnsi="Times New Roman" w:cs="Times New Roman" w:eastAsiaTheme="majorEastAsia"/>
        </w:rPr>
        <w:t>1.1</w:t>
      </w:r>
      <w:r>
        <w:rPr>
          <w:rFonts w:ascii="Times New Roman" w:hAnsi="Times New Roman" w:cs="Times New Roman" w:eastAsiaTheme="majorEastAsia"/>
          <w:rPrChange w:id="2001" w:author="China" w:date="2017-06-06T20:51:00Z">
            <w:rPr>
              <w:rFonts w:asciiTheme="majorEastAsia" w:hAnsiTheme="majorEastAsia" w:eastAsiaTheme="majorEastAsia" w:cstheme="majorEastAsia"/>
            </w:rPr>
          </w:rPrChange>
        </w:rPr>
        <w:t xml:space="preserve"> </w:t>
      </w:r>
      <w:ins w:id="2002" w:author="China" w:date="2017-06-06T20:52:00Z">
        <w:r>
          <w:rPr>
            <w:rFonts w:hint="eastAsia" w:ascii="Times New Roman" w:hAnsi="Times New Roman" w:cs="Times New Roman" w:eastAsiaTheme="majorEastAsia"/>
          </w:rPr>
          <w:t>研究</w:t>
        </w:r>
      </w:ins>
      <w:del w:id="2003" w:author="China" w:date="2017-06-06T20:52:00Z">
        <w:r>
          <w:rPr>
            <w:rFonts w:hint="eastAsia" w:ascii="Times New Roman" w:hAnsi="Times New Roman" w:cs="Times New Roman" w:eastAsiaTheme="majorEastAsia"/>
            <w:rPrChange w:id="2004" w:author="China" w:date="2017-06-06T20:51:00Z">
              <w:rPr>
                <w:rFonts w:hint="eastAsia" w:asciiTheme="majorEastAsia" w:hAnsiTheme="majorEastAsia" w:eastAsiaTheme="majorEastAsia" w:cstheme="majorEastAsia"/>
              </w:rPr>
            </w:rPrChange>
          </w:rPr>
          <w:delText>项目</w:delText>
        </w:r>
      </w:del>
      <w:r>
        <w:rPr>
          <w:rFonts w:hint="eastAsia" w:ascii="Times New Roman" w:hAnsi="Times New Roman" w:cs="Times New Roman" w:eastAsiaTheme="majorEastAsia"/>
          <w:rPrChange w:id="2005" w:author="China" w:date="2017-06-06T20:51:00Z">
            <w:rPr>
              <w:rFonts w:hint="eastAsia" w:asciiTheme="majorEastAsia" w:hAnsiTheme="majorEastAsia" w:eastAsiaTheme="majorEastAsia" w:cstheme="majorEastAsia"/>
            </w:rPr>
          </w:rPrChange>
        </w:rPr>
        <w:t>背景与意义</w:t>
      </w:r>
      <w:bookmarkEnd w:id="3"/>
      <w:bookmarkEnd w:id="4"/>
      <w:bookmarkEnd w:id="5"/>
    </w:p>
    <w:p>
      <w:pPr>
        <w:pStyle w:val="4"/>
        <w:spacing w:before="156" w:beforeLines="50" w:after="156" w:afterLines="50" w:line="440" w:lineRule="exact"/>
        <w:ind w:firstLine="0" w:firstLineChars="0"/>
        <w:rPr>
          <w:rFonts w:ascii="Times New Roman" w:hAnsi="Times New Roman" w:cs="Times New Roman" w:eastAsiaTheme="majorEastAsia"/>
          <w:rPrChange w:id="2007" w:author="China" w:date="2017-06-06T20:51:00Z">
            <w:rPr>
              <w:rFonts w:asciiTheme="majorEastAsia" w:hAnsiTheme="majorEastAsia" w:eastAsiaTheme="majorEastAsia" w:cstheme="majorEastAsia"/>
            </w:rPr>
          </w:rPrChange>
        </w:rPr>
        <w:pPrChange w:id="2006" w:author="China" w:date="2017-06-06T21:09:00Z">
          <w:pPr>
            <w:pStyle w:val="4"/>
            <w:spacing w:before="0" w:after="0" w:line="440" w:lineRule="exact"/>
            <w:ind w:firstLine="0" w:firstLineChars="0"/>
          </w:pPr>
        </w:pPrChange>
      </w:pPr>
      <w:bookmarkStart w:id="6" w:name="_Toc22409"/>
      <w:bookmarkStart w:id="7" w:name="_Toc484545607"/>
      <w:bookmarkStart w:id="8" w:name="_Toc7470"/>
      <w:r>
        <w:rPr>
          <w:rFonts w:cs="Times New Roman" w:eastAsiaTheme="majorEastAsia"/>
        </w:rPr>
        <w:t>1.1.1</w:t>
      </w:r>
      <w:r>
        <w:rPr>
          <w:rFonts w:ascii="Times New Roman" w:hAnsi="Times New Roman" w:cs="Times New Roman" w:eastAsiaTheme="majorEastAsia"/>
          <w:rPrChange w:id="2008" w:author="China" w:date="2017-06-06T20:51:00Z">
            <w:rPr>
              <w:rFonts w:asciiTheme="majorEastAsia" w:hAnsiTheme="majorEastAsia" w:eastAsiaTheme="majorEastAsia" w:cstheme="majorEastAsia"/>
            </w:rPr>
          </w:rPrChange>
        </w:rPr>
        <w:t xml:space="preserve"> </w:t>
      </w:r>
      <w:ins w:id="2009" w:author="China" w:date="2017-06-06T20:53:00Z">
        <w:r>
          <w:rPr>
            <w:rFonts w:hint="eastAsia" w:cs="Times New Roman" w:eastAsiaTheme="majorEastAsia"/>
          </w:rPr>
          <w:t>研究</w:t>
        </w:r>
      </w:ins>
      <w:r>
        <w:rPr>
          <w:rFonts w:hint="eastAsia" w:ascii="Times New Roman" w:hAnsi="Times New Roman" w:cs="Times New Roman" w:eastAsiaTheme="majorEastAsia"/>
          <w:rPrChange w:id="2010" w:author="China" w:date="2017-06-06T20:51:00Z">
            <w:rPr>
              <w:rFonts w:hint="eastAsia" w:asciiTheme="majorEastAsia" w:hAnsiTheme="majorEastAsia" w:eastAsiaTheme="majorEastAsia" w:cstheme="majorEastAsia"/>
            </w:rPr>
          </w:rPrChange>
        </w:rPr>
        <w:t>背景</w:t>
      </w:r>
      <w:bookmarkEnd w:id="6"/>
      <w:bookmarkEnd w:id="7"/>
      <w:bookmarkEnd w:id="8"/>
    </w:p>
    <w:p>
      <w:pPr>
        <w:ind w:firstLine="480"/>
        <w:rPr>
          <w:rFonts w:cs="Times New Roman"/>
        </w:rPr>
      </w:pPr>
      <w:r>
        <w:rPr>
          <w:rFonts w:cs="Times New Roman"/>
        </w:rPr>
        <w:t>随着石油开采工业的飞速进步与开展，石油勘探开发的重点逐步转向深井</w:t>
      </w:r>
      <w:r>
        <w:rPr>
          <w:rFonts w:hint="eastAsia" w:cs="Times New Roman"/>
          <w:b w:val="0"/>
          <w:sz w:val="24"/>
          <w:rPrChange w:id="2011" w:author="China" w:date="2017-06-06T20:51:00Z">
            <w:rPr>
              <w:rFonts w:hint="eastAsia"/>
              <w:b/>
              <w:sz w:val="28"/>
            </w:rPr>
          </w:rPrChange>
        </w:rPr>
        <w:t>、超深井。井下钻具振动是现阶段钻井工程中广泛存在的情况，剧烈的井下振动会加剧钻具的失效，缩短钻具的使用寿命，是导致钻具疲劳的主要原因，而且可能会形成更大的经济损失。对于钻具振动情况的掌握必须通过对钻具信号的采集获得，所以获得准确的钻具信号是至关重要的，而要获得准确的钻具信号就必须进行滤波处理，因此对钻具信号实行必要的滤波以解决相关问题是必要的。很多研究证明，</w:t>
      </w:r>
      <w:r>
        <w:rPr>
          <w:rFonts w:hint="eastAsia" w:cs="Times New Roman"/>
          <w:b w:val="0"/>
          <w:sz w:val="24"/>
          <w:rPrChange w:id="2012" w:author="China" w:date="2017-06-06T20:51:00Z">
            <w:rPr>
              <w:rFonts w:hint="eastAsia"/>
              <w:b/>
              <w:sz w:val="28"/>
            </w:rPr>
          </w:rPrChange>
        </w:rPr>
        <w:t>钻过程</w:t>
      </w:r>
      <w:r>
        <w:rPr>
          <w:rFonts w:hint="eastAsia" w:cs="Times New Roman"/>
          <w:b w:val="0"/>
          <w:sz w:val="24"/>
          <w:rPrChange w:id="2013" w:author="China" w:date="2017-06-06T20:51:00Z">
            <w:rPr>
              <w:rFonts w:hint="eastAsia"/>
              <w:b/>
              <w:sz w:val="28"/>
            </w:rPr>
          </w:rPrChange>
        </w:rPr>
        <w:t>中钻具的振动频率受很多因素的干扰，包括钻具自身特性、钻具动力源、岩壁与钻具的撞击。因此，对钻具信号进行滤波处理，在钻具信号处理中是十分重要的。钻具</w:t>
      </w:r>
      <w:r>
        <w:rPr>
          <w:rFonts w:hint="eastAsia" w:cs="Times New Roman"/>
          <w:b w:val="0"/>
          <w:sz w:val="24"/>
          <w:rPrChange w:id="2014" w:author="China" w:date="2017-06-06T20:51:00Z">
            <w:rPr>
              <w:rFonts w:hint="eastAsia"/>
              <w:b/>
              <w:sz w:val="28"/>
            </w:rPr>
          </w:rPrChange>
        </w:rPr>
        <w:t>振动信息影响着对钻具运行环境与状态的判断，精确的提取钻具信号关系着整个钻井信号处理的过程。</w:t>
      </w:r>
    </w:p>
    <w:p>
      <w:pPr>
        <w:ind w:firstLine="480"/>
        <w:rPr>
          <w:rFonts w:cs="Times New Roman"/>
        </w:rPr>
        <w:pPrChange w:id="2015" w:author="China" w:date="2017-06-09T13:23:00Z">
          <w:pPr>
            <w:ind w:firstLine="562"/>
          </w:pPr>
        </w:pPrChange>
      </w:pPr>
      <w:r>
        <w:rPr>
          <w:rFonts w:hint="eastAsia" w:cs="Times New Roman"/>
          <w:b w:val="0"/>
          <w:sz w:val="24"/>
          <w:rPrChange w:id="2016" w:author="China" w:date="2017-06-06T20:51:00Z">
            <w:rPr>
              <w:rFonts w:hint="eastAsia"/>
              <w:b/>
              <w:sz w:val="28"/>
            </w:rPr>
          </w:rPrChange>
        </w:rPr>
        <w:t>研究表明，钻具在井底的整个运行环境非常复杂，其中包括含有钻井液的井眼，钻井液及地底其他液体的压力等，运行情况和受力条件非常复杂。钻井过程中钻具钻进的方式是旋转式和滑进式，所以在工作时往往伴随着各种各样的振动。而这些振动的信号中含有丰富的干扰信号，因此对钻具信号进行滤波处理是信号处理中尤为重要的环节。</w:t>
      </w:r>
    </w:p>
    <w:p>
      <w:pPr>
        <w:pStyle w:val="4"/>
        <w:spacing w:before="156" w:beforeLines="50" w:after="156" w:afterLines="50" w:line="440" w:lineRule="exact"/>
        <w:ind w:firstLine="0" w:firstLineChars="0"/>
        <w:rPr>
          <w:rFonts w:ascii="Times New Roman" w:hAnsi="Times New Roman" w:cs="Times New Roman" w:eastAsiaTheme="majorEastAsia"/>
          <w:rPrChange w:id="2018" w:author="China" w:date="2017-06-06T20:51:00Z">
            <w:rPr>
              <w:rFonts w:asciiTheme="majorEastAsia" w:hAnsiTheme="majorEastAsia" w:eastAsiaTheme="majorEastAsia" w:cstheme="majorEastAsia"/>
            </w:rPr>
          </w:rPrChange>
        </w:rPr>
        <w:pPrChange w:id="2017" w:author="China" w:date="2017-06-06T21:09:00Z">
          <w:pPr>
            <w:pStyle w:val="4"/>
            <w:spacing w:before="0" w:after="0" w:line="440" w:lineRule="exact"/>
            <w:ind w:firstLine="0" w:firstLineChars="0"/>
          </w:pPr>
        </w:pPrChange>
      </w:pPr>
      <w:bookmarkStart w:id="9" w:name="_Toc484545608"/>
      <w:bookmarkStart w:id="10" w:name="_Toc17867"/>
      <w:bookmarkStart w:id="11" w:name="_Toc11900"/>
      <w:r>
        <w:rPr>
          <w:rFonts w:cs="Times New Roman" w:eastAsiaTheme="majorEastAsia"/>
        </w:rPr>
        <w:t xml:space="preserve">1.1.2 </w:t>
      </w:r>
      <w:ins w:id="2019" w:author="China" w:date="2017-06-06T20:53:00Z">
        <w:r>
          <w:rPr>
            <w:rFonts w:hint="eastAsia" w:cs="Times New Roman" w:eastAsiaTheme="majorEastAsia"/>
          </w:rPr>
          <w:t>研究</w:t>
        </w:r>
      </w:ins>
      <w:r>
        <w:rPr>
          <w:rFonts w:hint="eastAsia" w:ascii="Times New Roman" w:hAnsi="Times New Roman" w:cs="Times New Roman" w:eastAsiaTheme="majorEastAsia"/>
          <w:rPrChange w:id="2020" w:author="China" w:date="2017-06-06T20:51:00Z">
            <w:rPr>
              <w:rFonts w:hint="eastAsia" w:asciiTheme="majorEastAsia" w:hAnsiTheme="majorEastAsia" w:eastAsiaTheme="majorEastAsia" w:cstheme="majorEastAsia"/>
            </w:rPr>
          </w:rPrChange>
        </w:rPr>
        <w:t>意义</w:t>
      </w:r>
      <w:bookmarkEnd w:id="9"/>
      <w:bookmarkEnd w:id="10"/>
      <w:bookmarkEnd w:id="11"/>
    </w:p>
    <w:p>
      <w:pPr>
        <w:ind w:firstLine="480"/>
        <w:rPr>
          <w:rFonts w:cs="Times New Roman"/>
        </w:rPr>
      </w:pPr>
      <w:r>
        <w:rPr>
          <w:rFonts w:cs="Times New Roman"/>
        </w:rPr>
        <w:t>伴随着各种问题的提出，很多学者对此作出了大量研究分析。在信号的滤波处理方面，国外主要的方法以多抽样率数字信号处理、自适应数字滤波器、谱估计及其分析等现代数字信号处理理论为代表，同时结合</w:t>
      </w:r>
      <w:r>
        <w:rPr>
          <w:rFonts w:cs="Times New Roman"/>
          <w:b w:val="0"/>
          <w:sz w:val="24"/>
          <w:rPrChange w:id="2021" w:author="China" w:date="2017-06-06T20:51:00Z">
            <w:rPr>
              <w:b/>
              <w:sz w:val="28"/>
            </w:rPr>
          </w:rPrChange>
        </w:rPr>
        <w:t>DSP</w:t>
      </w:r>
      <w:r>
        <w:rPr>
          <w:rFonts w:hint="eastAsia" w:cs="Times New Roman"/>
          <w:b w:val="0"/>
          <w:sz w:val="24"/>
          <w:rPrChange w:id="2022" w:author="China" w:date="2017-06-06T20:51:00Z">
            <w:rPr>
              <w:rFonts w:hint="eastAsia"/>
              <w:b/>
              <w:sz w:val="28"/>
            </w:rPr>
          </w:rPrChange>
        </w:rPr>
        <w:t>、</w:t>
      </w:r>
      <w:r>
        <w:rPr>
          <w:rFonts w:cs="Times New Roman"/>
          <w:b w:val="0"/>
          <w:sz w:val="24"/>
          <w:rPrChange w:id="2023" w:author="China" w:date="2017-06-06T20:51:00Z">
            <w:rPr>
              <w:b/>
              <w:sz w:val="28"/>
            </w:rPr>
          </w:rPrChange>
        </w:rPr>
        <w:t>DFT</w:t>
      </w:r>
      <w:r>
        <w:rPr>
          <w:rFonts w:hint="eastAsia" w:cs="Times New Roman"/>
          <w:b w:val="0"/>
          <w:sz w:val="24"/>
          <w:rPrChange w:id="2024" w:author="China" w:date="2017-06-06T20:51:00Z">
            <w:rPr>
              <w:rFonts w:hint="eastAsia"/>
              <w:b/>
              <w:sz w:val="28"/>
            </w:rPr>
          </w:rPrChange>
        </w:rPr>
        <w:t>、</w:t>
      </w:r>
      <w:r>
        <w:rPr>
          <w:rFonts w:cs="Times New Roman"/>
          <w:b w:val="0"/>
          <w:sz w:val="24"/>
          <w:rPrChange w:id="2025" w:author="China" w:date="2017-06-06T20:51:00Z">
            <w:rPr>
              <w:b/>
              <w:sz w:val="28"/>
            </w:rPr>
          </w:rPrChange>
        </w:rPr>
        <w:t>FFT</w:t>
      </w:r>
      <w:r>
        <w:rPr>
          <w:rFonts w:hint="eastAsia" w:cs="Times New Roman"/>
          <w:b w:val="0"/>
          <w:sz w:val="24"/>
          <w:rPrChange w:id="2026" w:author="China" w:date="2017-06-06T20:51:00Z">
            <w:rPr>
              <w:rFonts w:hint="eastAsia"/>
              <w:b/>
              <w:sz w:val="28"/>
            </w:rPr>
          </w:rPrChange>
        </w:rPr>
        <w:t>等工具，技术相对较为成熟。在国内有数学形态学的方法来处理现场采集的旋转机械振动信号的方法等，但国内该系列的钻研主要是通过研究理想的模型和进行理想论述的计算得到与实践运用有很大差异。本论文介绍采用应用于工程实际的</w:t>
      </w:r>
      <w:del w:id="2027" w:author="刘宁" w:date="2017-06-09T10:22:00Z">
        <w:r>
          <w:rPr>
            <w:rFonts w:cs="Times New Roman"/>
            <w:b w:val="0"/>
            <w:sz w:val="24"/>
            <w:rPrChange w:id="2028" w:author="China" w:date="2017-06-06T20:51:00Z">
              <w:rPr>
                <w:b/>
                <w:sz w:val="28"/>
              </w:rPr>
            </w:rPrChange>
          </w:rPr>
          <w:delText>winform</w:delText>
        </w:r>
      </w:del>
      <w:ins w:id="2029" w:author="刘宁" w:date="2017-06-09T10:22:00Z">
        <w:r>
          <w:rPr>
            <w:rFonts w:hint="eastAsia" w:cs="Times New Roman"/>
          </w:rPr>
          <w:t>Winform</w:t>
        </w:r>
      </w:ins>
      <w:r>
        <w:rPr>
          <w:rFonts w:hint="eastAsia" w:cs="Times New Roman"/>
          <w:b w:val="0"/>
          <w:sz w:val="24"/>
          <w:rPrChange w:id="2030" w:author="China" w:date="2017-06-06T20:51:00Z">
            <w:rPr>
              <w:rFonts w:hint="eastAsia"/>
              <w:b/>
              <w:sz w:val="28"/>
            </w:rPr>
          </w:rPrChange>
        </w:rPr>
        <w:t>平台设计一种可在工程实际中运行的钻具振动滤波器，对于钻具信号滤波处理在现场工程应用具有重要的意义，同时对于其他现场工程的振动信号处理也具有重大意义。</w:t>
      </w:r>
    </w:p>
    <w:p>
      <w:pPr>
        <w:pStyle w:val="3"/>
        <w:spacing w:before="156" w:beforeLines="50" w:after="156" w:afterLines="50" w:line="440" w:lineRule="exact"/>
        <w:ind w:firstLine="0" w:firstLineChars="0"/>
        <w:rPr>
          <w:rFonts w:ascii="Times New Roman" w:hAnsi="Times New Roman" w:cs="Times New Roman" w:eastAsiaTheme="majorEastAsia"/>
          <w:rPrChange w:id="2032" w:author="China" w:date="2017-06-06T20:51:00Z">
            <w:rPr>
              <w:rFonts w:asciiTheme="majorEastAsia" w:hAnsiTheme="majorEastAsia" w:eastAsiaTheme="majorEastAsia" w:cstheme="majorEastAsia"/>
            </w:rPr>
          </w:rPrChange>
        </w:rPr>
        <w:pPrChange w:id="2031" w:author="China" w:date="2017-06-06T21:08:00Z">
          <w:pPr>
            <w:pStyle w:val="3"/>
            <w:spacing w:before="0" w:after="0" w:line="440" w:lineRule="exact"/>
            <w:ind w:firstLine="0" w:firstLineChars="0"/>
          </w:pPr>
        </w:pPrChange>
      </w:pPr>
      <w:bookmarkStart w:id="12" w:name="_Toc484545609"/>
      <w:bookmarkStart w:id="13" w:name="_Toc21794"/>
      <w:bookmarkStart w:id="14" w:name="_Toc29486"/>
      <w:r>
        <w:rPr>
          <w:rFonts w:ascii="Times New Roman" w:hAnsi="Times New Roman" w:cs="Times New Roman" w:eastAsiaTheme="majorEastAsia"/>
        </w:rPr>
        <w:t>1.2</w:t>
      </w:r>
      <w:ins w:id="2033" w:author="China" w:date="2017-06-06T20:53:00Z">
        <w:r>
          <w:rPr>
            <w:rFonts w:hint="eastAsia" w:ascii="Times New Roman" w:hAnsi="Times New Roman" w:cs="Times New Roman" w:eastAsiaTheme="majorEastAsia"/>
          </w:rPr>
          <w:t xml:space="preserve"> </w:t>
        </w:r>
      </w:ins>
      <w:del w:id="2034" w:author="China" w:date="2017-06-06T20:53:00Z">
        <w:r>
          <w:rPr>
            <w:rFonts w:ascii="Times New Roman" w:hAnsi="Times New Roman" w:cs="Times New Roman" w:eastAsiaTheme="majorEastAsia"/>
            <w:rPrChange w:id="2035" w:author="China" w:date="2017-06-06T20:51:00Z">
              <w:rPr>
                <w:rFonts w:asciiTheme="majorEastAsia" w:hAnsiTheme="majorEastAsia" w:eastAsiaTheme="majorEastAsia" w:cstheme="majorEastAsia"/>
              </w:rPr>
            </w:rPrChange>
          </w:rPr>
          <w:delText xml:space="preserve"> </w:delText>
        </w:r>
      </w:del>
      <w:del w:id="2036" w:author="China" w:date="2017-06-06T20:53:00Z">
        <w:r>
          <w:rPr>
            <w:rFonts w:hint="eastAsia" w:ascii="Times New Roman" w:hAnsi="Times New Roman" w:cs="Times New Roman" w:eastAsiaTheme="majorEastAsia"/>
            <w:rPrChange w:id="2037" w:author="China" w:date="2017-06-06T20:51:00Z">
              <w:rPr>
                <w:rFonts w:hint="eastAsia" w:asciiTheme="majorEastAsia" w:hAnsiTheme="majorEastAsia" w:eastAsiaTheme="majorEastAsia" w:cstheme="majorEastAsia"/>
              </w:rPr>
            </w:rPrChange>
          </w:rPr>
          <w:delText>国内外</w:delText>
        </w:r>
      </w:del>
      <w:r>
        <w:rPr>
          <w:rFonts w:hint="eastAsia" w:ascii="Times New Roman" w:hAnsi="Times New Roman" w:cs="Times New Roman" w:eastAsiaTheme="majorEastAsia"/>
          <w:rPrChange w:id="2038" w:author="China" w:date="2017-06-06T20:51:00Z">
            <w:rPr>
              <w:rFonts w:hint="eastAsia" w:asciiTheme="majorEastAsia" w:hAnsiTheme="majorEastAsia" w:eastAsiaTheme="majorEastAsia" w:cstheme="majorEastAsia"/>
            </w:rPr>
          </w:rPrChange>
        </w:rPr>
        <w:t>滤波研究历史及发展</w:t>
      </w:r>
      <w:bookmarkEnd w:id="12"/>
      <w:bookmarkEnd w:id="13"/>
      <w:bookmarkEnd w:id="14"/>
    </w:p>
    <w:p>
      <w:pPr>
        <w:pStyle w:val="4"/>
        <w:spacing w:before="156" w:beforeLines="50" w:after="156" w:afterLines="50" w:line="440" w:lineRule="exact"/>
        <w:ind w:firstLine="0" w:firstLineChars="0"/>
        <w:rPr>
          <w:rFonts w:ascii="Times New Roman" w:hAnsi="Times New Roman" w:cs="Times New Roman" w:eastAsiaTheme="majorEastAsia"/>
          <w:rPrChange w:id="2040" w:author="China" w:date="2017-06-06T20:51:00Z">
            <w:rPr>
              <w:rFonts w:asciiTheme="majorEastAsia" w:hAnsiTheme="majorEastAsia" w:eastAsiaTheme="majorEastAsia" w:cstheme="majorEastAsia"/>
            </w:rPr>
          </w:rPrChange>
        </w:rPr>
        <w:pPrChange w:id="2039" w:author="China" w:date="2017-06-06T21:09:00Z">
          <w:pPr>
            <w:pStyle w:val="4"/>
            <w:spacing w:before="0" w:after="0" w:line="440" w:lineRule="exact"/>
            <w:ind w:firstLine="0" w:firstLineChars="0"/>
          </w:pPr>
        </w:pPrChange>
      </w:pPr>
      <w:bookmarkStart w:id="15" w:name="_Toc30663"/>
      <w:bookmarkStart w:id="16" w:name="_Toc484545610"/>
      <w:bookmarkStart w:id="17" w:name="_Toc14116"/>
      <w:r>
        <w:rPr>
          <w:rFonts w:cs="Times New Roman" w:eastAsiaTheme="majorEastAsia"/>
        </w:rPr>
        <w:t>1.2.1</w:t>
      </w:r>
      <w:r>
        <w:rPr>
          <w:rFonts w:ascii="Times New Roman" w:hAnsi="Times New Roman" w:cs="Times New Roman" w:eastAsiaTheme="majorEastAsia"/>
          <w:rPrChange w:id="2041" w:author="China" w:date="2017-06-06T20:51:00Z">
            <w:rPr>
              <w:rFonts w:asciiTheme="majorEastAsia" w:hAnsiTheme="majorEastAsia" w:eastAsiaTheme="majorEastAsia" w:cstheme="majorEastAsia"/>
            </w:rPr>
          </w:rPrChange>
        </w:rPr>
        <w:t xml:space="preserve"> </w:t>
      </w:r>
      <w:r>
        <w:rPr>
          <w:rFonts w:hint="eastAsia" w:ascii="Times New Roman" w:hAnsi="Times New Roman" w:cs="Times New Roman" w:eastAsiaTheme="majorEastAsia"/>
          <w:rPrChange w:id="2042" w:author="China" w:date="2017-06-06T20:51:00Z">
            <w:rPr>
              <w:rFonts w:hint="eastAsia" w:asciiTheme="majorEastAsia" w:hAnsiTheme="majorEastAsia" w:eastAsiaTheme="majorEastAsia" w:cstheme="majorEastAsia"/>
            </w:rPr>
          </w:rPrChange>
        </w:rPr>
        <w:t>国外滤波研究历史</w:t>
      </w:r>
      <w:bookmarkEnd w:id="15"/>
      <w:bookmarkEnd w:id="16"/>
      <w:bookmarkEnd w:id="17"/>
    </w:p>
    <w:p>
      <w:pPr>
        <w:ind w:firstLine="480"/>
        <w:rPr>
          <w:rFonts w:cs="Times New Roman"/>
        </w:rPr>
      </w:pPr>
      <w:r>
        <w:rPr>
          <w:rFonts w:cs="Times New Roman"/>
        </w:rPr>
        <w:t>在钻井</w:t>
      </w:r>
      <w:r>
        <w:rPr>
          <w:rFonts w:hint="eastAsia" w:cs="Times New Roman"/>
          <w:b w:val="0"/>
          <w:sz w:val="24"/>
          <w:rPrChange w:id="2043" w:author="China" w:date="2017-06-06T20:51:00Z">
            <w:rPr>
              <w:rFonts w:hint="eastAsia"/>
              <w:b/>
              <w:sz w:val="28"/>
            </w:rPr>
          </w:rPrChange>
        </w:rPr>
        <w:t>过程中，钻具振动通常与钻具及其组成结构的动力学特</w:t>
      </w:r>
      <w:del w:id="2044" w:author="China" w:date="2017-06-06T20:54:00Z">
        <w:r>
          <w:rPr>
            <w:rFonts w:hint="eastAsia" w:cs="Times New Roman"/>
            <w:b w:val="0"/>
            <w:sz w:val="24"/>
            <w:rPrChange w:id="2045" w:author="China" w:date="2017-06-06T20:51:00Z">
              <w:rPr>
                <w:rFonts w:hint="eastAsia"/>
                <w:b/>
                <w:sz w:val="28"/>
              </w:rPr>
            </w:rPrChange>
          </w:rPr>
          <w:delText>证</w:delText>
        </w:r>
      </w:del>
      <w:ins w:id="2046" w:author="China" w:date="2017-06-06T20:54:00Z">
        <w:r>
          <w:rPr>
            <w:rFonts w:hint="eastAsia" w:cs="Times New Roman"/>
          </w:rPr>
          <w:t>征</w:t>
        </w:r>
      </w:ins>
      <w:r>
        <w:rPr>
          <w:rFonts w:cs="Times New Roman"/>
        </w:rPr>
        <w:t>及性质相关。在研究钻具振动理论同时人们已经开始了振动信号滤波方法的研究。国外发展起来的滤波处理方法主要有以下几种典型代表</w:t>
      </w:r>
      <w:r>
        <w:rPr>
          <w:rFonts w:hint="eastAsia" w:cs="Times New Roman"/>
          <w:b w:val="0"/>
          <w:sz w:val="24"/>
          <w:rPrChange w:id="2047" w:author="China" w:date="2017-06-06T20:51:00Z">
            <w:rPr>
              <w:rFonts w:hint="eastAsia"/>
              <w:b/>
              <w:sz w:val="28"/>
            </w:rPr>
          </w:rPrChange>
        </w:rPr>
        <w:t>：</w:t>
      </w:r>
    </w:p>
    <w:p>
      <w:pPr>
        <w:ind w:firstLine="480"/>
        <w:rPr>
          <w:rFonts w:cs="Times New Roman"/>
        </w:rPr>
        <w:pPrChange w:id="2048" w:author="China" w:date="2017-06-09T13:23:00Z">
          <w:pPr>
            <w:ind w:firstLine="562"/>
          </w:pPr>
        </w:pPrChange>
      </w:pPr>
      <w:r>
        <w:rPr>
          <w:rFonts w:cs="Times New Roman"/>
          <w:b w:val="0"/>
          <w:sz w:val="24"/>
          <w:rPrChange w:id="2049" w:author="China" w:date="2017-06-06T20:51:00Z">
            <w:rPr>
              <w:b/>
              <w:sz w:val="28"/>
            </w:rPr>
          </w:rPrChange>
        </w:rPr>
        <w:t xml:space="preserve">Koskinen </w:t>
      </w:r>
      <w:r>
        <w:rPr>
          <w:rFonts w:hint="eastAsia" w:cs="Times New Roman"/>
          <w:b w:val="0"/>
          <w:sz w:val="24"/>
          <w:rPrChange w:id="2050" w:author="China" w:date="2017-06-06T20:51:00Z">
            <w:rPr>
              <w:rFonts w:hint="eastAsia"/>
              <w:b/>
              <w:sz w:val="28"/>
            </w:rPr>
          </w:rPrChange>
        </w:rPr>
        <w:t>等人提出了建立在集论基础上的，几何形态学分析和描述相结合的工具，即软数学法。</w:t>
      </w:r>
    </w:p>
    <w:p>
      <w:pPr>
        <w:ind w:firstLine="480"/>
        <w:rPr>
          <w:rFonts w:cs="Times New Roman"/>
        </w:rPr>
        <w:pPrChange w:id="2051" w:author="China" w:date="2017-06-09T13:23:00Z">
          <w:pPr>
            <w:ind w:firstLine="562"/>
          </w:pPr>
        </w:pPrChange>
      </w:pPr>
      <w:r>
        <w:rPr>
          <w:rFonts w:hint="eastAsia" w:cs="Times New Roman"/>
          <w:b w:val="0"/>
          <w:sz w:val="24"/>
          <w:rPrChange w:id="2052" w:author="China" w:date="2017-06-06T20:51:00Z">
            <w:rPr>
              <w:rFonts w:hint="eastAsia"/>
              <w:b/>
              <w:sz w:val="28"/>
            </w:rPr>
          </w:rPrChange>
        </w:rPr>
        <w:t>研究发现，</w:t>
      </w:r>
      <w:r>
        <w:rPr>
          <w:rFonts w:hint="eastAsia" w:cs="Times New Roman"/>
          <w:b w:val="0"/>
          <w:sz w:val="24"/>
          <w:rPrChange w:id="2053" w:author="China" w:date="2017-06-06T20:51:00Z">
            <w:rPr>
              <w:rFonts w:hint="eastAsia"/>
              <w:b/>
              <w:sz w:val="28"/>
            </w:rPr>
          </w:rPrChange>
        </w:rPr>
        <w:t>信号权</w:t>
      </w:r>
      <w:r>
        <w:rPr>
          <w:rFonts w:hint="eastAsia" w:cs="Times New Roman"/>
          <w:b w:val="0"/>
          <w:sz w:val="24"/>
          <w:rPrChange w:id="2054" w:author="China" w:date="2017-06-06T20:51:00Z">
            <w:rPr>
              <w:rFonts w:hint="eastAsia"/>
              <w:b/>
              <w:sz w:val="28"/>
            </w:rPr>
          </w:rPrChange>
        </w:rPr>
        <w:t>值与成份形成元素相关，并由中心和软边界线两部分组成。它与硬数学形态学有着十分相似的代数特性，但后者比前者具备更强的抗噪声与抗干扰能力，更好的滤波处理效果。</w:t>
      </w:r>
    </w:p>
    <w:p>
      <w:pPr>
        <w:ind w:firstLine="480"/>
        <w:rPr>
          <w:rFonts w:cs="Times New Roman"/>
        </w:rPr>
        <w:pPrChange w:id="2055" w:author="China" w:date="2017-06-09T13:23:00Z">
          <w:pPr>
            <w:ind w:firstLine="562"/>
          </w:pPr>
        </w:pPrChange>
      </w:pPr>
      <w:r>
        <w:rPr>
          <w:rFonts w:cs="Times New Roman"/>
          <w:b w:val="0"/>
          <w:sz w:val="24"/>
          <w:rPrChange w:id="2056" w:author="China" w:date="2017-06-06T20:51:00Z">
            <w:rPr>
              <w:b/>
              <w:sz w:val="28"/>
            </w:rPr>
          </w:rPrChange>
        </w:rPr>
        <w:t>Gas</w:t>
      </w:r>
      <w:r>
        <w:rPr>
          <w:rFonts w:cs="Times New Roman"/>
          <w:b w:val="0"/>
          <w:sz w:val="24"/>
          <w:rPrChange w:id="2057" w:author="China" w:date="2017-06-06T20:51:00Z">
            <w:rPr>
              <w:b/>
              <w:sz w:val="28"/>
            </w:rPr>
          </w:rPrChange>
        </w:rPr>
        <w:t>terato</w:t>
      </w:r>
      <w:r>
        <w:rPr>
          <w:rFonts w:hint="eastAsia" w:cs="Times New Roman"/>
          <w:b w:val="0"/>
          <w:sz w:val="24"/>
          <w:rPrChange w:id="2058" w:author="China" w:date="2017-06-06T20:51:00Z">
            <w:rPr>
              <w:rFonts w:hint="eastAsia"/>
              <w:b/>
              <w:sz w:val="28"/>
            </w:rPr>
          </w:rPrChange>
        </w:rPr>
        <w:t>将模糊理论总集理论实践到软数学形态学提出了模糊软数学形态学。</w:t>
      </w:r>
    </w:p>
    <w:p>
      <w:pPr>
        <w:ind w:firstLine="480"/>
        <w:rPr>
          <w:rFonts w:cs="Times New Roman"/>
        </w:rPr>
        <w:pPrChange w:id="2059" w:author="China" w:date="2017-06-09T13:23:00Z">
          <w:pPr>
            <w:ind w:firstLine="562"/>
          </w:pPr>
        </w:pPrChange>
      </w:pPr>
      <w:r>
        <w:rPr>
          <w:rFonts w:hint="eastAsia" w:cs="Times New Roman"/>
          <w:b w:val="0"/>
          <w:sz w:val="24"/>
          <w:rPrChange w:id="2060" w:author="China" w:date="2017-06-06T20:51:00Z">
            <w:rPr>
              <w:rFonts w:hint="eastAsia"/>
              <w:b/>
              <w:sz w:val="28"/>
            </w:rPr>
          </w:rPrChange>
        </w:rPr>
        <w:t>该措施能够依据图像的拓扑构造，正确选择模糊总集运算操作数及结构元素核心、软界限的定义域，并经过改动反映结构元素与图像间相似程度的数</w:t>
      </w:r>
      <w:r>
        <w:rPr>
          <w:rFonts w:cs="Times New Roman"/>
          <w:b w:val="0"/>
          <w:sz w:val="24"/>
          <w:rPrChange w:id="2061" w:author="China" w:date="2017-06-06T20:51:00Z">
            <w:rPr>
              <w:b/>
              <w:sz w:val="28"/>
            </w:rPr>
          </w:rPrChange>
        </w:rPr>
        <w:t xml:space="preserve"> K</w:t>
      </w:r>
      <w:r>
        <w:rPr>
          <w:rFonts w:hint="eastAsia" w:cs="Times New Roman"/>
          <w:b w:val="0"/>
          <w:sz w:val="24"/>
          <w:rPrChange w:id="2062" w:author="China" w:date="2017-06-06T20:51:00Z">
            <w:rPr>
              <w:rFonts w:hint="eastAsia"/>
              <w:b/>
              <w:sz w:val="28"/>
            </w:rPr>
          </w:rPrChange>
        </w:rPr>
        <w:t>的值调整相关信号滤波效果图像处理的数据输出结果。</w:t>
      </w:r>
    </w:p>
    <w:p>
      <w:pPr>
        <w:ind w:firstLine="480"/>
        <w:rPr>
          <w:rFonts w:cs="Times New Roman"/>
        </w:rPr>
        <w:pPrChange w:id="2063" w:author="China" w:date="2017-06-09T13:23:00Z">
          <w:pPr>
            <w:ind w:firstLine="562"/>
          </w:pPr>
        </w:pPrChange>
      </w:pPr>
      <w:r>
        <w:rPr>
          <w:rFonts w:cs="Times New Roman"/>
          <w:b w:val="0"/>
          <w:sz w:val="24"/>
          <w:rPrChange w:id="2064" w:author="China" w:date="2017-06-06T20:51:00Z">
            <w:rPr>
              <w:b/>
              <w:sz w:val="28"/>
            </w:rPr>
          </w:rPrChange>
        </w:rPr>
        <w:t>Goustias</w:t>
      </w:r>
      <w:r>
        <w:rPr>
          <w:rFonts w:hint="eastAsia" w:cs="Times New Roman"/>
          <w:b w:val="0"/>
          <w:sz w:val="24"/>
          <w:rPrChange w:id="2065" w:author="China" w:date="2017-06-06T20:51:00Z">
            <w:rPr>
              <w:rFonts w:hint="eastAsia"/>
              <w:b/>
              <w:sz w:val="28"/>
            </w:rPr>
          </w:rPrChange>
        </w:rPr>
        <w:t>和</w:t>
      </w:r>
      <w:r>
        <w:rPr>
          <w:rFonts w:cs="Times New Roman"/>
          <w:b w:val="0"/>
          <w:sz w:val="24"/>
          <w:rPrChange w:id="2066" w:author="China" w:date="2017-06-06T20:51:00Z">
            <w:rPr>
              <w:b/>
              <w:sz w:val="28"/>
            </w:rPr>
          </w:rPrChange>
        </w:rPr>
        <w:t>Heijmans</w:t>
      </w:r>
      <w:r>
        <w:rPr>
          <w:rFonts w:hint="eastAsia" w:cs="Times New Roman"/>
          <w:b w:val="0"/>
          <w:sz w:val="24"/>
          <w:rPrChange w:id="2067" w:author="China" w:date="2017-06-06T20:51:00Z">
            <w:rPr>
              <w:rFonts w:hint="eastAsia"/>
              <w:b/>
              <w:sz w:val="28"/>
            </w:rPr>
          </w:rPrChange>
        </w:rPr>
        <w:t>提出形态小波理论。</w:t>
      </w:r>
    </w:p>
    <w:p>
      <w:pPr>
        <w:ind w:firstLine="480"/>
        <w:rPr>
          <w:rFonts w:cs="Times New Roman"/>
        </w:rPr>
        <w:pPrChange w:id="2068" w:author="China" w:date="2017-06-09T13:23:00Z">
          <w:pPr>
            <w:ind w:firstLine="562"/>
          </w:pPr>
        </w:pPrChange>
      </w:pPr>
      <w:r>
        <w:rPr>
          <w:rFonts w:hint="eastAsia" w:cs="Times New Roman"/>
          <w:b w:val="0"/>
          <w:sz w:val="24"/>
          <w:rPrChange w:id="2069" w:author="China" w:date="2017-06-06T20:51:00Z">
            <w:rPr>
              <w:rFonts w:hint="eastAsia"/>
              <w:b/>
              <w:sz w:val="28"/>
            </w:rPr>
          </w:rPrChange>
        </w:rPr>
        <w:t>两种滤波方法是将形态学和小波变换相互结合，提出来的一种全新的非线性、多分辨信号滤波方法。形态学滤波法是以数学形态学为基本，同时</w:t>
      </w:r>
      <w:r>
        <w:rPr>
          <w:rFonts w:hint="eastAsia" w:cs="Times New Roman"/>
          <w:b w:val="0"/>
          <w:sz w:val="24"/>
          <w:rPrChange w:id="2070" w:author="China" w:date="2017-06-06T20:51:00Z">
            <w:rPr>
              <w:rFonts w:hint="eastAsia"/>
              <w:b/>
              <w:sz w:val="28"/>
            </w:rPr>
          </w:rPrChange>
        </w:rPr>
        <w:t>基于解决</w:t>
      </w:r>
      <w:r>
        <w:rPr>
          <w:rFonts w:hint="eastAsia" w:cs="Times New Roman"/>
          <w:b w:val="0"/>
          <w:sz w:val="24"/>
          <w:rPrChange w:id="2071" w:author="China" w:date="2017-06-06T20:51:00Z">
            <w:rPr>
              <w:rFonts w:hint="eastAsia"/>
              <w:b/>
              <w:sz w:val="28"/>
            </w:rPr>
          </w:rPrChange>
        </w:rPr>
        <w:t>信号的数学几何结构特征，并具有并行快速滤波实现的特点。它使应用之前</w:t>
      </w:r>
      <w:r>
        <w:rPr>
          <w:rFonts w:hint="eastAsia" w:cs="Times New Roman"/>
          <w:b w:val="0"/>
          <w:sz w:val="24"/>
          <w:rPrChange w:id="2072" w:author="China" w:date="2017-06-06T20:51:00Z">
            <w:rPr>
              <w:rFonts w:hint="eastAsia"/>
              <w:b/>
              <w:sz w:val="28"/>
            </w:rPr>
          </w:rPrChange>
        </w:rPr>
        <w:t>定义出来的相关构造元素对处理信号进行相互匹配或局部修正，以达到提取理想信号，抑制噪声的目的。小波变换则是用伸缩与平移小波时形成的</w:t>
      </w:r>
      <w:r>
        <w:rPr>
          <w:rFonts w:hint="eastAsia" w:cs="Times New Roman"/>
          <w:b w:val="0"/>
          <w:sz w:val="24"/>
          <w:rPrChange w:id="2073" w:author="China" w:date="2017-06-06T20:51:00Z">
            <w:rPr>
              <w:rFonts w:hint="eastAsia"/>
              <w:b/>
              <w:sz w:val="28"/>
            </w:rPr>
          </w:rPrChange>
        </w:rPr>
        <w:t>小波基来</w:t>
      </w:r>
      <w:r>
        <w:rPr>
          <w:rFonts w:hint="eastAsia" w:cs="Times New Roman"/>
          <w:b w:val="0"/>
          <w:sz w:val="24"/>
          <w:rPrChange w:id="2074" w:author="China" w:date="2017-06-06T20:51:00Z">
            <w:rPr>
              <w:rFonts w:hint="eastAsia"/>
              <w:b/>
              <w:sz w:val="28"/>
            </w:rPr>
          </w:rPrChange>
        </w:rPr>
        <w:t>改变（分解）或反改变（重构）时变信号的进程。将两者有机的结合，形成的形态小波滤波论述时常受到了国内外学者的广泛钻研和密切关注。</w:t>
      </w:r>
    </w:p>
    <w:p>
      <w:pPr>
        <w:ind w:firstLine="480"/>
        <w:rPr>
          <w:rFonts w:cs="Times New Roman"/>
        </w:rPr>
        <w:pPrChange w:id="2075" w:author="China" w:date="2017-06-09T13:23:00Z">
          <w:pPr>
            <w:ind w:firstLine="562"/>
          </w:pPr>
        </w:pPrChange>
      </w:pPr>
      <w:r>
        <w:rPr>
          <w:rFonts w:cs="Times New Roman"/>
          <w:b w:val="0"/>
          <w:sz w:val="24"/>
          <w:rPrChange w:id="2076" w:author="China" w:date="2017-06-06T20:51:00Z">
            <w:rPr>
              <w:b/>
              <w:sz w:val="28"/>
            </w:rPr>
          </w:rPrChange>
        </w:rPr>
        <w:t>Widrow.B</w:t>
      </w:r>
      <w:r>
        <w:rPr>
          <w:rFonts w:hint="eastAsia" w:cs="Times New Roman"/>
          <w:b w:val="0"/>
          <w:sz w:val="24"/>
          <w:rPrChange w:id="2077" w:author="China" w:date="2017-06-06T20:51:00Z">
            <w:rPr>
              <w:rFonts w:hint="eastAsia"/>
              <w:b/>
              <w:sz w:val="28"/>
            </w:rPr>
          </w:rPrChange>
        </w:rPr>
        <w:t>于</w:t>
      </w:r>
      <w:r>
        <w:rPr>
          <w:rFonts w:cs="Times New Roman"/>
          <w:b w:val="0"/>
          <w:sz w:val="24"/>
          <w:rPrChange w:id="2078" w:author="China" w:date="2017-06-06T20:51:00Z">
            <w:rPr>
              <w:b/>
              <w:sz w:val="28"/>
            </w:rPr>
          </w:rPrChange>
        </w:rPr>
        <w:t>1967</w:t>
      </w:r>
      <w:r>
        <w:rPr>
          <w:rFonts w:hint="eastAsia" w:cs="Times New Roman"/>
          <w:b w:val="0"/>
          <w:sz w:val="24"/>
          <w:rPrChange w:id="2079" w:author="China" w:date="2017-06-06T20:51:00Z">
            <w:rPr>
              <w:rFonts w:hint="eastAsia"/>
              <w:b/>
              <w:sz w:val="28"/>
            </w:rPr>
          </w:rPrChange>
        </w:rPr>
        <w:t>年提出了自适应滤波方法。</w:t>
      </w:r>
    </w:p>
    <w:p>
      <w:pPr>
        <w:ind w:firstLine="480"/>
        <w:rPr>
          <w:rFonts w:cs="Times New Roman"/>
        </w:rPr>
        <w:pPrChange w:id="2080" w:author="China" w:date="2017-06-09T13:23:00Z">
          <w:pPr>
            <w:ind w:firstLine="562"/>
          </w:pPr>
        </w:pPrChange>
      </w:pPr>
      <w:r>
        <w:rPr>
          <w:rFonts w:hint="eastAsia" w:cs="Times New Roman"/>
          <w:b w:val="0"/>
          <w:sz w:val="24"/>
          <w:rPrChange w:id="2081" w:author="China" w:date="2017-06-06T20:51:00Z">
            <w:rPr>
              <w:rFonts w:hint="eastAsia"/>
              <w:b/>
              <w:sz w:val="28"/>
            </w:rPr>
          </w:rPrChange>
        </w:rPr>
        <w:t>自适应滤波的一般原理就是频率自主适应数据输入信号而变化的，其适用范围更广。在没有知晓任何信号和噪声的相关信息的条件下，该滤波措施则可应用前一时间已取得的滤波参数来主动调整目前时刻的滤波参数，以完成滤除信号和噪声未知或随机变换的统计特征，从而达到最优滤波处理结果。</w:t>
      </w:r>
    </w:p>
    <w:p>
      <w:pPr>
        <w:pStyle w:val="4"/>
        <w:spacing w:before="156" w:beforeLines="50" w:after="156" w:afterLines="50" w:line="440" w:lineRule="exact"/>
        <w:ind w:firstLine="0" w:firstLineChars="0"/>
        <w:rPr>
          <w:rFonts w:ascii="Times New Roman" w:hAnsi="Times New Roman" w:cs="Times New Roman" w:eastAsiaTheme="majorEastAsia"/>
          <w:rPrChange w:id="2083" w:author="China" w:date="2017-06-06T20:51:00Z">
            <w:rPr>
              <w:rFonts w:asciiTheme="majorEastAsia" w:hAnsiTheme="majorEastAsia" w:eastAsiaTheme="majorEastAsia" w:cstheme="majorEastAsia"/>
            </w:rPr>
          </w:rPrChange>
        </w:rPr>
        <w:pPrChange w:id="2082" w:author="China" w:date="2017-06-06T21:09:00Z">
          <w:pPr>
            <w:pStyle w:val="4"/>
            <w:spacing w:before="0" w:after="0" w:line="440" w:lineRule="exact"/>
            <w:ind w:firstLine="0" w:firstLineChars="0"/>
          </w:pPr>
        </w:pPrChange>
      </w:pPr>
      <w:bookmarkStart w:id="18" w:name="_Toc484545611"/>
      <w:bookmarkStart w:id="19" w:name="_Toc10511"/>
      <w:bookmarkStart w:id="20" w:name="_Toc6480"/>
      <w:r>
        <w:rPr>
          <w:rFonts w:cs="Times New Roman" w:eastAsiaTheme="majorEastAsia"/>
        </w:rPr>
        <w:t xml:space="preserve">1.2.2 </w:t>
      </w:r>
      <w:r>
        <w:rPr>
          <w:rFonts w:hint="eastAsia" w:ascii="Times New Roman" w:hAnsi="Times New Roman" w:cs="Times New Roman" w:eastAsiaTheme="majorEastAsia"/>
          <w:rPrChange w:id="2084" w:author="China" w:date="2017-06-06T20:51:00Z">
            <w:rPr>
              <w:rFonts w:hint="eastAsia" w:asciiTheme="majorEastAsia" w:hAnsiTheme="majorEastAsia" w:eastAsiaTheme="majorEastAsia" w:cstheme="majorEastAsia"/>
            </w:rPr>
          </w:rPrChange>
        </w:rPr>
        <w:t>国内滤波研究进展</w:t>
      </w:r>
      <w:bookmarkEnd w:id="18"/>
      <w:bookmarkEnd w:id="19"/>
      <w:bookmarkEnd w:id="20"/>
    </w:p>
    <w:p>
      <w:pPr>
        <w:ind w:firstLine="480"/>
        <w:rPr>
          <w:rFonts w:cs="Times New Roman"/>
        </w:rPr>
      </w:pPr>
      <w:r>
        <w:rPr>
          <w:rFonts w:cs="Times New Roman"/>
        </w:rPr>
        <w:t>在对信号处理的研究过程中，我国学者在信号滤波、降噪方面也取得了不小的成绩。</w:t>
      </w:r>
    </w:p>
    <w:p>
      <w:pPr>
        <w:ind w:firstLine="480"/>
        <w:rPr>
          <w:rFonts w:cs="Times New Roman"/>
        </w:rPr>
        <w:pPrChange w:id="2085" w:author="China" w:date="2017-06-09T13:23:00Z">
          <w:pPr>
            <w:ind w:firstLine="562"/>
          </w:pPr>
        </w:pPrChange>
      </w:pPr>
      <w:r>
        <w:rPr>
          <w:rFonts w:hint="eastAsia" w:cs="Times New Roman"/>
          <w:b w:val="0"/>
          <w:sz w:val="24"/>
          <w:rPrChange w:id="2086" w:author="China" w:date="2017-06-06T20:51:00Z">
            <w:rPr>
              <w:rFonts w:hint="eastAsia"/>
              <w:b/>
              <w:sz w:val="28"/>
            </w:rPr>
          </w:rPrChange>
        </w:rPr>
        <w:t>胡爱军提出了一种基于数学形态学的处理措施来对旋转机械振动信号进行滤波。应用这种方法可以有效地消除噪声，消除干扰。在针对不同类型、不同强度噪声干扰的情况下，设计了开－闭和闭－开组合的数学形态滤波器，通过仿真结果与实例实验结果显示，该种类型的形态滤波器滤波特性与性能有非常好的效果。同时也表明该类滤波器能有效地剔除具有干扰特征的脉冲噪声和随机噪声，并且滤波处理的效果明显，且算法的实现相对比较简单。</w:t>
      </w:r>
    </w:p>
    <w:p>
      <w:pPr>
        <w:ind w:firstLine="480"/>
        <w:rPr>
          <w:del w:id="2088" w:author="China" w:date="2017-06-06T20:55:00Z"/>
          <w:rFonts w:cs="Times New Roman"/>
        </w:rPr>
        <w:pPrChange w:id="2087" w:author="China" w:date="2017-06-09T13:23:00Z">
          <w:pPr>
            <w:ind w:firstLine="562"/>
          </w:pPr>
        </w:pPrChange>
      </w:pPr>
      <w:r>
        <w:rPr>
          <w:rFonts w:hint="eastAsia" w:cs="Times New Roman"/>
          <w:b w:val="0"/>
          <w:sz w:val="24"/>
          <w:rPrChange w:id="2089" w:author="China" w:date="2017-06-06T20:51:00Z">
            <w:rPr>
              <w:rFonts w:hint="eastAsia"/>
              <w:b/>
              <w:sz w:val="28"/>
            </w:rPr>
          </w:rPrChange>
        </w:rPr>
        <w:t>杨全进等人研究的无迹卡尔曼滤波处理措施。无迹卡尔曼滤波处理是采用一组代表着均值和方差的分布的采样点来对非线性系统采样</w:t>
      </w:r>
      <w:r>
        <w:rPr>
          <w:rFonts w:hint="eastAsia" w:cs="Times New Roman"/>
          <w:b w:val="0"/>
          <w:sz w:val="24"/>
          <w:rPrChange w:id="2090" w:author="China" w:date="2017-06-06T20:51:00Z">
            <w:rPr>
              <w:rFonts w:hint="eastAsia"/>
              <w:b/>
              <w:sz w:val="28"/>
            </w:rPr>
          </w:rPrChange>
        </w:rPr>
        <w:t>非线性方法进行计算，在不对</w:t>
      </w:r>
    </w:p>
    <w:p>
      <w:pPr>
        <w:ind w:firstLine="480" w:firstLineChars="200"/>
        <w:rPr>
          <w:rFonts w:cs="Times New Roman"/>
        </w:rPr>
        <w:pPrChange w:id="2091" w:author="China" w:date="2017-06-06T20:55:00Z">
          <w:pPr>
            <w:ind w:firstLine="0" w:firstLineChars="0"/>
          </w:pPr>
        </w:pPrChange>
      </w:pPr>
      <w:r>
        <w:rPr>
          <w:rFonts w:hint="eastAsia" w:cs="Times New Roman"/>
        </w:rPr>
        <w:t>非线性方程线性近似的条件下，实现线性卡尔曼滤波器的滤波功能。</w:t>
      </w:r>
    </w:p>
    <w:p>
      <w:pPr>
        <w:ind w:firstLine="480"/>
        <w:rPr>
          <w:rFonts w:cs="Times New Roman"/>
          <w:rPrChange w:id="2092" w:author="China" w:date="2017-06-06T20:51:00Z">
            <w:rPr/>
          </w:rPrChange>
        </w:rPr>
      </w:pPr>
      <w:r>
        <w:rPr>
          <w:rFonts w:hint="eastAsia" w:cs="Times New Roman"/>
        </w:rPr>
        <w:t>周琪等人研讨的基于陀螺传感器的姿态解算滤波处理措施。这种滤波算法基于姿态角微分方程建立系统的状态方程模型，利用互补滤波后的姿态角作为系统的观测量，再应用扩展到基于陀螺仪传感器的采集数据与加速度计、电子罗盘的测量数据，进行综合分析，从而达到对信号滤波处理的效果。</w:t>
      </w:r>
    </w:p>
    <w:p>
      <w:pPr>
        <w:ind w:firstLine="480"/>
        <w:rPr>
          <w:rFonts w:cs="Times New Roman"/>
          <w:rPrChange w:id="2093" w:author="China" w:date="2017-06-06T20:51:00Z">
            <w:rPr/>
          </w:rPrChange>
        </w:rPr>
      </w:pPr>
      <w:r>
        <w:rPr>
          <w:rFonts w:hint="eastAsia" w:cs="Times New Roman"/>
          <w:rPrChange w:id="2094" w:author="China" w:date="2017-06-06T20:51:00Z">
            <w:rPr>
              <w:rFonts w:hint="eastAsia"/>
            </w:rPr>
          </w:rPrChange>
        </w:rPr>
        <w:t>张建成等人设计了一种改良的</w:t>
      </w:r>
      <w:r>
        <w:rPr>
          <w:rFonts w:cs="Times New Roman"/>
          <w:rPrChange w:id="2095" w:author="China" w:date="2017-06-06T20:51:00Z">
            <w:rPr/>
          </w:rPrChange>
        </w:rPr>
        <w:t xml:space="preserve"> EMD</w:t>
      </w:r>
      <w:r>
        <w:rPr>
          <w:rFonts w:hint="eastAsia" w:cs="Times New Roman"/>
          <w:rPrChange w:id="2096" w:author="China" w:date="2017-06-06T20:51:00Z">
            <w:rPr>
              <w:rFonts w:hint="eastAsia"/>
            </w:rPr>
          </w:rPrChange>
        </w:rPr>
        <w:t>和形态滤波相结合的齿轮系统故障特征提取新处理措施。</w:t>
      </w:r>
    </w:p>
    <w:p>
      <w:pPr>
        <w:ind w:firstLine="480"/>
        <w:rPr>
          <w:del w:id="2097" w:author="China" w:date="2017-06-06T20:55:00Z"/>
          <w:rFonts w:cs="Times New Roman"/>
          <w:rPrChange w:id="2098" w:author="China" w:date="2017-06-06T20:51:00Z">
            <w:rPr>
              <w:del w:id="2099" w:author="China" w:date="2017-06-06T20:55:00Z"/>
            </w:rPr>
          </w:rPrChange>
        </w:rPr>
      </w:pPr>
      <w:r>
        <w:rPr>
          <w:rFonts w:hint="eastAsia" w:cs="Times New Roman"/>
          <w:rPrChange w:id="2100" w:author="China" w:date="2017-06-06T20:51:00Z">
            <w:rPr>
              <w:rFonts w:hint="eastAsia"/>
            </w:rPr>
          </w:rPrChange>
        </w:rPr>
        <w:t>我国的许多学者对钻具信号滤波问题进行了非常多的研究，尽管取得了很多成绩，但</w:t>
      </w:r>
      <w:r>
        <w:rPr>
          <w:rFonts w:hint="eastAsia" w:cs="Times New Roman"/>
          <w:rPrChange w:id="2101" w:author="China" w:date="2017-06-06T20:51:00Z">
            <w:rPr>
              <w:rFonts w:hint="eastAsia"/>
            </w:rPr>
          </w:rPrChange>
        </w:rPr>
        <w:t>该系列的研究主要是靠建立理想化的模型和数学计算得到的与实践运用有很</w:t>
      </w:r>
    </w:p>
    <w:p>
      <w:pPr>
        <w:ind w:firstLine="480" w:firstLineChars="200"/>
        <w:rPr>
          <w:rFonts w:cs="Times New Roman"/>
          <w:rPrChange w:id="2103" w:author="China" w:date="2017-06-06T20:51:00Z">
            <w:rPr/>
          </w:rPrChange>
        </w:rPr>
        <w:pPrChange w:id="2102" w:author="China" w:date="2017-06-06T20:55:00Z">
          <w:pPr>
            <w:ind w:firstLine="0" w:firstLineChars="0"/>
          </w:pPr>
        </w:pPrChange>
      </w:pPr>
      <w:r>
        <w:rPr>
          <w:rFonts w:hint="eastAsia" w:cs="Times New Roman"/>
          <w:rPrChange w:id="2104" w:author="China" w:date="2017-06-06T20:51:00Z">
            <w:rPr>
              <w:rFonts w:hint="eastAsia"/>
            </w:rPr>
          </w:rPrChange>
        </w:rPr>
        <w:t>大差异。</w:t>
      </w:r>
    </w:p>
    <w:p>
      <w:pPr>
        <w:pStyle w:val="3"/>
        <w:spacing w:before="0" w:after="0" w:line="440" w:lineRule="exact"/>
        <w:ind w:firstLine="0" w:firstLineChars="0"/>
        <w:rPr>
          <w:rFonts w:ascii="Times New Roman" w:hAnsi="Times New Roman" w:cs="Times New Roman"/>
          <w:szCs w:val="30"/>
          <w:rPrChange w:id="2105" w:author="China" w:date="2017-06-06T20:51:00Z">
            <w:rPr>
              <w:szCs w:val="30"/>
            </w:rPr>
          </w:rPrChange>
        </w:rPr>
      </w:pPr>
      <w:bookmarkStart w:id="21" w:name="_Toc484545612"/>
      <w:bookmarkStart w:id="22" w:name="_Toc32284"/>
      <w:bookmarkStart w:id="23" w:name="_Toc26109"/>
      <w:r>
        <w:rPr>
          <w:rFonts w:ascii="Times New Roman" w:hAnsi="Times New Roman" w:cs="Times New Roman"/>
          <w:szCs w:val="30"/>
        </w:rPr>
        <w:t xml:space="preserve">1.3 </w:t>
      </w:r>
      <w:r>
        <w:rPr>
          <w:rFonts w:hint="eastAsia" w:ascii="Times New Roman" w:hAnsi="Times New Roman" w:cs="Times New Roman"/>
          <w:b/>
          <w:sz w:val="30"/>
          <w:szCs w:val="30"/>
          <w:rPrChange w:id="2106" w:author="China" w:date="2017-06-06T20:51:00Z">
            <w:rPr>
              <w:rFonts w:hint="eastAsia" w:ascii="Times New Roman" w:hAnsi="Times New Roman"/>
              <w:b w:val="0"/>
              <w:sz w:val="24"/>
              <w:szCs w:val="30"/>
            </w:rPr>
          </w:rPrChange>
        </w:rPr>
        <w:t>本文研究的主要内容</w:t>
      </w:r>
      <w:bookmarkEnd w:id="21"/>
      <w:bookmarkEnd w:id="22"/>
      <w:bookmarkEnd w:id="23"/>
    </w:p>
    <w:p>
      <w:pPr>
        <w:ind w:firstLine="480"/>
        <w:rPr>
          <w:rFonts w:cs="Times New Roman"/>
          <w:rPrChange w:id="2107" w:author="China" w:date="2017-06-06T20:51:00Z">
            <w:rPr/>
          </w:rPrChange>
        </w:rPr>
      </w:pPr>
      <w:r>
        <w:rPr>
          <w:rFonts w:cs="Times New Roman"/>
        </w:rPr>
        <w:t>针对国内对钻具信号滤波的发展，在以往的情况中并没有进行能够在工程实际中进行滤波处理的研究，为了实现能够在现场工程中对钻具信号进行滤波处理，本论文的研究设计一种基于</w:t>
      </w:r>
      <w:del w:id="2108" w:author="刘宁" w:date="2017-06-09T10:22:00Z">
        <w:r>
          <w:rPr>
            <w:rFonts w:cs="Times New Roman"/>
          </w:rPr>
          <w:delText>winform</w:delText>
        </w:r>
      </w:del>
      <w:ins w:id="2109" w:author="刘宁" w:date="2017-06-09T10:22:00Z">
        <w:r>
          <w:rPr>
            <w:rFonts w:hint="eastAsia" w:cs="Times New Roman"/>
          </w:rPr>
          <w:t>Winform</w:t>
        </w:r>
      </w:ins>
      <w:r>
        <w:rPr>
          <w:rFonts w:hint="eastAsia" w:cs="Times New Roman"/>
        </w:rPr>
        <w:t>的带通滤波器，可在现场工程中进行滤波处理。钻具粘滑振动信号可以通过测量下动态转速与地面转速建立识别模型来识别粘滑现象，下转速可以通过地面录参数扭矩来估算，因为扭矩不是严格的周期性信号，而是通常具有很宽的频率范围，所以</w:t>
      </w:r>
      <w:r>
        <w:rPr>
          <w:rFonts w:hint="eastAsia" w:cs="Times New Roman"/>
          <w:rPrChange w:id="2110" w:author="China" w:date="2017-06-06T20:51:00Z">
            <w:rPr>
              <w:rFonts w:hint="eastAsia"/>
            </w:rPr>
          </w:rPrChange>
        </w:rPr>
        <w:t>精确的计算是非常复杂的。完成整个基于</w:t>
      </w:r>
      <w:del w:id="2111" w:author="刘宁" w:date="2017-06-09T10:22:00Z">
        <w:r>
          <w:rPr>
            <w:rFonts w:cs="Times New Roman"/>
            <w:rPrChange w:id="2112" w:author="China" w:date="2017-06-06T20:51:00Z">
              <w:rPr/>
            </w:rPrChange>
          </w:rPr>
          <w:delText>winform</w:delText>
        </w:r>
      </w:del>
      <w:ins w:id="2113" w:author="刘宁" w:date="2017-06-09T10:22:00Z">
        <w:r>
          <w:rPr>
            <w:rFonts w:hint="eastAsia" w:cs="Times New Roman"/>
          </w:rPr>
          <w:t>Winform</w:t>
        </w:r>
      </w:ins>
      <w:r>
        <w:rPr>
          <w:rFonts w:hint="eastAsia" w:cs="Times New Roman"/>
        </w:rPr>
        <w:t>的钻具</w:t>
      </w:r>
      <w:bookmarkStart w:id="24" w:name="_Toc28949"/>
      <w:bookmarkStart w:id="25" w:name="_Toc22549"/>
      <w:bookmarkStart w:id="26" w:name="_Toc6855"/>
      <w:bookmarkStart w:id="27" w:name="_Toc32376"/>
      <w:r>
        <w:rPr>
          <w:rFonts w:hint="eastAsia" w:cs="Times New Roman"/>
        </w:rPr>
        <w:t>信号带通滤波器设计就必须从以下主要内容进行研究。</w:t>
      </w:r>
    </w:p>
    <w:p>
      <w:pPr>
        <w:ind w:firstLine="0" w:firstLineChars="0"/>
        <w:rPr>
          <w:rFonts w:cs="Times New Roman"/>
          <w:rPrChange w:id="2114" w:author="China" w:date="2017-06-06T20:51:00Z">
            <w:rPr/>
          </w:rPrChange>
        </w:rPr>
      </w:pPr>
      <w:r>
        <w:rPr>
          <w:rFonts w:hint="eastAsia" w:cs="Times New Roman"/>
          <w:rPrChange w:id="2115" w:author="China" w:date="2017-06-06T20:51:00Z">
            <w:rPr>
              <w:rFonts w:hint="eastAsia"/>
            </w:rPr>
          </w:rPrChange>
        </w:rPr>
        <w:t>（</w:t>
      </w:r>
      <w:r>
        <w:rPr>
          <w:rFonts w:cs="Times New Roman"/>
          <w:rPrChange w:id="2116" w:author="China" w:date="2017-06-06T20:51:00Z">
            <w:rPr/>
          </w:rPrChange>
        </w:rPr>
        <w:t>1</w:t>
      </w:r>
      <w:r>
        <w:rPr>
          <w:rFonts w:hint="eastAsia" w:cs="Times New Roman"/>
          <w:rPrChange w:id="2117" w:author="China" w:date="2017-06-06T20:51:00Z">
            <w:rPr>
              <w:rFonts w:hint="eastAsia"/>
            </w:rPr>
          </w:rPrChange>
        </w:rPr>
        <w:t>）本次设计主要研究内容如下：</w:t>
      </w:r>
      <w:bookmarkEnd w:id="24"/>
      <w:bookmarkEnd w:id="25"/>
      <w:bookmarkEnd w:id="26"/>
      <w:bookmarkEnd w:id="27"/>
    </w:p>
    <w:p>
      <w:pPr>
        <w:numPr>
          <w:ilvl w:val="0"/>
          <w:numId w:val="1"/>
        </w:numPr>
        <w:ind w:firstLine="480"/>
        <w:rPr>
          <w:rFonts w:cs="Times New Roman"/>
          <w:rPrChange w:id="2118" w:author="China" w:date="2017-06-06T20:51:00Z">
            <w:rPr/>
          </w:rPrChange>
        </w:rPr>
      </w:pPr>
      <w:r>
        <w:rPr>
          <w:rFonts w:hint="eastAsia" w:cs="Times New Roman"/>
          <w:rPrChange w:id="2119" w:author="China" w:date="2017-06-06T20:51:00Z">
            <w:rPr>
              <w:rFonts w:hint="eastAsia"/>
            </w:rPr>
          </w:rPrChange>
        </w:rPr>
        <w:t>采用</w:t>
      </w:r>
      <w:r>
        <w:rPr>
          <w:rFonts w:cs="Times New Roman"/>
          <w:rPrChange w:id="2120" w:author="China" w:date="2017-06-06T20:51:00Z">
            <w:rPr/>
          </w:rPrChange>
        </w:rPr>
        <w:t>Visual Studio</w:t>
      </w:r>
      <w:r>
        <w:rPr>
          <w:rFonts w:hint="eastAsia" w:cs="Times New Roman"/>
          <w:rPrChange w:id="2121" w:author="China" w:date="2017-06-06T20:51:00Z">
            <w:rPr>
              <w:rFonts w:hint="eastAsia"/>
            </w:rPr>
          </w:rPrChange>
        </w:rPr>
        <w:t>软件，设计</w:t>
      </w:r>
      <w:del w:id="2122" w:author="刘宁" w:date="2017-06-09T10:22:00Z">
        <w:r>
          <w:rPr>
            <w:rFonts w:cs="Times New Roman"/>
            <w:rPrChange w:id="2123" w:author="China" w:date="2017-06-06T20:51:00Z">
              <w:rPr/>
            </w:rPrChange>
          </w:rPr>
          <w:delText>winform</w:delText>
        </w:r>
      </w:del>
      <w:ins w:id="2124" w:author="刘宁" w:date="2017-06-09T10:22:00Z">
        <w:r>
          <w:rPr>
            <w:rFonts w:hint="eastAsia" w:cs="Times New Roman"/>
          </w:rPr>
          <w:t>Winform</w:t>
        </w:r>
      </w:ins>
      <w:r>
        <w:rPr>
          <w:rFonts w:hint="eastAsia" w:cs="Times New Roman"/>
        </w:rPr>
        <w:t>窗体程序实现非周期信号的处理系统。</w:t>
      </w:r>
    </w:p>
    <w:p>
      <w:pPr>
        <w:numPr>
          <w:ilvl w:val="0"/>
          <w:numId w:val="1"/>
        </w:numPr>
        <w:ind w:firstLine="480"/>
        <w:rPr>
          <w:rFonts w:cs="Times New Roman"/>
          <w:rPrChange w:id="2125" w:author="China" w:date="2017-06-06T20:51:00Z">
            <w:rPr/>
          </w:rPrChange>
        </w:rPr>
      </w:pPr>
      <w:r>
        <w:rPr>
          <w:rFonts w:hint="eastAsia" w:cs="Times New Roman"/>
          <w:rPrChange w:id="2126" w:author="China" w:date="2017-06-06T20:51:00Z">
            <w:rPr>
              <w:rFonts w:hint="eastAsia"/>
            </w:rPr>
          </w:rPrChange>
        </w:rPr>
        <w:t>分析钻具信号的特性选取合适的滤波器完成对信号的带通滤波处理。分析滤</w:t>
      </w:r>
      <w:r>
        <w:rPr>
          <w:rFonts w:cs="Times New Roman"/>
          <w:rPrChange w:id="2127" w:author="China" w:date="2017-06-06T20:51:00Z">
            <w:rPr/>
          </w:rPrChange>
        </w:rPr>
        <w:tab/>
      </w:r>
      <w:r>
        <w:rPr>
          <w:rFonts w:hint="eastAsia" w:cs="Times New Roman"/>
          <w:rPrChange w:id="2128" w:author="China" w:date="2017-06-06T20:51:00Z">
            <w:rPr>
              <w:rFonts w:hint="eastAsia"/>
            </w:rPr>
          </w:rPrChange>
        </w:rPr>
        <w:t>波器的</w:t>
      </w:r>
      <w:r>
        <w:rPr>
          <w:rFonts w:hint="eastAsia" w:cs="Times New Roman"/>
          <w:rPrChange w:id="2129" w:author="China" w:date="2017-06-06T20:51:00Z">
            <w:rPr>
              <w:rFonts w:hint="eastAsia"/>
            </w:rPr>
          </w:rPrChange>
        </w:rPr>
        <w:t>特性，对比不同滤波器对不同采集信号特性的影响。</w:t>
      </w:r>
    </w:p>
    <w:p>
      <w:pPr>
        <w:numPr>
          <w:ilvl w:val="0"/>
          <w:numId w:val="1"/>
        </w:numPr>
        <w:ind w:firstLine="480"/>
        <w:rPr>
          <w:rFonts w:cs="Times New Roman"/>
          <w:rPrChange w:id="2130" w:author="China" w:date="2017-06-06T20:51:00Z">
            <w:rPr/>
          </w:rPrChange>
        </w:rPr>
      </w:pPr>
      <w:r>
        <w:rPr>
          <w:rFonts w:hint="eastAsia" w:cs="Times New Roman"/>
          <w:rPrChange w:id="2131" w:author="China" w:date="2017-06-06T20:51:00Z">
            <w:rPr>
              <w:rFonts w:hint="eastAsia"/>
            </w:rPr>
          </w:rPrChange>
        </w:rPr>
        <w:t>完成采集录井参数的分析，根据录井参数的特点优选滤波器算法。</w:t>
      </w:r>
    </w:p>
    <w:p>
      <w:pPr>
        <w:numPr>
          <w:ilvl w:val="0"/>
          <w:numId w:val="1"/>
        </w:numPr>
        <w:ind w:firstLine="480"/>
        <w:rPr>
          <w:rFonts w:cs="Times New Roman"/>
          <w:rPrChange w:id="2132" w:author="China" w:date="2017-06-06T20:51:00Z">
            <w:rPr/>
          </w:rPrChange>
        </w:rPr>
      </w:pPr>
      <w:r>
        <w:rPr>
          <w:rFonts w:hint="eastAsia" w:cs="Times New Roman"/>
          <w:rPrChange w:id="2133" w:author="China" w:date="2017-06-06T20:51:00Z">
            <w:rPr>
              <w:rFonts w:hint="eastAsia"/>
            </w:rPr>
          </w:rPrChange>
        </w:rPr>
        <w:t>设计</w:t>
      </w:r>
      <w:del w:id="2134" w:author="刘宁" w:date="2017-06-09T10:22:00Z">
        <w:r>
          <w:rPr>
            <w:rFonts w:cs="Times New Roman"/>
            <w:rPrChange w:id="2135" w:author="China" w:date="2017-06-06T20:51:00Z">
              <w:rPr/>
            </w:rPrChange>
          </w:rPr>
          <w:delText>winform</w:delText>
        </w:r>
      </w:del>
      <w:ins w:id="2136" w:author="刘宁" w:date="2017-06-09T10:22:00Z">
        <w:r>
          <w:rPr>
            <w:rFonts w:hint="eastAsia" w:cs="Times New Roman"/>
          </w:rPr>
          <w:t>Winform</w:t>
        </w:r>
      </w:ins>
      <w:r>
        <w:rPr>
          <w:rFonts w:hint="eastAsia" w:cs="Times New Roman"/>
        </w:rPr>
        <w:t>窗体程序及信号处理系统实现计算参数的带通滤波处理。</w:t>
      </w:r>
    </w:p>
    <w:p>
      <w:pPr>
        <w:numPr>
          <w:ilvl w:val="0"/>
          <w:numId w:val="1"/>
        </w:numPr>
        <w:ind w:firstLine="480"/>
        <w:rPr>
          <w:rFonts w:cs="Times New Roman"/>
          <w:rPrChange w:id="2137" w:author="China" w:date="2017-06-06T20:51:00Z">
            <w:rPr/>
          </w:rPrChange>
        </w:rPr>
      </w:pPr>
      <w:r>
        <w:rPr>
          <w:rFonts w:hint="eastAsia" w:cs="Times New Roman"/>
          <w:rPrChange w:id="2138" w:author="China" w:date="2017-06-06T20:51:00Z">
            <w:rPr>
              <w:rFonts w:hint="eastAsia"/>
            </w:rPr>
          </w:rPrChange>
        </w:rPr>
        <w:t>完成滤波算法优化及带通滤波信号处理系统的优化。</w:t>
      </w:r>
      <w:bookmarkStart w:id="28" w:name="_Toc20642"/>
      <w:bookmarkStart w:id="29" w:name="_Toc13975"/>
      <w:bookmarkStart w:id="30" w:name="_Toc742"/>
      <w:bookmarkStart w:id="31" w:name="_Toc14409"/>
    </w:p>
    <w:p>
      <w:pPr>
        <w:ind w:firstLine="0" w:firstLineChars="0"/>
        <w:rPr>
          <w:rFonts w:cs="Times New Roman"/>
          <w:rPrChange w:id="2139" w:author="China" w:date="2017-06-06T20:51:00Z">
            <w:rPr/>
          </w:rPrChange>
        </w:rPr>
      </w:pPr>
      <w:r>
        <w:rPr>
          <w:rFonts w:hint="eastAsia" w:cs="Times New Roman"/>
          <w:rPrChange w:id="2140" w:author="China" w:date="2017-06-06T20:51:00Z">
            <w:rPr>
              <w:rFonts w:hint="eastAsia"/>
            </w:rPr>
          </w:rPrChange>
        </w:rPr>
        <w:t>（</w:t>
      </w:r>
      <w:r>
        <w:rPr>
          <w:rFonts w:cs="Times New Roman"/>
          <w:rPrChange w:id="2141" w:author="China" w:date="2017-06-06T20:51:00Z">
            <w:rPr/>
          </w:rPrChange>
        </w:rPr>
        <w:t>2</w:t>
      </w:r>
      <w:r>
        <w:rPr>
          <w:rFonts w:hint="eastAsia" w:cs="Times New Roman"/>
          <w:rPrChange w:id="2142" w:author="China" w:date="2017-06-06T20:51:00Z">
            <w:rPr>
              <w:rFonts w:hint="eastAsia"/>
            </w:rPr>
          </w:rPrChange>
        </w:rPr>
        <w:t>）设计主要实现的功能</w:t>
      </w:r>
      <w:bookmarkEnd w:id="28"/>
      <w:bookmarkEnd w:id="29"/>
      <w:bookmarkEnd w:id="30"/>
      <w:bookmarkEnd w:id="31"/>
    </w:p>
    <w:p>
      <w:pPr>
        <w:numPr>
          <w:ilvl w:val="0"/>
          <w:numId w:val="2"/>
        </w:numPr>
        <w:ind w:firstLine="480"/>
        <w:rPr>
          <w:rFonts w:cs="Times New Roman"/>
          <w:rPrChange w:id="2143" w:author="China" w:date="2017-06-06T20:51:00Z">
            <w:rPr/>
          </w:rPrChange>
        </w:rPr>
      </w:pPr>
      <w:r>
        <w:rPr>
          <w:rFonts w:hint="eastAsia" w:cs="Times New Roman"/>
          <w:rPrChange w:id="2144" w:author="China" w:date="2017-06-06T20:51:00Z">
            <w:rPr>
              <w:rFonts w:hint="eastAsia"/>
            </w:rPr>
          </w:rPrChange>
        </w:rPr>
        <w:t>滤波器的设计。</w:t>
      </w:r>
    </w:p>
    <w:p>
      <w:pPr>
        <w:numPr>
          <w:ilvl w:val="0"/>
          <w:numId w:val="2"/>
        </w:numPr>
        <w:ind w:firstLine="480"/>
        <w:rPr>
          <w:rFonts w:cs="Times New Roman"/>
          <w:rPrChange w:id="2145" w:author="China" w:date="2017-06-06T20:51:00Z">
            <w:rPr/>
          </w:rPrChange>
        </w:rPr>
      </w:pPr>
      <w:r>
        <w:rPr>
          <w:rFonts w:hint="eastAsia" w:cs="Times New Roman"/>
          <w:rPrChange w:id="2146" w:author="China" w:date="2017-06-06T20:51:00Z">
            <w:rPr>
              <w:rFonts w:hint="eastAsia"/>
            </w:rPr>
          </w:rPrChange>
        </w:rPr>
        <w:t>绘制幅频曲线</w:t>
      </w:r>
      <w:r>
        <w:rPr>
          <w:rFonts w:hint="eastAsia" w:cs="Times New Roman"/>
          <w:rPrChange w:id="2147" w:author="China" w:date="2017-06-06T20:51:00Z">
            <w:rPr>
              <w:rFonts w:hint="eastAsia"/>
            </w:rPr>
          </w:rPrChange>
        </w:rPr>
        <w:t>。</w:t>
      </w:r>
    </w:p>
    <w:p>
      <w:pPr>
        <w:numPr>
          <w:ilvl w:val="0"/>
          <w:numId w:val="2"/>
        </w:numPr>
        <w:ind w:firstLine="480"/>
        <w:rPr>
          <w:rFonts w:cs="Times New Roman"/>
          <w:rPrChange w:id="2148" w:author="China" w:date="2017-06-06T20:51:00Z">
            <w:rPr/>
          </w:rPrChange>
        </w:rPr>
      </w:pPr>
      <w:r>
        <w:rPr>
          <w:rFonts w:hint="eastAsia" w:cs="Times New Roman"/>
          <w:rPrChange w:id="2149" w:author="China" w:date="2017-06-06T20:51:00Z">
            <w:rPr>
              <w:rFonts w:hint="eastAsia"/>
            </w:rPr>
          </w:rPrChange>
        </w:rPr>
        <w:t>计算振动系数。</w:t>
      </w:r>
    </w:p>
    <w:p>
      <w:pPr>
        <w:numPr>
          <w:ilvl w:val="0"/>
          <w:numId w:val="2"/>
        </w:numPr>
        <w:ind w:firstLine="480"/>
        <w:rPr>
          <w:rFonts w:cs="Times New Roman"/>
          <w:rPrChange w:id="2150" w:author="China" w:date="2017-06-06T20:51:00Z">
            <w:rPr/>
          </w:rPrChange>
        </w:rPr>
      </w:pPr>
      <w:del w:id="2151" w:author="刘宁" w:date="2017-06-09T10:22:00Z">
        <w:r>
          <w:rPr>
            <w:rFonts w:cs="Times New Roman"/>
            <w:rPrChange w:id="2152" w:author="China" w:date="2017-06-06T20:51:00Z">
              <w:rPr/>
            </w:rPrChange>
          </w:rPr>
          <w:delText>winform</w:delText>
        </w:r>
      </w:del>
      <w:ins w:id="2153" w:author="刘宁" w:date="2017-06-09T10:22:00Z">
        <w:r>
          <w:rPr>
            <w:rFonts w:hint="eastAsia" w:cs="Times New Roman"/>
          </w:rPr>
          <w:t>Winform</w:t>
        </w:r>
      </w:ins>
      <w:r>
        <w:rPr>
          <w:rFonts w:hint="eastAsia" w:cs="Times New Roman"/>
        </w:rPr>
        <w:t>对滤波效果进行显示。</w:t>
      </w:r>
    </w:p>
    <w:p>
      <w:pPr>
        <w:ind w:firstLine="480"/>
        <w:rPr>
          <w:rFonts w:cs="Times New Roman"/>
          <w:rPrChange w:id="2154" w:author="China" w:date="2017-06-06T20:51:00Z">
            <w:rPr/>
          </w:rPrChange>
        </w:rPr>
      </w:pPr>
      <w:r>
        <w:rPr>
          <w:rFonts w:hint="eastAsia" w:cs="Times New Roman"/>
          <w:rPrChange w:id="2155" w:author="China" w:date="2017-06-06T20:51:00Z">
            <w:rPr>
              <w:rFonts w:hint="eastAsia"/>
            </w:rPr>
          </w:rPrChange>
        </w:rPr>
        <w:t>针对以上功能实现用户交互界面。</w:t>
      </w:r>
    </w:p>
    <w:p>
      <w:pPr>
        <w:keepNext/>
        <w:ind w:firstLine="0" w:firstLineChars="0"/>
        <w:rPr>
          <w:rFonts w:ascii="Times New Roman" w:hAnsi="Times New Roman" w:cs="Times New Roman" w:eastAsiaTheme="majorEastAsia"/>
          <w:rPrChange w:id="2156" w:author="China" w:date="2017-06-06T20:51:00Z">
            <w:rPr>
              <w:rFonts w:asciiTheme="majorEastAsia" w:hAnsiTheme="majorEastAsia" w:eastAsiaTheme="majorEastAsia" w:cstheme="majorEastAsia"/>
            </w:rPr>
          </w:rPrChange>
        </w:rPr>
      </w:pPr>
      <w:bookmarkStart w:id="32" w:name="_Toc17163"/>
      <w:r>
        <w:rPr>
          <w:rFonts w:ascii="Times New Roman" w:hAnsi="Times New Roman" w:cs="Times New Roman" w:eastAsiaTheme="majorEastAsia"/>
          <w:rPrChange w:id="2157" w:author="China" w:date="2017-06-06T20:51:00Z">
            <w:rPr>
              <w:rFonts w:asciiTheme="majorEastAsia" w:hAnsiTheme="majorEastAsia" w:eastAsiaTheme="majorEastAsia" w:cstheme="majorEastAsia"/>
            </w:rPr>
          </w:rPrChange>
        </w:rPr>
        <w:br w:type="page"/>
      </w:r>
    </w:p>
    <w:p>
      <w:pPr>
        <w:pStyle w:val="2"/>
        <w:spacing w:before="156" w:beforeLines="50" w:after="156" w:afterLines="50"/>
        <w:ind w:firstLine="0" w:firstLineChars="0"/>
        <w:rPr>
          <w:rFonts w:ascii="Times New Roman" w:hAnsi="Times New Roman" w:eastAsia="宋体" w:cs="Times New Roman"/>
          <w:rPrChange w:id="2159" w:author="刘宁" w:date="2017-06-06T23:16:00Z">
            <w:rPr>
              <w:rFonts w:asciiTheme="majorEastAsia" w:hAnsiTheme="majorEastAsia" w:eastAsiaTheme="majorEastAsia" w:cstheme="majorEastAsia"/>
            </w:rPr>
          </w:rPrChange>
        </w:rPr>
        <w:pPrChange w:id="2158" w:author="China" w:date="2017-06-09T13:23:00Z">
          <w:pPr>
            <w:pStyle w:val="2"/>
            <w:ind w:firstLine="0" w:firstLineChars="0"/>
          </w:pPr>
        </w:pPrChange>
      </w:pPr>
      <w:bookmarkStart w:id="33" w:name="_Toc484545613"/>
      <w:bookmarkStart w:id="34" w:name="_Toc4601"/>
      <w:r>
        <w:rPr>
          <w:rFonts w:ascii="Times New Roman" w:hAnsi="Times New Roman" w:eastAsia="宋体" w:cs="Times New Roman"/>
          <w:rPrChange w:id="2160" w:author="刘宁" w:date="2017-06-06T23:16:00Z">
            <w:rPr>
              <w:rFonts w:ascii="Times New Roman" w:hAnsi="Times New Roman" w:cs="Times New Roman" w:eastAsiaTheme="majorEastAsia"/>
            </w:rPr>
          </w:rPrChange>
        </w:rPr>
        <w:t>2</w:t>
      </w:r>
      <w:r>
        <w:rPr>
          <w:rFonts w:ascii="Times New Roman" w:hAnsi="Times New Roman" w:eastAsia="宋体" w:cs="Times New Roman"/>
          <w:rPrChange w:id="2161" w:author="刘宁" w:date="2017-06-06T23:16:00Z">
            <w:rPr>
              <w:rFonts w:asciiTheme="majorEastAsia" w:hAnsiTheme="majorEastAsia" w:eastAsiaTheme="majorEastAsia" w:cstheme="majorEastAsia"/>
            </w:rPr>
          </w:rPrChange>
        </w:rPr>
        <w:t xml:space="preserve"> </w:t>
      </w:r>
      <w:r>
        <w:rPr>
          <w:rFonts w:hint="eastAsia" w:ascii="Times New Roman" w:hAnsi="Times New Roman" w:eastAsia="宋体" w:cs="Times New Roman"/>
          <w:rPrChange w:id="2162" w:author="刘宁" w:date="2017-06-06T23:16:00Z">
            <w:rPr>
              <w:rFonts w:hint="eastAsia" w:asciiTheme="majorEastAsia" w:hAnsiTheme="majorEastAsia" w:eastAsiaTheme="majorEastAsia" w:cstheme="majorEastAsia"/>
            </w:rPr>
          </w:rPrChange>
        </w:rPr>
        <w:t>滤波理论与开发平台概述</w:t>
      </w:r>
      <w:bookmarkEnd w:id="32"/>
      <w:bookmarkEnd w:id="33"/>
      <w:bookmarkEnd w:id="34"/>
    </w:p>
    <w:p>
      <w:pPr>
        <w:pStyle w:val="3"/>
        <w:spacing w:before="156" w:beforeLines="50" w:after="156" w:afterLines="50" w:line="440" w:lineRule="exact"/>
        <w:ind w:firstLine="0" w:firstLineChars="0"/>
        <w:rPr>
          <w:rFonts w:ascii="Times New Roman" w:hAnsi="Times New Roman" w:cs="Times New Roman" w:eastAsiaTheme="majorEastAsia"/>
          <w:rPrChange w:id="2164" w:author="China" w:date="2017-06-06T20:51:00Z">
            <w:rPr>
              <w:rFonts w:asciiTheme="majorEastAsia" w:hAnsiTheme="majorEastAsia" w:eastAsiaTheme="majorEastAsia" w:cstheme="majorEastAsia"/>
            </w:rPr>
          </w:rPrChange>
        </w:rPr>
        <w:pPrChange w:id="2163" w:author="China" w:date="2017-06-06T21:07:00Z">
          <w:pPr>
            <w:pStyle w:val="3"/>
            <w:spacing w:before="0" w:after="0" w:line="440" w:lineRule="exact"/>
            <w:ind w:firstLine="0" w:firstLineChars="0"/>
          </w:pPr>
        </w:pPrChange>
      </w:pPr>
      <w:bookmarkStart w:id="35" w:name="_Toc7632"/>
      <w:bookmarkStart w:id="36" w:name="_Toc8963"/>
      <w:bookmarkStart w:id="37" w:name="_Toc484545614"/>
      <w:r>
        <w:rPr>
          <w:rFonts w:ascii="Times New Roman" w:hAnsi="Times New Roman" w:cs="Times New Roman" w:eastAsiaTheme="majorEastAsia"/>
        </w:rPr>
        <w:t>2.1</w:t>
      </w:r>
      <w:r>
        <w:rPr>
          <w:rFonts w:ascii="Times New Roman" w:hAnsi="Times New Roman" w:cs="Times New Roman" w:eastAsiaTheme="majorEastAsia"/>
          <w:rPrChange w:id="2165" w:author="China" w:date="2017-06-06T20:51:00Z">
            <w:rPr>
              <w:rFonts w:asciiTheme="majorEastAsia" w:hAnsiTheme="majorEastAsia" w:eastAsiaTheme="majorEastAsia" w:cstheme="majorEastAsia"/>
            </w:rPr>
          </w:rPrChange>
        </w:rPr>
        <w:t xml:space="preserve"> </w:t>
      </w:r>
      <w:r>
        <w:rPr>
          <w:rFonts w:hint="eastAsia" w:ascii="Times New Roman" w:hAnsi="Times New Roman" w:cs="Times New Roman" w:eastAsiaTheme="majorEastAsia"/>
          <w:rPrChange w:id="2166" w:author="China" w:date="2017-06-06T20:51:00Z">
            <w:rPr>
              <w:rFonts w:hint="eastAsia" w:asciiTheme="majorEastAsia" w:hAnsiTheme="majorEastAsia" w:eastAsiaTheme="majorEastAsia" w:cstheme="majorEastAsia"/>
            </w:rPr>
          </w:rPrChange>
        </w:rPr>
        <w:t>滤波原理</w:t>
      </w:r>
      <w:bookmarkEnd w:id="35"/>
      <w:r>
        <w:rPr>
          <w:rFonts w:hint="eastAsia" w:ascii="Times New Roman" w:hAnsi="Times New Roman" w:cs="Times New Roman" w:eastAsiaTheme="majorEastAsia"/>
          <w:rPrChange w:id="2167" w:author="China" w:date="2017-06-06T20:51:00Z">
            <w:rPr>
              <w:rFonts w:hint="eastAsia" w:asciiTheme="majorEastAsia" w:hAnsiTheme="majorEastAsia" w:eastAsiaTheme="majorEastAsia" w:cstheme="majorEastAsia"/>
            </w:rPr>
          </w:rPrChange>
        </w:rPr>
        <w:t>与频率特性</w:t>
      </w:r>
      <w:bookmarkEnd w:id="36"/>
      <w:bookmarkEnd w:id="37"/>
    </w:p>
    <w:p>
      <w:pPr>
        <w:ind w:firstLine="480"/>
        <w:rPr>
          <w:rFonts w:cs="Times New Roman"/>
        </w:rPr>
      </w:pPr>
      <w:r>
        <w:rPr>
          <w:rFonts w:cs="Times New Roman"/>
        </w:rPr>
        <w:t>滤波器是一种选频</w:t>
      </w:r>
      <w:r>
        <w:rPr>
          <w:rFonts w:hint="eastAsia" w:ascii="Times New Roman" w:hAnsi="Times New Roman" w:cs="Times New Roman"/>
          <w:b w:val="0"/>
          <w:sz w:val="24"/>
          <w:rPrChange w:id="2168" w:author="China" w:date="2017-06-06T20:51:00Z">
            <w:rPr>
              <w:rFonts w:hint="eastAsia" w:ascii="Arial" w:hAnsi="Arial"/>
              <w:b/>
              <w:sz w:val="30"/>
            </w:rPr>
          </w:rPrChange>
        </w:rPr>
        <w:t>装置，可以使信号中特定的频率成分在允许的范围内被得到，而极大地衰减允许范围外的频率成分。在测试滤波的过程中，运用滤波器的这种选频作用，能够滤除杂波噪声或进行频谱处理分析。从大的范围上来讲，任何一种信息传输的通道（媒质）都可视为是一种滤波器。由于任何滤波器的响应特性都是激励频率的函数，都可用频域函数说明其传输特性。所以，形成滤波测试系统的任何一个步骤，诸如机械系统、电气网络、仪器仪表甚至导线等等，都将在某个确定的频率范围内，按其频域特性，对所通过的信号采取变换与处理。</w:t>
      </w:r>
      <w:r>
        <w:rPr>
          <w:rFonts w:ascii="Times New Roman" w:hAnsi="Times New Roman" w:cs="Times New Roman"/>
          <w:b w:val="0"/>
          <w:sz w:val="24"/>
          <w:rPrChange w:id="2169" w:author="China" w:date="2017-06-06T20:51:00Z">
            <w:rPr>
              <w:rFonts w:ascii="Arial" w:hAnsi="Arial"/>
              <w:b/>
              <w:sz w:val="30"/>
            </w:rPr>
          </w:rPrChange>
        </w:rPr>
        <w:t xml:space="preserve">  </w:t>
      </w:r>
    </w:p>
    <w:p>
      <w:pPr>
        <w:ind w:firstLine="480"/>
        <w:rPr>
          <w:del w:id="2171" w:author="China" w:date="2017-06-06T20:56:00Z"/>
          <w:rFonts w:cs="Times New Roman"/>
        </w:rPr>
        <w:pPrChange w:id="2170" w:author="China" w:date="2017-06-09T13:23:00Z">
          <w:pPr>
            <w:ind w:firstLine="602"/>
          </w:pPr>
        </w:pPrChange>
      </w:pPr>
      <w:r>
        <w:rPr>
          <w:rFonts w:hint="eastAsia" w:ascii="Times New Roman" w:hAnsi="Times New Roman" w:cs="Times New Roman"/>
          <w:b w:val="0"/>
          <w:sz w:val="24"/>
          <w:rPrChange w:id="2172" w:author="China" w:date="2017-06-06T20:51:00Z">
            <w:rPr>
              <w:rFonts w:hint="eastAsia" w:ascii="Arial" w:hAnsi="Arial"/>
              <w:b/>
              <w:sz w:val="30"/>
            </w:rPr>
          </w:rPrChange>
        </w:rPr>
        <w:t>滤波器的构造结构是抑制干扰信号的有效</w:t>
      </w:r>
      <w:r>
        <w:rPr>
          <w:rFonts w:hint="eastAsia" w:ascii="Times New Roman" w:hAnsi="Times New Roman" w:cs="Times New Roman"/>
          <w:b w:val="0"/>
          <w:sz w:val="24"/>
          <w:rPrChange w:id="2173" w:author="China" w:date="2017-06-06T20:51:00Z">
            <w:rPr>
              <w:rFonts w:hint="eastAsia" w:ascii="Arial" w:hAnsi="Arial"/>
              <w:b/>
              <w:sz w:val="30"/>
            </w:rPr>
          </w:rPrChange>
        </w:rPr>
        <w:t>措施，通常的滤波方式分为模拟滤波和数字滤波，传统的仪表设计一般采用模拟滤波，而数字滤波因其设计和实现上的灵活性、高精度、高可靠性等优势在智能仪表的设计中得到了广泛的应用。同时数字滤波作为数字信号采集与分析处理技术的重要组成，能满足滤波器对幅度和相位特征性的十分严格的要求，克服模拟滤波器所无法处理的电压和温度漂移以及噪声等情况。</w:t>
      </w:r>
    </w:p>
    <w:p>
      <w:pPr>
        <w:spacing w:line="440" w:lineRule="exact"/>
        <w:ind w:firstLine="480"/>
        <w:rPr>
          <w:rFonts w:cs="Times New Roman"/>
          <w:rPrChange w:id="2175" w:author="China" w:date="2017-06-06T20:51:00Z">
            <w:rPr/>
          </w:rPrChange>
        </w:rPr>
        <w:pPrChange w:id="2174" w:author="China" w:date="2017-06-06T20:56:00Z">
          <w:pPr>
            <w:spacing w:line="360" w:lineRule="auto"/>
            <w:ind w:firstLine="480"/>
          </w:pPr>
        </w:pPrChange>
      </w:pPr>
    </w:p>
    <w:p>
      <w:pPr>
        <w:spacing w:line="360" w:lineRule="auto"/>
        <w:ind w:firstLine="0" w:firstLineChars="0"/>
        <w:jc w:val="center"/>
        <w:rPr>
          <w:rFonts w:cs="Times New Roman"/>
        </w:rPr>
      </w:pPr>
      <w:r>
        <w:rPr>
          <w:rFonts w:cs="Times New Roman"/>
        </w:rPr>
        <w:drawing>
          <wp:inline distT="0" distB="0" distL="114300" distR="114300">
            <wp:extent cx="5233670" cy="1416685"/>
            <wp:effectExtent l="0" t="0" r="5080" b="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24"/>
                    <a:stretch>
                      <a:fillRect/>
                    </a:stretch>
                  </pic:blipFill>
                  <pic:spPr>
                    <a:xfrm>
                      <a:off x="0" y="0"/>
                      <a:ext cx="5234900" cy="1417025"/>
                    </a:xfrm>
                    <a:prstGeom prst="rect">
                      <a:avLst/>
                    </a:prstGeom>
                  </pic:spPr>
                </pic:pic>
              </a:graphicData>
            </a:graphic>
          </wp:inline>
        </w:drawing>
      </w:r>
    </w:p>
    <w:p>
      <w:pPr>
        <w:ind w:firstLine="420"/>
        <w:jc w:val="center"/>
        <w:rPr>
          <w:rFonts w:ascii="Times New Roman" w:hAnsi="Times New Roman" w:cs="Times New Roman" w:eastAsiaTheme="minorEastAsia"/>
          <w:sz w:val="21"/>
          <w:szCs w:val="21"/>
          <w:rPrChange w:id="2177" w:author="China" w:date="2017-06-06T21:13:00Z">
            <w:rPr>
              <w:rFonts w:asciiTheme="minorEastAsia" w:hAnsiTheme="minorEastAsia" w:eastAsiaTheme="minorEastAsia" w:cstheme="minorEastAsia"/>
              <w:sz w:val="18"/>
              <w:szCs w:val="18"/>
            </w:rPr>
          </w:rPrChange>
        </w:rPr>
        <w:pPrChange w:id="2176" w:author="China" w:date="2017-06-06T21:13:00Z">
          <w:pPr>
            <w:ind w:firstLine="360"/>
            <w:jc w:val="center"/>
          </w:pPr>
        </w:pPrChange>
      </w:pPr>
      <w:r>
        <w:rPr>
          <w:rFonts w:hint="eastAsia" w:ascii="Times New Roman" w:hAnsi="Times New Roman" w:cs="Times New Roman" w:eastAsiaTheme="minorEastAsia"/>
          <w:sz w:val="21"/>
          <w:szCs w:val="21"/>
          <w:rPrChange w:id="2178" w:author="China" w:date="2017-06-06T21:13:00Z">
            <w:rPr>
              <w:rFonts w:hint="eastAsia" w:asciiTheme="minorEastAsia" w:hAnsiTheme="minorEastAsia" w:eastAsiaTheme="minorEastAsia" w:cstheme="minorEastAsia"/>
              <w:sz w:val="18"/>
              <w:szCs w:val="18"/>
            </w:rPr>
          </w:rPrChange>
        </w:rPr>
        <w:t>图</w:t>
      </w:r>
      <w:r>
        <w:rPr>
          <w:rFonts w:ascii="Times New Roman" w:hAnsi="Times New Roman" w:cs="Times New Roman" w:eastAsiaTheme="minorEastAsia"/>
          <w:sz w:val="21"/>
          <w:szCs w:val="21"/>
          <w:rPrChange w:id="2179" w:author="China" w:date="2017-06-06T21:13:00Z">
            <w:rPr>
              <w:rFonts w:asciiTheme="minorEastAsia" w:hAnsiTheme="minorEastAsia" w:eastAsiaTheme="minorEastAsia" w:cstheme="minorEastAsia"/>
              <w:sz w:val="18"/>
              <w:szCs w:val="18"/>
            </w:rPr>
          </w:rPrChange>
        </w:rPr>
        <w:t xml:space="preserve">2.1 </w:t>
      </w:r>
      <w:r>
        <w:rPr>
          <w:rFonts w:hint="eastAsia" w:ascii="Times New Roman" w:hAnsi="Times New Roman" w:cs="Times New Roman" w:eastAsiaTheme="minorEastAsia"/>
          <w:sz w:val="21"/>
          <w:szCs w:val="21"/>
          <w:rPrChange w:id="2180" w:author="China" w:date="2017-06-06T21:13:00Z">
            <w:rPr>
              <w:rFonts w:hint="eastAsia" w:asciiTheme="minorEastAsia" w:hAnsiTheme="minorEastAsia" w:eastAsiaTheme="minorEastAsia" w:cstheme="minorEastAsia"/>
              <w:sz w:val="18"/>
              <w:szCs w:val="18"/>
            </w:rPr>
          </w:rPrChange>
        </w:rPr>
        <w:t>滤波器的幅频特性</w:t>
      </w:r>
    </w:p>
    <w:p>
      <w:pPr>
        <w:ind w:firstLine="0" w:firstLineChars="0"/>
        <w:rPr>
          <w:rFonts w:cs="Times New Roman"/>
          <w:rPrChange w:id="2181" w:author="China" w:date="2017-06-06T20:51:00Z">
            <w:rPr/>
          </w:rPrChange>
        </w:rPr>
      </w:pPr>
      <w:r>
        <w:rPr>
          <w:rFonts w:cs="Times New Roman"/>
        </w:rPr>
        <w:t>（1</w:t>
      </w:r>
      <w:r>
        <w:rPr>
          <w:rFonts w:hint="eastAsia" w:cs="Times New Roman"/>
          <w:rPrChange w:id="2182" w:author="China" w:date="2017-06-06T20:51:00Z">
            <w:rPr>
              <w:rFonts w:hint="eastAsia"/>
            </w:rPr>
          </w:rPrChange>
        </w:rPr>
        <w:t>）滤波器的选</w:t>
      </w:r>
      <w:r>
        <w:rPr>
          <w:rFonts w:hint="eastAsia" w:cs="Times New Roman"/>
          <w:rPrChange w:id="2183" w:author="China" w:date="2017-06-06T20:51:00Z">
            <w:rPr>
              <w:rFonts w:hint="eastAsia"/>
            </w:rPr>
          </w:rPrChange>
        </w:rPr>
        <w:t>频特征</w:t>
      </w:r>
      <w:r>
        <w:rPr>
          <w:rFonts w:hint="eastAsia" w:cs="Times New Roman"/>
          <w:rPrChange w:id="2184" w:author="China" w:date="2017-06-06T20:51:00Z">
            <w:rPr>
              <w:rFonts w:hint="eastAsia"/>
            </w:rPr>
          </w:rPrChange>
        </w:rPr>
        <w:t>与原理</w:t>
      </w:r>
    </w:p>
    <w:p>
      <w:pPr>
        <w:ind w:firstLine="480"/>
        <w:rPr>
          <w:rFonts w:cs="Times New Roman"/>
          <w:rPrChange w:id="2185" w:author="China" w:date="2017-06-06T20:51:00Z">
            <w:rPr/>
          </w:rPrChange>
        </w:rPr>
      </w:pPr>
      <w:r>
        <w:rPr>
          <w:rFonts w:hint="eastAsia" w:cs="Times New Roman"/>
          <w:rPrChange w:id="2186" w:author="China" w:date="2017-06-06T20:51:00Z">
            <w:rPr>
              <w:rFonts w:hint="eastAsia"/>
            </w:rPr>
          </w:rPrChange>
        </w:rPr>
        <w:t>通常采用的滤波器有四种，分别是低通、高通、带通和带阻滤波器</w:t>
      </w:r>
      <w:r>
        <w:rPr>
          <w:rFonts w:cs="Times New Roman"/>
          <w:rPrChange w:id="2187" w:author="China" w:date="2017-06-06T20:51:00Z">
            <w:rPr/>
          </w:rPrChange>
        </w:rPr>
        <w:t>(</w:t>
      </w:r>
      <w:r>
        <w:rPr>
          <w:rFonts w:hint="eastAsia" w:cs="Times New Roman"/>
          <w:rPrChange w:id="2188" w:author="China" w:date="2017-06-06T20:51:00Z">
            <w:rPr>
              <w:rFonts w:hint="eastAsia"/>
            </w:rPr>
          </w:rPrChange>
        </w:rPr>
        <w:t>如图</w:t>
      </w:r>
      <w:r>
        <w:rPr>
          <w:rFonts w:cs="Times New Roman"/>
          <w:rPrChange w:id="2189" w:author="China" w:date="2017-06-06T20:51:00Z">
            <w:rPr/>
          </w:rPrChange>
        </w:rPr>
        <w:t>2.1</w:t>
      </w:r>
      <w:r>
        <w:rPr>
          <w:rFonts w:hint="eastAsia" w:cs="Times New Roman"/>
          <w:rPrChange w:id="2190" w:author="China" w:date="2017-06-06T20:51:00Z">
            <w:rPr>
              <w:rFonts w:hint="eastAsia"/>
            </w:rPr>
          </w:rPrChange>
        </w:rPr>
        <w:t>所示</w:t>
      </w:r>
      <w:r>
        <w:rPr>
          <w:rFonts w:cs="Times New Roman"/>
          <w:rPrChange w:id="2191" w:author="China" w:date="2017-06-06T20:51:00Z">
            <w:rPr/>
          </w:rPrChange>
        </w:rPr>
        <w:t>)</w:t>
      </w:r>
      <w:r>
        <w:rPr>
          <w:rFonts w:hint="eastAsia" w:cs="Times New Roman"/>
          <w:rPrChange w:id="2192" w:author="China" w:date="2017-06-06T20:51:00Z">
            <w:rPr>
              <w:rFonts w:hint="eastAsia"/>
            </w:rPr>
          </w:rPrChange>
        </w:rPr>
        <w:t>。图中</w:t>
      </w:r>
      <w:r>
        <w:rPr>
          <w:rFonts w:cs="Times New Roman"/>
          <w:rPrChange w:id="2193" w:author="China" w:date="2017-06-06T20:51:00Z">
            <w:rPr/>
          </w:rPrChange>
        </w:rPr>
        <w:t>(1)</w:t>
      </w:r>
      <w:r>
        <w:rPr>
          <w:rFonts w:hint="eastAsia" w:cs="Times New Roman"/>
          <w:rPrChange w:id="2194" w:author="China" w:date="2017-06-06T20:51:00Z">
            <w:rPr>
              <w:rFonts w:hint="eastAsia"/>
            </w:rPr>
          </w:rPrChange>
        </w:rPr>
        <w:t>是低通滤波器，在频段</w:t>
      </w:r>
      <w:r>
        <w:rPr>
          <w:rFonts w:cs="Times New Roman"/>
          <w:rPrChange w:id="2195" w:author="China" w:date="2017-06-06T20:51:00Z">
            <w:rPr/>
          </w:rPrChange>
        </w:rPr>
        <w:t>0-</w:t>
      </w:r>
      <w:r>
        <w:rPr>
          <w:rFonts w:cs="Times New Roman"/>
          <w:position w:val="-12"/>
        </w:rPr>
        <w:object>
          <v:shape id="_x0000_i1025"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25" DrawAspect="Content" ObjectID="_1468075725" r:id="rId25">
            <o:LockedField>false</o:LockedField>
          </o:OLEObject>
        </w:object>
      </w:r>
      <w:r>
        <w:rPr>
          <w:rFonts w:hint="eastAsia" w:cs="Times New Roman"/>
        </w:rPr>
        <w:t>之间，幅频特征曲线接近平直，可以使信号中低于</w:t>
      </w:r>
      <w:ins w:id="2196" w:author="China" w:date="2017-06-06T20:58:00Z"/>
      <w:ins w:id="2197" w:author="China" w:date="2017-06-06T20:58:00Z"/>
      <w:ins w:id="2198" w:author="China" w:date="2017-06-06T20:58:00Z"/>
      <w:ins w:id="2199" w:author="China" w:date="2017-06-06T20:58:00Z">
        <w:r>
          <w:rPr>
            <w:rFonts w:cs="Times New Roman"/>
            <w:position w:val="-12"/>
          </w:rPr>
          <w:object>
            <v:shape id="_x0000_i1026"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26" DrawAspect="Content" ObjectID="_1468075726" r:id="rId27">
              <o:LockedField>false</o:LockedField>
            </o:OLEObject>
          </w:object>
        </w:r>
      </w:ins>
      <w:ins w:id="2201" w:author="China" w:date="2017-06-06T20:58:00Z"/>
      <w:del w:id="2202" w:author="China" w:date="2017-06-06T20:58:00Z"/>
      <w:del w:id="2203" w:author="China" w:date="2017-06-06T20:58:00Z"/>
      <w:del w:id="2204" w:author="China" w:date="2017-06-06T20:58:00Z"/>
      <w:del w:id="2205" w:author="China" w:date="2017-06-06T20:58:00Z">
        <w:r>
          <w:rPr>
            <w:rFonts w:cs="Times New Roman"/>
            <w:position w:val="-10"/>
          </w:rPr>
          <w:object>
            <v:shape id="_x0000_i1027" o:spt="75" type="#_x0000_t75" style="height:16pt;width:16pt;" o:ole="t" filled="f" o:preferrelative="t" stroked="f" coordsize="21600,21600">
              <v:path/>
              <v:fill on="f" focussize="0,0"/>
              <v:stroke on="f" joinstyle="miter"/>
              <v:imagedata r:id="rId29" o:title=""/>
              <o:lock v:ext="edit" aspectratio="t"/>
              <w10:wrap type="none"/>
              <w10:anchorlock/>
            </v:shape>
            <o:OLEObject Type="Embed" ProgID="Equation.3" ShapeID="_x0000_i1027" DrawAspect="Content" ObjectID="_1468075727" r:id="rId28">
              <o:LockedField>false</o:LockedField>
            </o:OLEObject>
          </w:object>
        </w:r>
      </w:del>
      <w:del w:id="2207" w:author="China" w:date="2017-06-06T20:58:00Z"/>
      <w:r>
        <w:rPr>
          <w:rFonts w:hint="eastAsia" w:cs="Times New Roman"/>
        </w:rPr>
        <w:t>的频率成份能够不受衰减地通过，高于</w:t>
      </w:r>
      <w:ins w:id="2208" w:author="China" w:date="2017-06-06T20:57:00Z"/>
      <w:ins w:id="2209" w:author="China" w:date="2017-06-06T20:57:00Z"/>
      <w:ins w:id="2210" w:author="China" w:date="2017-06-06T20:57:00Z"/>
      <w:ins w:id="2211" w:author="China" w:date="2017-06-06T20:57:00Z">
        <w:r>
          <w:rPr>
            <w:rFonts w:cs="Times New Roman"/>
            <w:position w:val="-12"/>
          </w:rPr>
          <w:object>
            <v:shape id="_x0000_i1028"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28" DrawAspect="Content" ObjectID="_1468075728" r:id="rId30">
              <o:LockedField>false</o:LockedField>
            </o:OLEObject>
          </w:object>
        </w:r>
      </w:ins>
      <w:ins w:id="2213" w:author="China" w:date="2017-06-06T20:57:00Z"/>
      <w:del w:id="2214" w:author="China" w:date="2017-06-06T20:57:00Z"/>
      <w:del w:id="2215" w:author="China" w:date="2017-06-06T20:57:00Z"/>
      <w:del w:id="2216" w:author="China" w:date="2017-06-06T20:57:00Z"/>
      <w:del w:id="2217" w:author="China" w:date="2017-06-06T20:57:00Z">
        <w:r>
          <w:rPr>
            <w:rFonts w:cs="Times New Roman"/>
            <w:position w:val="-10"/>
          </w:rPr>
          <w:object>
            <v:shape id="_x0000_i1029" o:spt="75" type="#_x0000_t75" style="height:16pt;width:16pt;" o:ole="t" filled="f" o:preferrelative="t" stroked="f" coordsize="21600,21600">
              <v:path/>
              <v:fill on="f" focussize="0,0"/>
              <v:stroke on="f" joinstyle="miter"/>
              <v:imagedata r:id="rId29" o:title=""/>
              <o:lock v:ext="edit" aspectratio="t"/>
              <w10:wrap type="none"/>
              <w10:anchorlock/>
            </v:shape>
            <o:OLEObject Type="Embed" ProgID="Equation.3" ShapeID="_x0000_i1029" DrawAspect="Content" ObjectID="_1468075729" r:id="rId31">
              <o:LockedField>false</o:LockedField>
            </o:OLEObject>
          </w:object>
        </w:r>
      </w:del>
      <w:del w:id="2219" w:author="China" w:date="2017-06-06T20:57:00Z"/>
      <w:r>
        <w:rPr>
          <w:rFonts w:hint="eastAsia" w:cs="Times New Roman"/>
        </w:rPr>
        <w:t>的频率成份则被极大的衰减使其基本不能通过；图中</w:t>
      </w:r>
      <w:r>
        <w:rPr>
          <w:rFonts w:cs="Times New Roman"/>
          <w:rPrChange w:id="2220" w:author="China" w:date="2017-06-06T20:51:00Z">
            <w:rPr/>
          </w:rPrChange>
        </w:rPr>
        <w:t>(2)</w:t>
      </w:r>
      <w:r>
        <w:rPr>
          <w:rFonts w:hint="eastAsia" w:cs="Times New Roman"/>
          <w:rPrChange w:id="2221" w:author="China" w:date="2017-06-06T20:51:00Z">
            <w:rPr>
              <w:rFonts w:hint="eastAsia"/>
            </w:rPr>
          </w:rPrChange>
        </w:rPr>
        <w:t>的高通滤波器与低通滤波器的滤波效果刚好通带反向，在频段</w:t>
      </w:r>
      <w:del w:id="2222" w:author="China" w:date="2017-06-06T20:58:00Z">
        <w:r>
          <w:rPr>
            <w:rFonts w:cs="Times New Roman"/>
            <w:rPrChange w:id="2223" w:author="China" w:date="2017-06-06T20:51:00Z">
              <w:rPr/>
            </w:rPrChange>
          </w:rPr>
          <w:delText xml:space="preserve"> </w:delText>
        </w:r>
      </w:del>
      <w:ins w:id="2224" w:author="China" w:date="2017-06-06T20:58:00Z"/>
      <w:ins w:id="2225" w:author="China" w:date="2017-06-06T20:58:00Z"/>
      <w:ins w:id="2226" w:author="China" w:date="2017-06-06T20:58:00Z"/>
      <w:ins w:id="2227" w:author="China" w:date="2017-06-06T20:58:00Z">
        <w:r>
          <w:rPr>
            <w:rFonts w:cs="Times New Roman"/>
            <w:position w:val="-12"/>
          </w:rPr>
          <w:object>
            <v:shape id="_x0000_i1030"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30" DrawAspect="Content" ObjectID="_1468075730" r:id="rId32">
              <o:LockedField>false</o:LockedField>
            </o:OLEObject>
          </w:object>
        </w:r>
      </w:ins>
      <w:ins w:id="2229" w:author="China" w:date="2017-06-06T20:58:00Z"/>
      <w:del w:id="2230" w:author="China" w:date="2017-06-06T20:58:00Z"/>
      <w:del w:id="2231" w:author="China" w:date="2017-06-06T20:58:00Z"/>
      <w:del w:id="2232" w:author="China" w:date="2017-06-06T20:58:00Z"/>
      <w:del w:id="2233" w:author="China" w:date="2017-06-06T20:58:00Z">
        <w:r>
          <w:rPr>
            <w:rFonts w:cs="Times New Roman"/>
            <w:position w:val="-10"/>
          </w:rPr>
          <w:object>
            <v:shape id="_x0000_i1031" o:spt="75" type="#_x0000_t75" style="height:16pt;width:16pt;" o:ole="t" filled="f" o:preferrelative="t" stroked="f" coordsize="21600,21600">
              <v:path/>
              <v:fill on="f" focussize="0,0"/>
              <v:stroke on="f" joinstyle="miter"/>
              <v:imagedata r:id="rId29" o:title=""/>
              <o:lock v:ext="edit" aspectratio="t"/>
              <w10:wrap type="none"/>
              <w10:anchorlock/>
            </v:shape>
            <o:OLEObject Type="Embed" ProgID="Equation.3" ShapeID="_x0000_i1031" DrawAspect="Content" ObjectID="_1468075731" r:id="rId33">
              <o:LockedField>false</o:LockedField>
            </o:OLEObject>
          </w:object>
        </w:r>
      </w:del>
      <w:del w:id="2235" w:author="China" w:date="2017-06-06T20:58:00Z"/>
      <w:r>
        <w:rPr>
          <w:rFonts w:hint="eastAsia" w:cs="Times New Roman"/>
        </w:rPr>
        <w:t>-</w:t>
      </w:r>
      <w:r>
        <w:rPr>
          <w:rFonts w:hint="eastAsia" w:cs="Times New Roman"/>
          <w:rPrChange w:id="2236" w:author="China" w:date="2017-06-06T20:51:00Z">
            <w:rPr>
              <w:rFonts w:hint="eastAsia"/>
            </w:rPr>
          </w:rPrChange>
        </w:rPr>
        <w:t>∞幅频特性曲线是平直的，确保信号中高于</w:t>
      </w:r>
      <w:ins w:id="2237" w:author="China" w:date="2017-06-06T20:58:00Z"/>
      <w:ins w:id="2238" w:author="China" w:date="2017-06-06T20:58:00Z"/>
      <w:ins w:id="2239" w:author="China" w:date="2017-06-06T20:58:00Z"/>
      <w:ins w:id="2240" w:author="China" w:date="2017-06-06T20:58:00Z">
        <w:r>
          <w:rPr>
            <w:rFonts w:cs="Times New Roman"/>
            <w:position w:val="-12"/>
          </w:rPr>
          <w:object>
            <v:shape id="_x0000_i1032"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32" DrawAspect="Content" ObjectID="_1468075732" r:id="rId34">
              <o:LockedField>false</o:LockedField>
            </o:OLEObject>
          </w:object>
        </w:r>
      </w:ins>
      <w:ins w:id="2242" w:author="China" w:date="2017-06-06T20:58:00Z"/>
      <w:del w:id="2243" w:author="China" w:date="2017-06-06T20:58:00Z"/>
      <w:del w:id="2244" w:author="China" w:date="2017-06-06T20:58:00Z"/>
      <w:del w:id="2245" w:author="China" w:date="2017-06-06T20:58:00Z"/>
      <w:del w:id="2246" w:author="China" w:date="2017-06-06T20:58:00Z">
        <w:r>
          <w:rPr>
            <w:rFonts w:cs="Times New Roman"/>
            <w:position w:val="-10"/>
          </w:rPr>
          <w:object>
            <v:shape id="_x0000_i1033" o:spt="75" type="#_x0000_t75" style="height:16pt;width:16pt;" o:ole="t" filled="f" o:preferrelative="t" stroked="f" coordsize="21600,21600">
              <v:path/>
              <v:fill on="f" focussize="0,0"/>
              <v:stroke on="f" joinstyle="miter"/>
              <v:imagedata r:id="rId29" o:title=""/>
              <o:lock v:ext="edit" aspectratio="t"/>
              <w10:wrap type="none"/>
              <w10:anchorlock/>
            </v:shape>
            <o:OLEObject Type="Embed" ProgID="Equation.3" ShapeID="_x0000_i1033" DrawAspect="Content" ObjectID="_1468075733" r:id="rId35">
              <o:LockedField>false</o:LockedField>
            </o:OLEObject>
          </w:object>
        </w:r>
      </w:del>
      <w:del w:id="2248" w:author="China" w:date="2017-06-06T20:58:00Z"/>
      <w:r>
        <w:rPr>
          <w:rFonts w:hint="eastAsia" w:cs="Times New Roman"/>
        </w:rPr>
        <w:t>的频率成份几乎不受衰减地通过，低于</w:t>
      </w:r>
      <w:ins w:id="2249" w:author="China" w:date="2017-06-06T20:58:00Z"/>
      <w:ins w:id="2250" w:author="China" w:date="2017-06-06T20:58:00Z"/>
      <w:ins w:id="2251" w:author="China" w:date="2017-06-06T20:58:00Z"/>
      <w:ins w:id="2252" w:author="China" w:date="2017-06-06T20:58:00Z">
        <w:r>
          <w:rPr>
            <w:rFonts w:cs="Times New Roman"/>
            <w:position w:val="-12"/>
          </w:rPr>
          <w:object>
            <v:shape id="_x0000_i1034"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4" r:id="rId36">
              <o:LockedField>false</o:LockedField>
            </o:OLEObject>
          </w:object>
        </w:r>
      </w:ins>
      <w:ins w:id="2254" w:author="China" w:date="2017-06-06T20:58:00Z"/>
      <w:del w:id="2255" w:author="China" w:date="2017-06-06T20:58:00Z"/>
      <w:del w:id="2256" w:author="China" w:date="2017-06-06T20:58:00Z"/>
      <w:del w:id="2257" w:author="China" w:date="2017-06-06T20:58:00Z"/>
      <w:del w:id="2258" w:author="China" w:date="2017-06-06T20:58:00Z">
        <w:r>
          <w:rPr>
            <w:rFonts w:cs="Times New Roman"/>
            <w:position w:val="-10"/>
          </w:rPr>
          <w:object>
            <v:shape id="_x0000_i1035" o:spt="75" type="#_x0000_t75" style="height:16pt;width:16pt;" o:ole="t" filled="f" o:preferrelative="t" stroked="f" coordsize="21600,21600">
              <v:path/>
              <v:fill on="f" focussize="0,0"/>
              <v:stroke on="f" joinstyle="miter"/>
              <v:imagedata r:id="rId29" o:title=""/>
              <o:lock v:ext="edit" aspectratio="t"/>
              <w10:wrap type="none"/>
              <w10:anchorlock/>
            </v:shape>
            <o:OLEObject Type="Embed" ProgID="Equation.3" ShapeID="_x0000_i1035" DrawAspect="Content" ObjectID="_1468075735" r:id="rId37">
              <o:LockedField>false</o:LockedField>
            </o:OLEObject>
          </w:object>
        </w:r>
      </w:del>
      <w:del w:id="2260" w:author="China" w:date="2017-06-06T20:58:00Z"/>
      <w:r>
        <w:rPr>
          <w:rFonts w:hint="eastAsia" w:cs="Times New Roman"/>
        </w:rPr>
        <w:t>的频率成份受到极大地衰减；图中</w:t>
      </w:r>
      <w:r>
        <w:rPr>
          <w:rFonts w:cs="Times New Roman"/>
          <w:rPrChange w:id="2261" w:author="China" w:date="2017-06-06T20:51:00Z">
            <w:rPr/>
          </w:rPrChange>
        </w:rPr>
        <w:t>(3)</w:t>
      </w:r>
      <w:r>
        <w:rPr>
          <w:rFonts w:hint="eastAsia" w:cs="Times New Roman"/>
          <w:rPrChange w:id="2262" w:author="China" w:date="2017-06-06T20:51:00Z">
            <w:rPr>
              <w:rFonts w:hint="eastAsia"/>
            </w:rPr>
          </w:rPrChange>
        </w:rPr>
        <w:t>是带通滤波器，其通过频带在</w:t>
      </w:r>
      <w:ins w:id="2263" w:author="China" w:date="2017-06-06T20:58:00Z"/>
      <w:ins w:id="2264" w:author="China" w:date="2017-06-06T20:58:00Z"/>
      <w:ins w:id="2265" w:author="China" w:date="2017-06-06T20:58:00Z"/>
      <w:ins w:id="2266" w:author="China" w:date="2017-06-06T20:58:00Z">
        <w:r>
          <w:rPr>
            <w:rFonts w:cs="Times New Roman"/>
            <w:position w:val="-12"/>
          </w:rPr>
          <w:object>
            <v:shape id="_x0000_i1036"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36" DrawAspect="Content" ObjectID="_1468075736" r:id="rId38">
              <o:LockedField>false</o:LockedField>
            </o:OLEObject>
          </w:object>
        </w:r>
      </w:ins>
      <w:ins w:id="2268" w:author="China" w:date="2017-06-06T20:58:00Z"/>
      <w:del w:id="2269" w:author="China" w:date="2017-06-06T20:58:00Z"/>
      <w:del w:id="2270" w:author="China" w:date="2017-06-06T20:58:00Z"/>
      <w:del w:id="2271" w:author="China" w:date="2017-06-06T20:58:00Z"/>
      <w:del w:id="2272" w:author="China" w:date="2017-06-06T20:58:00Z">
        <w:r>
          <w:rPr>
            <w:rFonts w:cs="Times New Roman"/>
            <w:position w:val="-10"/>
          </w:rPr>
          <w:object>
            <v:shape id="_x0000_i1037" o:spt="75" type="#_x0000_t75" style="height:16pt;width:16pt;" o:ole="t" filled="f" o:preferrelative="t" stroked="f" coordsize="21600,21600">
              <v:path/>
              <v:fill on="f" focussize="0,0"/>
              <v:stroke on="f" joinstyle="miter"/>
              <v:imagedata r:id="rId40" o:title=""/>
              <o:lock v:ext="edit" aspectratio="t"/>
              <w10:wrap type="none"/>
              <w10:anchorlock/>
            </v:shape>
            <o:OLEObject Type="Embed" ProgID="Equation.3" ShapeID="_x0000_i1037" DrawAspect="Content" ObjectID="_1468075737" r:id="rId39">
              <o:LockedField>false</o:LockedField>
            </o:OLEObject>
          </w:object>
        </w:r>
      </w:del>
      <w:del w:id="2274" w:author="China" w:date="2017-06-06T20:58:00Z"/>
      <w:r>
        <w:rPr>
          <w:rFonts w:cs="Times New Roman"/>
        </w:rPr>
        <w:t>-</w:t>
      </w:r>
      <w:r>
        <w:rPr>
          <w:rFonts w:cs="Times New Roman"/>
          <w:position w:val="-12"/>
        </w:rPr>
        <w:object>
          <v:shape id="_x0000_i1038" o:spt="75" type="#_x0000_t75" style="height:18pt;width:13.95pt;" o:ole="t" filled="f" o:preferrelative="t" stroked="f" coordsize="21600,21600">
            <v:path/>
            <v:fill on="f" focussize="0,0"/>
            <v:stroke on="f" joinstyle="miter"/>
            <v:imagedata r:id="rId42" o:title=""/>
            <o:lock v:ext="edit" aspectratio="t"/>
            <w10:wrap type="none"/>
            <w10:anchorlock/>
          </v:shape>
          <o:OLEObject Type="Embed" ProgID="Equation.DSMT4" ShapeID="_x0000_i1038" DrawAspect="Content" ObjectID="_1468075738" r:id="rId41">
            <o:LockedField>false</o:LockedField>
          </o:OLEObject>
        </w:object>
      </w:r>
      <w:r>
        <w:rPr>
          <w:rFonts w:hint="eastAsia" w:cs="Times New Roman"/>
        </w:rPr>
        <w:t>之间，信号中高于</w:t>
      </w:r>
      <w:ins w:id="2275" w:author="China" w:date="2017-06-06T20:58:00Z"/>
      <w:ins w:id="2276" w:author="China" w:date="2017-06-06T20:58:00Z"/>
      <w:ins w:id="2277" w:author="China" w:date="2017-06-06T20:58:00Z"/>
      <w:ins w:id="2278" w:author="China" w:date="2017-06-06T20:58:00Z">
        <w:r>
          <w:rPr>
            <w:rFonts w:cs="Times New Roman"/>
            <w:position w:val="-12"/>
          </w:rPr>
          <w:object>
            <v:shape id="_x0000_i1039" o:spt="75" type="#_x0000_t75" style="height:18pt;width:12pt;" o:ole="t" filled="f" o:preferrelative="t" stroked="f" coordsize="21600,21600">
              <v:path/>
              <v:fill on="f" focussize="0,0"/>
              <v:stroke on="f" joinstyle="miter"/>
              <v:imagedata r:id="rId26" o:title=""/>
              <o:lock v:ext="edit" aspectratio="t"/>
              <w10:wrap type="none"/>
              <w10:anchorlock/>
            </v:shape>
            <o:OLEObject Type="Embed" ProgID="Equation.DSMT4" ShapeID="_x0000_i1039" DrawAspect="Content" ObjectID="_1468075739" r:id="rId43">
              <o:LockedField>false</o:LockedField>
            </o:OLEObject>
          </w:object>
        </w:r>
      </w:ins>
      <w:ins w:id="2280" w:author="China" w:date="2017-06-06T20:58:00Z"/>
      <w:del w:id="2281" w:author="China" w:date="2017-06-06T20:58:00Z"/>
      <w:del w:id="2282" w:author="China" w:date="2017-06-06T20:58:00Z"/>
      <w:del w:id="2283" w:author="China" w:date="2017-06-06T20:58:00Z"/>
      <w:del w:id="2284" w:author="China" w:date="2017-06-06T20:58:00Z">
        <w:r>
          <w:rPr>
            <w:rFonts w:cs="Times New Roman"/>
            <w:position w:val="-10"/>
          </w:rPr>
          <w:object>
            <v:shape id="_x0000_i1040" o:spt="75" type="#_x0000_t75" style="height:16pt;width:16pt;" o:ole="t" filled="f" o:preferrelative="t" stroked="f" coordsize="21600,21600">
              <v:path/>
              <v:fill on="f" focussize="0,0"/>
              <v:stroke on="f" joinstyle="miter"/>
              <v:imagedata r:id="rId40" o:title=""/>
              <o:lock v:ext="edit" aspectratio="t"/>
              <w10:wrap type="none"/>
              <w10:anchorlock/>
            </v:shape>
            <o:OLEObject Type="Embed" ProgID="Equation.3" ShapeID="_x0000_i1040" DrawAspect="Content" ObjectID="_1468075740" r:id="rId44">
              <o:LockedField>false</o:LockedField>
            </o:OLEObject>
          </w:object>
        </w:r>
      </w:del>
      <w:del w:id="2286" w:author="China" w:date="2017-06-06T20:58:00Z"/>
      <w:r>
        <w:rPr>
          <w:rFonts w:hint="eastAsia" w:cs="Times New Roman"/>
        </w:rPr>
        <w:t>而低于</w:t>
      </w:r>
      <w:ins w:id="2287" w:author="China" w:date="2017-06-06T20:59:00Z"/>
      <w:ins w:id="2288" w:author="China" w:date="2017-06-06T20:59:00Z"/>
      <w:ins w:id="2289" w:author="China" w:date="2017-06-06T20:59:00Z"/>
      <w:ins w:id="2290" w:author="China" w:date="2017-06-06T20:59:00Z">
        <w:r>
          <w:rPr>
            <w:rFonts w:cs="Times New Roman"/>
            <w:position w:val="-12"/>
          </w:rPr>
          <w:object>
            <v:shape id="_x0000_i1041" o:spt="75" type="#_x0000_t75" style="height:18pt;width:13.95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5">
              <o:LockedField>false</o:LockedField>
            </o:OLEObject>
          </w:object>
        </w:r>
      </w:ins>
      <w:ins w:id="2292" w:author="China" w:date="2017-06-06T20:59:00Z"/>
      <w:del w:id="2293" w:author="China" w:date="2017-06-06T20:59:00Z"/>
      <w:del w:id="2294" w:author="China" w:date="2017-06-06T20:59:00Z"/>
      <w:del w:id="2295" w:author="China" w:date="2017-06-06T20:59:00Z"/>
      <w:del w:id="2296" w:author="China" w:date="2017-06-06T20:59:00Z">
        <w:r>
          <w:rPr>
            <w:rFonts w:cs="Times New Roman"/>
            <w:position w:val="-10"/>
          </w:rPr>
          <w:object>
            <v:shape id="_x0000_i1042" o:spt="75" type="#_x0000_t75" style="height:16pt;width:18pt;" o:ole="t" filled="f" o:preferrelative="t" stroked="f" coordsize="21600,21600">
              <v:path/>
              <v:fill on="f" focussize="0,0"/>
              <v:stroke on="f" joinstyle="miter"/>
              <v:imagedata r:id="rId47" o:title=""/>
              <o:lock v:ext="edit" aspectratio="t"/>
              <w10:wrap type="none"/>
              <w10:anchorlock/>
            </v:shape>
            <o:OLEObject Type="Embed" ProgID="Equation.3" ShapeID="_x0000_i1042" DrawAspect="Content" ObjectID="_1468075742" r:id="rId46">
              <o:LockedField>false</o:LockedField>
            </o:OLEObject>
          </w:object>
        </w:r>
      </w:del>
      <w:del w:id="2298" w:author="China" w:date="2017-06-06T20:59:00Z"/>
      <w:r>
        <w:rPr>
          <w:rFonts w:hint="eastAsia" w:cs="Times New Roman"/>
        </w:rPr>
        <w:t>的频率成份能够不受衰减地通过，其它频率成份则被抑制；图中</w:t>
      </w:r>
      <w:r>
        <w:rPr>
          <w:rFonts w:cs="Times New Roman"/>
          <w:rPrChange w:id="2299" w:author="China" w:date="2017-06-06T20:51:00Z">
            <w:rPr/>
          </w:rPrChange>
        </w:rPr>
        <w:t>(4)</w:t>
      </w:r>
      <w:r>
        <w:rPr>
          <w:rFonts w:hint="eastAsia" w:cs="Times New Roman"/>
          <w:rPrChange w:id="2300" w:author="China" w:date="2017-06-06T20:51:00Z">
            <w:rPr>
              <w:rFonts w:hint="eastAsia"/>
            </w:rPr>
          </w:rPrChange>
        </w:rPr>
        <w:t>为带阻滤波器，其特性性质与带通滤波器相反。</w:t>
      </w:r>
      <w:bookmarkStart w:id="38" w:name="_Toc9853"/>
      <w:bookmarkStart w:id="39" w:name="_Toc17951"/>
    </w:p>
    <w:p>
      <w:pPr>
        <w:ind w:firstLine="480"/>
        <w:rPr>
          <w:rFonts w:cs="Times New Roman"/>
          <w:rPrChange w:id="2301" w:author="China" w:date="2017-06-06T20:51:00Z">
            <w:rPr/>
          </w:rPrChange>
        </w:rPr>
      </w:pPr>
      <w:r>
        <w:rPr>
          <w:rFonts w:hint="eastAsia" w:cs="Times New Roman"/>
          <w:rPrChange w:id="2302" w:author="China" w:date="2017-06-06T20:51:00Z">
            <w:rPr>
              <w:rFonts w:hint="eastAsia"/>
            </w:rPr>
          </w:rPrChange>
        </w:rPr>
        <w:t>而对于实际设计中往往会存在很多干扰因素，所以</w:t>
      </w:r>
      <w:bookmarkEnd w:id="38"/>
      <w:r>
        <w:rPr>
          <w:rFonts w:hint="eastAsia" w:cs="Times New Roman"/>
          <w:rPrChange w:id="2303" w:author="China" w:date="2017-06-06T20:51:00Z">
            <w:rPr>
              <w:rFonts w:hint="eastAsia"/>
            </w:rPr>
          </w:rPrChange>
        </w:rPr>
        <w:t>现实设计中所能使用的滤波器</w:t>
      </w:r>
      <w:r>
        <w:rPr>
          <w:rFonts w:hint="eastAsia" w:cs="Times New Roman"/>
          <w:rPrChange w:id="2304" w:author="China" w:date="2017-06-06T20:51:00Z">
            <w:rPr>
              <w:rFonts w:hint="eastAsia"/>
            </w:rPr>
          </w:rPrChange>
        </w:rPr>
        <w:t>的频率特性与理想的情况下滤波器的频率特性之间存在着一些明显的差别，以低通滤波器的频率特性举例说明。</w:t>
      </w:r>
    </w:p>
    <w:p>
      <w:pPr>
        <w:ind w:firstLine="0" w:firstLineChars="0"/>
        <w:rPr>
          <w:rFonts w:cs="Times New Roman"/>
          <w:rPrChange w:id="2305" w:author="China" w:date="2017-06-06T20:51:00Z">
            <w:rPr/>
          </w:rPrChange>
        </w:rPr>
      </w:pPr>
      <w:r>
        <w:rPr>
          <w:rFonts w:hint="eastAsia" w:cs="Times New Roman"/>
          <w:rPrChange w:id="2306" w:author="China" w:date="2017-06-06T20:51:00Z">
            <w:rPr>
              <w:rFonts w:hint="eastAsia"/>
            </w:rPr>
          </w:rPrChange>
        </w:rPr>
        <w:t>（</w:t>
      </w:r>
      <w:r>
        <w:rPr>
          <w:rFonts w:cs="Times New Roman"/>
          <w:rPrChange w:id="2307" w:author="China" w:date="2017-06-06T20:51:00Z">
            <w:rPr/>
          </w:rPrChange>
        </w:rPr>
        <w:t>2</w:t>
      </w:r>
      <w:r>
        <w:rPr>
          <w:rFonts w:hint="eastAsia" w:cs="Times New Roman"/>
          <w:rPrChange w:id="2308" w:author="China" w:date="2017-06-06T20:51:00Z">
            <w:rPr>
              <w:rFonts w:hint="eastAsia"/>
            </w:rPr>
          </w:rPrChange>
        </w:rPr>
        <w:t>）理想滤波</w:t>
      </w:r>
      <w:r>
        <w:rPr>
          <w:rFonts w:hint="eastAsia" w:cs="Times New Roman"/>
          <w:rPrChange w:id="2309" w:author="China" w:date="2017-06-06T20:51:00Z">
            <w:rPr>
              <w:rFonts w:hint="eastAsia"/>
            </w:rPr>
          </w:rPrChange>
        </w:rPr>
        <w:t>器的特性</w:t>
      </w:r>
    </w:p>
    <w:p>
      <w:pPr>
        <w:ind w:firstLine="480"/>
        <w:rPr>
          <w:rFonts w:cs="Times New Roman"/>
        </w:rPr>
      </w:pPr>
      <w:r>
        <w:rPr>
          <w:rFonts w:hint="eastAsia" w:cs="Times New Roman"/>
          <w:rPrChange w:id="2310" w:author="China" w:date="2017-06-06T20:51:00Z">
            <w:rPr>
              <w:rFonts w:hint="eastAsia"/>
            </w:rPr>
          </w:rPrChange>
        </w:rPr>
        <w:t>假设滤波系统的原始信号为</w:t>
      </w:r>
      <w:r>
        <w:rPr>
          <w:rFonts w:cs="Times New Roman"/>
          <w:position w:val="-10"/>
        </w:rPr>
        <w:object>
          <v:shape id="_x0000_i1043" o:spt="75" type="#_x0000_t75" style="height:16.3pt;width:21.9pt;" o:ole="t" filled="f" o:preferrelative="t" stroked="f" coordsize="21600,21600">
            <v:path/>
            <v:fill on="f" focussize="0,0"/>
            <v:stroke on="f" joinstyle="miter"/>
            <v:imagedata r:id="rId49" o:title=""/>
            <o:lock v:ext="edit" aspectratio="t"/>
            <w10:wrap type="none"/>
            <w10:anchorlock/>
          </v:shape>
          <o:OLEObject Type="Embed" ProgID="Equation.3" ShapeID="_x0000_i1043" DrawAspect="Content" ObjectID="_1468075743" r:id="rId48">
            <o:LockedField>false</o:LockedField>
          </o:OLEObject>
        </w:object>
      </w:r>
      <w:r>
        <w:rPr>
          <w:rFonts w:cs="Times New Roman"/>
        </w:rPr>
        <w:t>，信号中混入干扰</w:t>
      </w:r>
      <w:r>
        <w:rPr>
          <w:rFonts w:cs="Times New Roman"/>
          <w:position w:val="-10"/>
        </w:rPr>
        <w:object>
          <v:shape id="_x0000_i1044" o:spt="75" type="#_x0000_t75" style="height:16.3pt;width:21.9pt;" o:ole="t" fillcolor="#000011" filled="f" o:preferrelative="t" stroked="f" coordsize="21600,21600">
            <v:path/>
            <v:fill on="f" focussize="0,0"/>
            <v:stroke on="f" joinstyle="miter"/>
            <v:imagedata r:id="rId51" o:title=""/>
            <o:lock v:ext="edit" aspectratio="t"/>
            <w10:wrap type="none"/>
            <w10:anchorlock/>
          </v:shape>
          <o:OLEObject Type="Embed" ProgID="Equation.3" ShapeID="_x0000_i1044" DrawAspect="Content" ObjectID="_1468075744" r:id="rId50">
            <o:LockedField>false</o:LockedField>
          </o:OLEObject>
        </w:object>
      </w:r>
      <w:r>
        <w:rPr>
          <w:rFonts w:cs="Times New Roman"/>
        </w:rPr>
        <w:t>，它们有不一样的频率成分。滤波器的单位脉冲响应为</w:t>
      </w:r>
      <w:r>
        <w:rPr>
          <w:rFonts w:cs="Times New Roman"/>
          <w:position w:val="-10"/>
        </w:rPr>
        <w:object>
          <v:shape id="_x0000_i1045" o:spt="75" type="#_x0000_t75" style="height:16.3pt;width:21.9pt;" o:ole="t" fillcolor="#000011" filled="f" o:preferrelative="t" stroked="f" coordsize="21600,21600">
            <v:path/>
            <v:fill on="f" focussize="0,0"/>
            <v:stroke on="f" joinstyle="miter"/>
            <v:imagedata r:id="rId53" o:title=""/>
            <o:lock v:ext="edit" aspectratio="t"/>
            <w10:wrap type="none"/>
            <w10:anchorlock/>
          </v:shape>
          <o:OLEObject Type="Embed" ProgID="Equation.3" ShapeID="_x0000_i1045" DrawAspect="Content" ObjectID="_1468075745" r:id="rId52">
            <o:LockedField>false</o:LockedField>
          </o:OLEObject>
        </w:object>
      </w:r>
      <w:r>
        <w:rPr>
          <w:rFonts w:cs="Times New Roman"/>
        </w:rPr>
        <w:t>。则理想设计出来的滤波器的输出为：</w:t>
      </w:r>
    </w:p>
    <w:p>
      <w:pPr>
        <w:ind w:firstLine="480"/>
        <w:jc w:val="right"/>
        <w:rPr>
          <w:rFonts w:cs="Times New Roman"/>
          <w:rPrChange w:id="2311" w:author="China" w:date="2017-06-06T20:51:00Z">
            <w:rPr/>
          </w:rPrChange>
        </w:rPr>
      </w:pPr>
      <w:r>
        <w:rPr>
          <w:rFonts w:cs="Times New Roman"/>
          <w:position w:val="-10"/>
        </w:rPr>
        <w:object>
          <v:shape id="_x0000_i1046" o:spt="75" type="#_x0000_t75" style="height:16.3pt;width:177.8pt;" o:ole="t" fillcolor="#000011" filled="f" o:preferrelative="t" stroked="f" coordsize="21600,21600">
            <v:path/>
            <v:fill on="f" focussize="0,0"/>
            <v:stroke on="f" joinstyle="miter"/>
            <v:imagedata r:id="rId55" o:title=""/>
            <o:lock v:ext="edit" aspectratio="t"/>
            <w10:wrap type="none"/>
            <w10:anchorlock/>
          </v:shape>
          <o:OLEObject Type="Embed" ProgID="Equation.DSMT4" ShapeID="_x0000_i1046" DrawAspect="Content" ObjectID="_1468075746" r:id="rId54">
            <o:LockedField>false</o:LockedField>
          </o:OLEObject>
        </w:object>
      </w:r>
      <w:r>
        <w:rPr>
          <w:rFonts w:ascii="Times New Roman" w:hAnsi="Times New Roman" w:cs="Times New Roman"/>
          <w:position w:val="-10"/>
          <w:rPrChange w:id="2312" w:author="China" w:date="2017-06-06T20:51:00Z">
            <w:rPr>
              <w:rFonts w:asciiTheme="minorEastAsia" w:hAnsiTheme="minorEastAsia" w:cstheme="minorEastAsia"/>
              <w:position w:val="-10"/>
            </w:rPr>
          </w:rPrChange>
        </w:rPr>
        <w:t xml:space="preserve">                  </w:t>
      </w:r>
      <w:r>
        <w:rPr>
          <w:rFonts w:cs="Times New Roman"/>
        </w:rPr>
        <w:t>(2.1)</w:t>
      </w:r>
    </w:p>
    <w:p>
      <w:pPr>
        <w:ind w:firstLine="480"/>
        <w:rPr>
          <w:rFonts w:cs="Times New Roman"/>
          <w:rPrChange w:id="2313" w:author="China" w:date="2017-06-06T20:51:00Z">
            <w:rPr/>
          </w:rPrChange>
        </w:rPr>
      </w:pPr>
      <w:r>
        <w:rPr>
          <w:rFonts w:hint="eastAsia" w:cs="Times New Roman"/>
          <w:rPrChange w:id="2314" w:author="China" w:date="2017-06-06T20:51:00Z">
            <w:rPr>
              <w:rFonts w:hint="eastAsia"/>
            </w:rPr>
          </w:rPrChange>
        </w:rPr>
        <w:t>即干扰信号被滤除</w:t>
      </w:r>
      <w:r>
        <w:rPr>
          <w:rFonts w:cs="Times New Roman"/>
          <w:position w:val="-10"/>
        </w:rPr>
        <w:object>
          <v:shape id="_x0000_i1047" o:spt="75" type="#_x0000_t75" style="height:16.3pt;width:68.25pt;" o:ole="t" filled="f" o:preferrelative="t" stroked="f" coordsize="21600,21600">
            <v:path/>
            <v:fill on="f" focussize="0,0"/>
            <v:stroke on="f" joinstyle="miter"/>
            <v:imagedata r:id="rId57" o:title=""/>
            <o:lock v:ext="edit" aspectratio="t"/>
            <w10:wrap type="none"/>
            <w10:anchorlock/>
          </v:shape>
          <o:OLEObject Type="Embed" ProgID="Equation.3" ShapeID="_x0000_i1047" DrawAspect="Content" ObjectID="_1468075747" r:id="rId56">
            <o:LockedField>false</o:LockedField>
          </o:OLEObject>
        </w:object>
      </w:r>
      <w:r>
        <w:rPr>
          <w:rFonts w:cs="Times New Roman"/>
        </w:rPr>
        <w:t>，而信号无失真只需延时和线性增加。对式(2.1)</w:t>
      </w:r>
      <w:r>
        <w:rPr>
          <w:rFonts w:hint="eastAsia" w:cs="Times New Roman"/>
          <w:rPrChange w:id="2315" w:author="China" w:date="2017-06-06T20:51:00Z">
            <w:rPr>
              <w:rFonts w:hint="eastAsia"/>
            </w:rPr>
          </w:rPrChange>
        </w:rPr>
        <w:t>作傅里叶变换得：</w:t>
      </w:r>
    </w:p>
    <w:p>
      <w:pPr>
        <w:ind w:firstLine="480"/>
        <w:jc w:val="right"/>
        <w:rPr>
          <w:rFonts w:cs="Times New Roman"/>
          <w:rPrChange w:id="2316" w:author="China" w:date="2017-06-06T20:51:00Z">
            <w:rPr/>
          </w:rPrChange>
        </w:rPr>
      </w:pPr>
      <w:r>
        <w:rPr>
          <w:rFonts w:cs="Times New Roman"/>
          <w:position w:val="-10"/>
        </w:rPr>
        <w:object>
          <v:shape id="_x0000_i1048" o:spt="75" type="#_x0000_t75" style="height:18.15pt;width:281.75pt;" o:ole="t" fillcolor="#000011" filled="f" o:preferrelative="t" stroked="f" coordsize="21600,21600">
            <v:path/>
            <v:fill on="f" focussize="0,0"/>
            <v:stroke on="f" joinstyle="miter"/>
            <v:imagedata r:id="rId59" o:title=""/>
            <o:lock v:ext="edit" aspectratio="t"/>
            <w10:wrap type="none"/>
            <w10:anchorlock/>
          </v:shape>
          <o:OLEObject Type="Embed" ProgID="Equation.DSMT4" ShapeID="_x0000_i1048" DrawAspect="Content" ObjectID="_1468075748" r:id="rId58">
            <o:LockedField>false</o:LockedField>
          </o:OLEObject>
        </w:object>
      </w:r>
      <w:r>
        <w:rPr>
          <w:rFonts w:ascii="Times New Roman" w:hAnsi="Times New Roman" w:cs="Times New Roman"/>
          <w:position w:val="-10"/>
          <w:rPrChange w:id="2317" w:author="China" w:date="2017-06-06T20:51:00Z">
            <w:rPr>
              <w:rFonts w:asciiTheme="minorEastAsia" w:hAnsiTheme="minorEastAsia" w:cstheme="minorEastAsia"/>
              <w:position w:val="-10"/>
            </w:rPr>
          </w:rPrChange>
        </w:rPr>
        <w:t xml:space="preserve">           </w:t>
      </w:r>
      <w:r>
        <w:rPr>
          <w:rFonts w:cs="Times New Roman"/>
        </w:rPr>
        <w:t>(2.2)</w:t>
      </w:r>
    </w:p>
    <w:p>
      <w:pPr>
        <w:ind w:firstLine="480"/>
        <w:rPr>
          <w:rFonts w:cs="Times New Roman"/>
          <w:rPrChange w:id="2318" w:author="China" w:date="2017-06-06T20:51:00Z">
            <w:rPr/>
          </w:rPrChange>
        </w:rPr>
      </w:pPr>
      <w:r>
        <w:rPr>
          <w:rFonts w:hint="eastAsia" w:cs="Times New Roman"/>
          <w:rPrChange w:id="2319" w:author="China" w:date="2017-06-06T20:51:00Z">
            <w:rPr>
              <w:rFonts w:hint="eastAsia"/>
            </w:rPr>
          </w:rPrChange>
        </w:rPr>
        <w:t>假设干扰信号被滤除，即</w:t>
      </w:r>
      <w:r>
        <w:rPr>
          <w:rFonts w:cs="Times New Roman"/>
          <w:rPrChange w:id="2320" w:author="China" w:date="2017-06-06T20:51:00Z">
            <w:rPr/>
          </w:rPrChange>
        </w:rPr>
        <w:t xml:space="preserve"> </w:t>
      </w:r>
      <w:r>
        <w:rPr>
          <w:rFonts w:hint="eastAsia" w:cs="Times New Roman"/>
          <w:rPrChange w:id="2321" w:author="China" w:date="2017-06-06T20:51:00Z">
            <w:rPr>
              <w:rFonts w:hint="eastAsia"/>
            </w:rPr>
          </w:rPrChange>
        </w:rPr>
        <w:t>：</w:t>
      </w:r>
    </w:p>
    <w:p>
      <w:pPr>
        <w:ind w:firstLine="480"/>
        <w:jc w:val="right"/>
        <w:rPr>
          <w:rFonts w:cs="Times New Roman"/>
          <w:rPrChange w:id="2322" w:author="China" w:date="2017-06-06T20:51:00Z">
            <w:rPr/>
          </w:rPrChange>
        </w:rPr>
      </w:pPr>
      <w:r>
        <w:rPr>
          <w:rFonts w:cs="Times New Roman"/>
          <w:position w:val="-10"/>
        </w:rPr>
        <w:object>
          <v:shape id="_x0000_i1049" o:spt="75" type="#_x0000_t75" style="height:16.3pt;width:93.9pt;" o:ole="t" filled="f" o:preferrelative="t" stroked="f" coordsize="21600,21600">
            <v:path/>
            <v:fill on="f" focussize="0,0"/>
            <v:stroke on="f" joinstyle="miter"/>
            <v:imagedata r:id="rId61" o:title=""/>
            <o:lock v:ext="edit" aspectratio="t"/>
            <w10:wrap type="none"/>
            <w10:anchorlock/>
          </v:shape>
          <o:OLEObject Type="Embed" ProgID="Equation.DSMT4" ShapeID="_x0000_i1049" DrawAspect="Content" ObjectID="_1468075749" r:id="rId60">
            <o:LockedField>false</o:LockedField>
          </o:OLEObject>
        </w:object>
      </w:r>
      <w:r>
        <w:rPr>
          <w:rFonts w:ascii="Times New Roman" w:hAnsi="Times New Roman" w:cs="Times New Roman"/>
          <w:position w:val="-10"/>
          <w:rPrChange w:id="2323" w:author="China" w:date="2017-06-06T20:51:00Z">
            <w:rPr>
              <w:rFonts w:asciiTheme="minorEastAsia" w:hAnsiTheme="minorEastAsia" w:cstheme="minorEastAsia"/>
              <w:position w:val="-10"/>
            </w:rPr>
          </w:rPrChange>
        </w:rPr>
        <w:t xml:space="preserve">                        </w:t>
      </w:r>
      <w:r>
        <w:rPr>
          <w:rFonts w:cs="Times New Roman"/>
        </w:rPr>
        <w:t>(2.3)</w:t>
      </w:r>
    </w:p>
    <w:p>
      <w:pPr>
        <w:ind w:firstLine="480"/>
        <w:rPr>
          <w:ins w:id="2324" w:author="China" w:date="2017-06-06T21:01:00Z"/>
          <w:rFonts w:cs="Times New Roman"/>
        </w:rPr>
      </w:pPr>
      <w:r>
        <w:rPr>
          <w:rFonts w:hint="eastAsia" w:cs="Times New Roman"/>
          <w:rPrChange w:id="2325" w:author="China" w:date="2017-06-06T20:51:00Z">
            <w:rPr>
              <w:rFonts w:hint="eastAsia"/>
            </w:rPr>
          </w:rPrChange>
        </w:rPr>
        <w:t>将</w:t>
      </w:r>
      <w:r>
        <w:rPr>
          <w:rFonts w:cs="Times New Roman"/>
          <w:position w:val="-10"/>
        </w:rPr>
        <w:object>
          <v:shape id="_x0000_i1050" o:spt="75" type="#_x0000_t75" style="height:16.3pt;width:93.9pt;" o:ole="t" filled="f" o:preferrelative="t" stroked="f" coordsize="21600,21600">
            <v:path/>
            <v:fill on="f" focussize="0,0"/>
            <v:stroke on="f" joinstyle="miter"/>
            <v:imagedata r:id="rId61" o:title=""/>
            <o:lock v:ext="edit" aspectratio="t"/>
            <w10:wrap type="none"/>
            <w10:anchorlock/>
          </v:shape>
          <o:OLEObject Type="Embed" ProgID="Equation.DSMT4" ShapeID="_x0000_i1050" DrawAspect="Content" ObjectID="_1468075750" r:id="rId62">
            <o:LockedField>false</o:LockedField>
          </o:OLEObject>
        </w:object>
      </w:r>
      <w:r>
        <w:rPr>
          <w:rFonts w:hint="eastAsia" w:cs="Times New Roman"/>
        </w:rPr>
        <w:t>代入</w:t>
      </w:r>
      <w:r>
        <w:rPr>
          <w:rFonts w:cs="Times New Roman"/>
          <w:position w:val="-10"/>
        </w:rPr>
        <w:object>
          <v:shape id="_x0000_i1051" o:spt="75" type="#_x0000_t75" style="height:18.15pt;width:281.75pt;" o:ole="t" fillcolor="#000011" filled="f" o:preferrelative="t" stroked="f" coordsize="21600,21600">
            <v:path/>
            <v:fill on="f" focussize="0,0"/>
            <v:stroke on="f" joinstyle="miter"/>
            <v:imagedata r:id="rId59" o:title=""/>
            <o:lock v:ext="edit" aspectratio="t"/>
            <w10:wrap type="none"/>
            <w10:anchorlock/>
          </v:shape>
          <o:OLEObject Type="Embed" ProgID="Equation.DSMT4" ShapeID="_x0000_i1051" DrawAspect="Content" ObjectID="_1468075751" r:id="rId63">
            <o:LockedField>false</o:LockedField>
          </o:OLEObject>
        </w:object>
      </w:r>
      <w:r>
        <w:rPr>
          <w:rFonts w:hint="eastAsia" w:cs="Times New Roman"/>
        </w:rPr>
        <w:t>式整理得：</w:t>
      </w:r>
    </w:p>
    <w:p>
      <w:pPr>
        <w:spacing w:line="240" w:lineRule="auto"/>
        <w:ind w:firstLine="480"/>
        <w:rPr>
          <w:del w:id="2327" w:author="China" w:date="2017-06-06T21:01:00Z"/>
          <w:rFonts w:cs="Times New Roman"/>
        </w:rPr>
        <w:pPrChange w:id="2326" w:author="China" w:date="2017-06-06T21:01:00Z">
          <w:pPr>
            <w:ind w:firstLine="480"/>
          </w:pPr>
        </w:pPrChange>
      </w:pPr>
    </w:p>
    <w:p>
      <w:pPr>
        <w:spacing w:line="240" w:lineRule="auto"/>
        <w:ind w:firstLine="480"/>
        <w:jc w:val="right"/>
        <w:rPr>
          <w:rFonts w:cs="Times New Roman"/>
          <w:position w:val="-10"/>
          <w:rPrChange w:id="2329" w:author="China" w:date="2017-06-06T21:00:00Z">
            <w:rPr/>
          </w:rPrChange>
        </w:rPr>
        <w:pPrChange w:id="2328" w:author="China" w:date="2017-06-06T21:02:00Z">
          <w:pPr>
            <w:ind w:firstLine="480"/>
            <w:jc w:val="right"/>
          </w:pPr>
        </w:pPrChange>
      </w:pPr>
      <w:ins w:id="2330" w:author="China" w:date="2017-06-06T21:00:00Z"/>
      <w:ins w:id="2331" w:author="China" w:date="2017-06-06T21:00:00Z"/>
      <w:ins w:id="2332" w:author="China" w:date="2017-06-06T21:00:00Z"/>
      <w:ins w:id="2333" w:author="China" w:date="2017-06-06T21:00:00Z">
        <w:r>
          <w:rPr>
            <w:position w:val="-28"/>
          </w:rPr>
          <w:object>
            <v:shape id="_x0000_i1052" o:spt="75" type="#_x0000_t75" style="height:33pt;width:129pt;" o:ole="t" filled="f" o:preferrelative="t" stroked="f" coordsize="21600,21600">
              <v:path/>
              <v:fill on="f" focussize="0,0"/>
              <v:stroke on="f" joinstyle="miter"/>
              <v:imagedata r:id="rId65" o:title=""/>
              <o:lock v:ext="edit" aspectratio="t"/>
              <w10:wrap type="none"/>
              <w10:anchorlock/>
            </v:shape>
            <o:OLEObject Type="Embed" ProgID="Equation.DSMT4" ShapeID="_x0000_i1052" DrawAspect="Content" ObjectID="_1468075752" r:id="rId64">
              <o:LockedField>false</o:LockedField>
            </o:OLEObject>
          </w:object>
        </w:r>
      </w:ins>
      <w:ins w:id="2335" w:author="China" w:date="2017-06-06T21:00:00Z"/>
      <w:del w:id="2336" w:author="China" w:date="2017-06-06T21:00:00Z">
        <w:r>
          <w:rPr>
            <w:rFonts w:cs="Times New Roman"/>
            <w:position w:val="-10"/>
          </w:rPr>
          <w:pict>
            <v:shape id="_x0000_s1133" o:spid="_x0000_s1133" o:spt="75" type="#_x0000_t75" style="position:absolute;left:0pt;margin-left:167.2pt;margin-top:-1.4pt;height:33pt;width:129pt;z-index:255839232;mso-width-relative:page;mso-height-relative:page;" o:ole="t" filled="f" o:preferrelative="t" stroked="f" coordsize="21600,21600">
              <v:path/>
              <v:fill on="f" focussize="0,0"/>
              <v:stroke on="f" joinstyle="miter"/>
              <v:imagedata r:id="rId67" o:title=""/>
              <o:lock v:ext="edit" aspectratio="t"/>
            </v:shape>
            <o:OLEObject Type="Embed" ProgID="Equation.DSMT4" ShapeID="_x0000_s1133" DrawAspect="Content" ObjectID="_1468075753" r:id="rId66">
              <o:LockedField>false</o:LockedField>
            </o:OLEObject>
          </w:pict>
        </w:r>
      </w:del>
      <w:ins w:id="2338" w:author="China" w:date="2017-06-06T21:02:00Z">
        <w:r>
          <w:rPr>
            <w:rFonts w:hint="eastAsia"/>
          </w:rPr>
          <w:t xml:space="preserve">                    </w:t>
        </w:r>
      </w:ins>
      <w:r>
        <w:rPr>
          <w:rFonts w:cs="Times New Roman"/>
          <w:position w:val="-10"/>
          <w:rPrChange w:id="2339" w:author="China" w:date="2017-06-06T21:00:00Z">
            <w:rPr/>
          </w:rPrChange>
        </w:rPr>
        <w:t>(2.4)</w:t>
      </w:r>
    </w:p>
    <w:p>
      <w:pPr>
        <w:ind w:firstLine="480"/>
        <w:rPr>
          <w:rFonts w:cs="Times New Roman"/>
        </w:rPr>
      </w:pPr>
      <w:r>
        <w:rPr>
          <w:rFonts w:hint="eastAsia" w:cs="Times New Roman"/>
        </w:rPr>
        <w:t>假定信号频率成分为：</w:t>
      </w:r>
      <w:r>
        <w:rPr>
          <w:rFonts w:cs="Times New Roman"/>
          <w:position w:val="-12"/>
        </w:rPr>
        <w:object>
          <v:shape id="_x0000_i1053" o:spt="75" type="#_x0000_t75" style="height:18.15pt;width:38.2pt;" o:ole="t" fillcolor="#000011" filled="f" o:preferrelative="t" stroked="f" coordsize="21600,21600">
            <v:path/>
            <v:fill on="f" focussize="0,0"/>
            <v:stroke on="f" joinstyle="miter"/>
            <v:imagedata r:id="rId69" o:title=""/>
            <o:lock v:ext="edit" aspectratio="t"/>
            <w10:wrap type="none"/>
            <w10:anchorlock/>
          </v:shape>
          <o:OLEObject Type="Embed" ProgID="Equation.DSMT4" ShapeID="_x0000_i1053" DrawAspect="Content" ObjectID="_1468075754" r:id="rId68">
            <o:LockedField>false</o:LockedField>
          </o:OLEObject>
        </w:object>
      </w:r>
      <w:r>
        <w:rPr>
          <w:rFonts w:cs="Times New Roman"/>
        </w:rPr>
        <w:t>，噪音频率成分为</w:t>
      </w:r>
      <w:r>
        <w:rPr>
          <w:rFonts w:cs="Times New Roman"/>
          <w:position w:val="-12"/>
        </w:rPr>
        <w:object>
          <v:shape id="_x0000_i1054" o:spt="75" type="#_x0000_t75" style="height:18.15pt;width:38.2pt;" o:ole="t" fillcolor="#000011" filled="f" o:preferrelative="t" stroked="f" coordsize="21600,21600">
            <v:path/>
            <v:fill on="f" focussize="0,0"/>
            <v:stroke on="f" joinstyle="miter"/>
            <v:imagedata r:id="rId71" o:title=""/>
            <o:lock v:ext="edit" aspectratio="t"/>
            <w10:wrap type="none"/>
            <w10:anchorlock/>
          </v:shape>
          <o:OLEObject Type="Embed" ProgID="Equation.DSMT4" ShapeID="_x0000_i1054" DrawAspect="Content" ObjectID="_1468075755" r:id="rId70">
            <o:LockedField>false</o:LockedField>
          </o:OLEObject>
        </w:object>
      </w:r>
      <w:r>
        <w:rPr>
          <w:rFonts w:cs="Times New Roman"/>
        </w:rPr>
        <w:t>。则完成滤波的理想低通滤波器特性是：</w:t>
      </w:r>
    </w:p>
    <w:p>
      <w:pPr>
        <w:wordWrap w:val="0"/>
        <w:spacing w:line="240" w:lineRule="auto"/>
        <w:ind w:firstLine="480"/>
        <w:jc w:val="right"/>
        <w:rPr>
          <w:rFonts w:cs="Times New Roman"/>
          <w:rPrChange w:id="2341" w:author="China" w:date="2017-06-06T20:51:00Z">
            <w:rPr/>
          </w:rPrChange>
        </w:rPr>
        <w:pPrChange w:id="2340" w:author="China" w:date="2017-06-06T21:02:00Z">
          <w:pPr>
            <w:ind w:firstLine="480"/>
            <w:jc w:val="right"/>
          </w:pPr>
        </w:pPrChange>
      </w:pPr>
      <w:ins w:id="2342" w:author="China" w:date="2017-06-06T21:02:00Z"/>
      <w:ins w:id="2343" w:author="China" w:date="2017-06-06T21:02:00Z"/>
      <w:ins w:id="2344" w:author="China" w:date="2017-06-06T21:02:00Z"/>
      <w:ins w:id="2345" w:author="China" w:date="2017-06-06T21:02:00Z">
        <w:r>
          <w:rPr>
            <w:position w:val="-32"/>
          </w:rPr>
          <w:object>
            <v:shape id="_x0000_i1055" o:spt="75" type="#_x0000_t75" style="height:38pt;width:210pt;" o:ole="t" filled="f" o:preferrelative="t" stroked="f" coordsize="21600,21600">
              <v:path/>
              <v:fill on="f" focussize="0,0"/>
              <v:stroke on="f" joinstyle="miter"/>
              <v:imagedata r:id="rId73" o:title=""/>
              <o:lock v:ext="edit" aspectratio="t"/>
              <w10:wrap type="none"/>
              <w10:anchorlock/>
            </v:shape>
            <o:OLEObject Type="Embed" ProgID="Equation.DSMT4" ShapeID="_x0000_i1055" DrawAspect="Content" ObjectID="_1468075756" r:id="rId72">
              <o:LockedField>false</o:LockedField>
            </o:OLEObject>
          </w:object>
        </w:r>
      </w:ins>
      <w:ins w:id="2347" w:author="China" w:date="2017-06-06T21:02:00Z"/>
      <w:del w:id="2348" w:author="China" w:date="2017-06-06T21:02:00Z">
        <w:r>
          <w:rPr>
            <w:rFonts w:cs="Times New Roman"/>
          </w:rPr>
          <w:pict>
            <v:shape id="_x0000_s1134" o:spid="_x0000_s1134" o:spt="75" type="#_x0000_t75" style="position:absolute;left:0pt;margin-left:126.7pt;margin-top:-4.4pt;height:38pt;width:210pt;z-index:255840256;mso-width-relative:page;mso-height-relative:page;" o:ole="t" filled="f" o:preferrelative="t" stroked="f" coordsize="21600,21600">
              <v:path/>
              <v:fill on="f" focussize="0,0"/>
              <v:stroke on="f" joinstyle="miter"/>
              <v:imagedata r:id="rId75" o:title=""/>
              <o:lock v:ext="edit" aspectratio="t"/>
            </v:shape>
            <o:OLEObject Type="Embed" ProgID="Equation.DSMT4" ShapeID="_x0000_s1134" DrawAspect="Content" ObjectID="_1468075757" r:id="rId74">
              <o:LockedField>false</o:LockedField>
            </o:OLEObject>
          </w:pict>
        </w:r>
      </w:del>
      <w:ins w:id="2350" w:author="China" w:date="2017-06-06T21:02:00Z">
        <w:r>
          <w:rPr>
            <w:rFonts w:hint="eastAsia"/>
          </w:rPr>
          <w:t xml:space="preserve">              </w:t>
        </w:r>
      </w:ins>
      <w:r>
        <w:rPr>
          <w:rFonts w:cs="Times New Roman"/>
        </w:rPr>
        <w:t>(2.5)</w:t>
      </w:r>
    </w:p>
    <w:p>
      <w:pPr>
        <w:ind w:firstLine="480"/>
        <w:rPr>
          <w:del w:id="2351" w:author="China" w:date="2017-06-06T21:02:00Z"/>
          <w:rFonts w:cs="Times New Roman"/>
          <w:rPrChange w:id="2352" w:author="China" w:date="2017-06-06T20:51:00Z">
            <w:rPr>
              <w:del w:id="2353" w:author="China" w:date="2017-06-06T21:02:00Z"/>
            </w:rPr>
          </w:rPrChange>
        </w:rPr>
      </w:pPr>
    </w:p>
    <w:p>
      <w:pPr>
        <w:spacing w:line="240" w:lineRule="auto"/>
        <w:ind w:firstLine="480"/>
        <w:jc w:val="right"/>
        <w:rPr>
          <w:rFonts w:cs="Times New Roman"/>
          <w:rPrChange w:id="2355" w:author="China" w:date="2017-06-06T20:51:00Z">
            <w:rPr/>
          </w:rPrChange>
        </w:rPr>
        <w:pPrChange w:id="2354" w:author="China" w:date="2017-06-06T21:03:00Z">
          <w:pPr>
            <w:ind w:firstLine="480"/>
            <w:jc w:val="left"/>
          </w:pPr>
        </w:pPrChange>
      </w:pPr>
      <w:r>
        <w:rPr>
          <w:rFonts w:hint="eastAsia" w:cs="Times New Roman"/>
          <w:rPrChange w:id="2356" w:author="China" w:date="2017-06-06T20:51:00Z">
            <w:rPr>
              <w:rFonts w:hint="eastAsia"/>
            </w:rPr>
          </w:rPrChange>
        </w:rPr>
        <w:t>即：</w:t>
      </w:r>
      <w:r>
        <w:rPr>
          <w:rFonts w:cs="Times New Roman"/>
          <w:rPrChange w:id="2357" w:author="China" w:date="2017-06-06T20:51:00Z">
            <w:rPr/>
          </w:rPrChange>
        </w:rPr>
        <w:t xml:space="preserve">                      </w:t>
      </w:r>
      <w:ins w:id="2358" w:author="China" w:date="2017-06-06T21:02:00Z"/>
      <w:ins w:id="2359" w:author="China" w:date="2017-06-06T21:02:00Z"/>
      <w:ins w:id="2360" w:author="China" w:date="2017-06-06T21:02:00Z"/>
      <w:ins w:id="2361" w:author="China" w:date="2017-06-06T21:02:00Z">
        <w:r>
          <w:rPr>
            <w:position w:val="-32"/>
          </w:rPr>
          <w:object>
            <v:shape id="_x0000_i1056" o:spt="75" type="#_x0000_t75" style="height:38pt;width:139.95pt;" o:ole="t" filled="f" o:preferrelative="t" stroked="f" coordsize="21600,21600">
              <v:path/>
              <v:fill on="f" focussize="0,0"/>
              <v:stroke on="f" joinstyle="miter"/>
              <v:imagedata r:id="rId77" o:title=""/>
              <o:lock v:ext="edit" aspectratio="t"/>
              <w10:wrap type="none"/>
              <w10:anchorlock/>
            </v:shape>
            <o:OLEObject Type="Embed" ProgID="Equation.DSMT4" ShapeID="_x0000_i1056" DrawAspect="Content" ObjectID="_1468075758" r:id="rId76">
              <o:LockedField>false</o:LockedField>
            </o:OLEObject>
          </w:object>
        </w:r>
      </w:ins>
      <w:ins w:id="2363" w:author="China" w:date="2017-06-06T21:02:00Z"/>
      <w:del w:id="2364" w:author="China" w:date="2017-06-06T21:02:00Z">
        <w:r>
          <w:rPr>
            <w:rFonts w:cs="Times New Roman"/>
          </w:rPr>
          <w:pict>
            <v:shape id="_x0000_s1135" o:spid="_x0000_s1135" o:spt="75" type="#_x0000_t75" style="position:absolute;left:0pt;margin-left:168pt;margin-top:-4.4pt;height:38pt;width:139.95pt;z-index:255841280;mso-width-relative:page;mso-height-relative:page;" o:ole="t" filled="f" o:preferrelative="t" stroked="f" coordsize="21600,21600">
              <v:path/>
              <v:fill on="f" focussize="0,0"/>
              <v:stroke on="f" joinstyle="miter"/>
              <v:imagedata r:id="rId79" o:title=""/>
              <o:lock v:ext="edit" aspectratio="t"/>
            </v:shape>
            <o:OLEObject Type="Embed" ProgID="Equation.DSMT4" ShapeID="_x0000_s1135" DrawAspect="Content" ObjectID="_1468075759" r:id="rId78">
              <o:LockedField>false</o:LockedField>
            </o:OLEObject>
          </w:pict>
        </w:r>
      </w:del>
      <w:r>
        <w:rPr>
          <w:rFonts w:cs="Times New Roman"/>
        </w:rPr>
        <w:t xml:space="preserve">  </w:t>
      </w:r>
      <w:del w:id="2366" w:author="China" w:date="2017-06-06T21:03:00Z">
        <w:r>
          <w:rPr>
            <w:rFonts w:cs="Times New Roman"/>
            <w:rPrChange w:id="2367" w:author="China" w:date="2017-06-06T20:51:00Z">
              <w:rPr/>
            </w:rPrChange>
          </w:rPr>
          <w:delText xml:space="preserve">          </w:delText>
        </w:r>
      </w:del>
      <w:r>
        <w:rPr>
          <w:rFonts w:cs="Times New Roman"/>
          <w:rPrChange w:id="2368" w:author="China" w:date="2017-06-06T20:51:00Z">
            <w:rPr/>
          </w:rPrChange>
        </w:rPr>
        <w:t xml:space="preserve"> </w:t>
      </w:r>
      <w:del w:id="2369" w:author="China" w:date="2017-06-06T21:03:00Z">
        <w:r>
          <w:rPr>
            <w:rFonts w:cs="Times New Roman"/>
            <w:rPrChange w:id="2370" w:author="China" w:date="2017-06-06T20:51:00Z">
              <w:rPr/>
            </w:rPrChange>
          </w:rPr>
          <w:delText xml:space="preserve">         </w:delText>
        </w:r>
      </w:del>
      <w:r>
        <w:rPr>
          <w:rFonts w:cs="Times New Roman"/>
          <w:rPrChange w:id="2371" w:author="China" w:date="2017-06-06T20:51:00Z">
            <w:rPr/>
          </w:rPrChange>
        </w:rPr>
        <w:t xml:space="preserve">     </w:t>
      </w:r>
      <w:ins w:id="2372" w:author="China" w:date="2017-06-06T21:03:00Z">
        <w:r>
          <w:rPr>
            <w:rFonts w:hint="eastAsia" w:cs="Times New Roman"/>
          </w:rPr>
          <w:t xml:space="preserve"> </w:t>
        </w:r>
      </w:ins>
      <w:r>
        <w:rPr>
          <w:rFonts w:cs="Times New Roman"/>
        </w:rPr>
        <w:t xml:space="preserve">       </w:t>
      </w:r>
      <w:del w:id="2373" w:author="China" w:date="2017-06-06T21:03:00Z">
        <w:r>
          <w:rPr>
            <w:rFonts w:cs="Times New Roman"/>
            <w:rPrChange w:id="2374" w:author="China" w:date="2017-06-06T20:51:00Z">
              <w:rPr/>
            </w:rPrChange>
          </w:rPr>
          <w:delText xml:space="preserve">      </w:delText>
        </w:r>
      </w:del>
      <w:r>
        <w:rPr>
          <w:rFonts w:cs="Times New Roman"/>
          <w:rPrChange w:id="2375" w:author="China" w:date="2017-06-06T20:51:00Z">
            <w:rPr/>
          </w:rPrChange>
        </w:rPr>
        <w:t>(2.6)</w:t>
      </w:r>
    </w:p>
    <w:p>
      <w:pPr>
        <w:ind w:firstLine="480"/>
        <w:jc w:val="center"/>
        <w:rPr>
          <w:del w:id="2376" w:author="China" w:date="2017-06-06T20:59:00Z"/>
          <w:rFonts w:ascii="Times New Roman" w:hAnsi="Times New Roman" w:cs="Times New Roman"/>
          <w:position w:val="-10"/>
          <w:rPrChange w:id="2377" w:author="China" w:date="2017-06-06T20:51:00Z">
            <w:rPr>
              <w:del w:id="2378" w:author="China" w:date="2017-06-06T20:59:00Z"/>
              <w:rFonts w:asciiTheme="minorEastAsia" w:hAnsiTheme="minorEastAsia" w:cstheme="minorEastAsia"/>
              <w:position w:val="-10"/>
            </w:rPr>
          </w:rPrChange>
        </w:rPr>
      </w:pPr>
    </w:p>
    <w:p>
      <w:pPr>
        <w:ind w:firstLine="480"/>
        <w:jc w:val="right"/>
        <w:rPr>
          <w:rFonts w:cs="Times New Roman"/>
          <w:rPrChange w:id="2379" w:author="China" w:date="2017-06-06T20:51:00Z">
            <w:rPr/>
          </w:rPrChange>
        </w:rPr>
      </w:pPr>
      <w:r>
        <w:rPr>
          <w:rFonts w:cs="Times New Roman"/>
          <w:position w:val="-10"/>
        </w:rPr>
        <w:object>
          <v:shape id="_x0000_i1057" o:spt="75" type="#_x0000_t75" style="height:16.3pt;width:95.8pt;" o:ole="t" fillcolor="#000011" filled="f" o:preferrelative="t" stroked="f" coordsize="21600,21600">
            <v:path/>
            <v:fill on="f" focussize="0,0"/>
            <v:stroke on="f" joinstyle="miter"/>
            <v:imagedata r:id="rId81" o:title=""/>
            <o:lock v:ext="edit" aspectratio="t"/>
            <w10:wrap type="none"/>
            <w10:anchorlock/>
          </v:shape>
          <o:OLEObject Type="Embed" ProgID="Equation.DSMT4" ShapeID="_x0000_i1057" DrawAspect="Content" ObjectID="_1468075760" r:id="rId80">
            <o:LockedField>false</o:LockedField>
          </o:OLEObject>
        </w:object>
      </w:r>
      <w:r>
        <w:rPr>
          <w:rFonts w:ascii="Times New Roman" w:hAnsi="Times New Roman" w:cs="Times New Roman"/>
          <w:position w:val="-10"/>
          <w:rPrChange w:id="2380" w:author="China" w:date="2017-06-06T20:51:00Z">
            <w:rPr>
              <w:rFonts w:asciiTheme="minorEastAsia" w:hAnsiTheme="minorEastAsia" w:cstheme="minorEastAsia"/>
              <w:position w:val="-10"/>
            </w:rPr>
          </w:rPrChange>
        </w:rPr>
        <w:t xml:space="preserve">                      </w:t>
      </w:r>
      <w:r>
        <w:rPr>
          <w:rFonts w:cs="Times New Roman"/>
        </w:rPr>
        <w:t>(2.7)</w:t>
      </w:r>
    </w:p>
    <w:p>
      <w:pPr>
        <w:ind w:firstLine="480"/>
        <w:rPr>
          <w:rFonts w:cs="Times New Roman"/>
          <w:rPrChange w:id="2381" w:author="China" w:date="2017-06-06T20:51:00Z">
            <w:rPr/>
          </w:rPrChange>
        </w:rPr>
      </w:pPr>
      <w:r>
        <w:rPr>
          <w:rFonts w:hint="eastAsia" w:cs="Times New Roman"/>
          <w:rPrChange w:id="2382" w:author="China" w:date="2017-06-06T20:51:00Z">
            <w:rPr>
              <w:rFonts w:hint="eastAsia"/>
            </w:rPr>
          </w:rPrChange>
        </w:rPr>
        <w:t>系统的单位脉冲响应为：</w:t>
      </w:r>
    </w:p>
    <w:p>
      <w:pPr>
        <w:spacing w:line="240" w:lineRule="auto"/>
        <w:ind w:firstLine="480"/>
        <w:jc w:val="right"/>
        <w:rPr>
          <w:rFonts w:cs="Times New Roman"/>
          <w:rPrChange w:id="2384" w:author="China" w:date="2017-06-06T20:51:00Z">
            <w:rPr/>
          </w:rPrChange>
        </w:rPr>
        <w:pPrChange w:id="2383" w:author="China" w:date="2017-06-06T21:03:00Z">
          <w:pPr>
            <w:ind w:firstLine="480"/>
            <w:jc w:val="right"/>
          </w:pPr>
        </w:pPrChange>
      </w:pPr>
      <w:ins w:id="2385" w:author="China" w:date="2017-06-06T21:03:00Z"/>
      <w:ins w:id="2386" w:author="China" w:date="2017-06-06T21:03:00Z"/>
      <w:ins w:id="2387" w:author="China" w:date="2017-06-06T21:03:00Z"/>
      <w:ins w:id="2388" w:author="China" w:date="2017-06-06T21:03:00Z">
        <w:r>
          <w:rPr>
            <w:position w:val="-28"/>
          </w:rPr>
          <w:object>
            <v:shape id="_x0000_i1058" o:spt="75" type="#_x0000_t75" style="height:37.9pt;width:238.25pt;" o:ole="t" filled="f" o:preferrelative="t" stroked="f" coordsize="21600,21600">
              <v:path/>
              <v:fill on="f" focussize="0,0"/>
              <v:stroke on="f" joinstyle="miter"/>
              <v:imagedata r:id="rId83" o:title=""/>
              <o:lock v:ext="edit" aspectratio="t"/>
              <w10:wrap type="none"/>
              <w10:anchorlock/>
            </v:shape>
            <o:OLEObject Type="Embed" ProgID="Equation.DSMT4" ShapeID="_x0000_i1058" DrawAspect="Content" ObjectID="_1468075761" r:id="rId82">
              <o:LockedField>false</o:LockedField>
            </o:OLEObject>
          </w:object>
        </w:r>
      </w:ins>
      <w:ins w:id="2390" w:author="China" w:date="2017-06-06T21:03:00Z"/>
      <w:del w:id="2391" w:author="China" w:date="2017-06-06T21:03:00Z">
        <w:r>
          <w:rPr>
            <w:rFonts w:cs="Times New Roman"/>
          </w:rPr>
          <w:pict>
            <v:shape id="_x0000_s1136" o:spid="_x0000_s1136" o:spt="75" type="#_x0000_t75" style="position:absolute;left:0pt;margin-left:112.55pt;margin-top:-6.15pt;height:37.75pt;width:238.25pt;z-index:255842304;mso-width-relative:page;mso-height-relative:page;" o:ole="t" filled="f" o:preferrelative="t" stroked="f" coordsize="21600,21600">
              <v:path/>
              <v:fill on="f" focussize="0,0"/>
              <v:stroke on="f" joinstyle="miter"/>
              <v:imagedata r:id="rId85" o:title=""/>
              <o:lock v:ext="edit" aspectratio="t"/>
            </v:shape>
            <o:OLEObject Type="Embed" ProgID="Equation.DSMT4" ShapeID="_x0000_s1136" DrawAspect="Content" ObjectID="_1468075762" r:id="rId84">
              <o:LockedField>false</o:LockedField>
            </o:OLEObject>
          </w:pict>
        </w:r>
      </w:del>
      <w:r>
        <w:rPr>
          <w:rFonts w:cs="Times New Roman"/>
        </w:rPr>
        <w:t xml:space="preserve">              (2.8)</w:t>
      </w:r>
    </w:p>
    <w:p>
      <w:pPr>
        <w:ind w:firstLine="480"/>
        <w:rPr>
          <w:rFonts w:cs="Times New Roman"/>
          <w:rPrChange w:id="2393" w:author="China" w:date="2017-06-06T20:51:00Z">
            <w:rPr/>
          </w:rPrChange>
        </w:rPr>
      </w:pPr>
      <w:r>
        <w:rPr>
          <w:rFonts w:hint="eastAsia" w:cs="Times New Roman"/>
          <w:rPrChange w:id="2394" w:author="China" w:date="2017-06-06T20:51:00Z">
            <w:rPr>
              <w:rFonts w:hint="eastAsia"/>
            </w:rPr>
          </w:rPrChange>
        </w:rPr>
        <w:t>理想情况下低通滤波器的频率特征曲线如图</w:t>
      </w:r>
      <w:r>
        <w:rPr>
          <w:rFonts w:cs="Times New Roman"/>
          <w:rPrChange w:id="2395" w:author="China" w:date="2017-06-06T20:51:00Z">
            <w:rPr/>
          </w:rPrChange>
        </w:rPr>
        <w:t>2.2</w:t>
      </w:r>
      <w:r>
        <w:rPr>
          <w:rFonts w:hint="eastAsia" w:cs="Times New Roman"/>
          <w:rPrChange w:id="2396" w:author="China" w:date="2017-06-06T20:51:00Z">
            <w:rPr>
              <w:rFonts w:hint="eastAsia"/>
            </w:rPr>
          </w:rPrChange>
        </w:rPr>
        <w:t>所示，单位时间内的脉冲的波形如图</w:t>
      </w:r>
      <w:r>
        <w:rPr>
          <w:rFonts w:cs="Times New Roman"/>
          <w:rPrChange w:id="2397" w:author="China" w:date="2017-06-06T20:51:00Z">
            <w:rPr/>
          </w:rPrChange>
        </w:rPr>
        <w:t>2.3</w:t>
      </w:r>
      <w:r>
        <w:rPr>
          <w:rFonts w:hint="eastAsia" w:cs="Times New Roman"/>
          <w:rPrChange w:id="2398" w:author="China" w:date="2017-06-06T20:51:00Z">
            <w:rPr>
              <w:rFonts w:hint="eastAsia"/>
            </w:rPr>
          </w:rPrChange>
        </w:rPr>
        <w:t>所示。</w:t>
      </w:r>
    </w:p>
    <w:p>
      <w:pPr>
        <w:spacing w:line="360" w:lineRule="auto"/>
        <w:ind w:firstLine="480"/>
        <w:jc w:val="center"/>
        <w:rPr>
          <w:rFonts w:cs="Times New Roman"/>
        </w:rPr>
      </w:pPr>
      <w:r>
        <w:rPr>
          <w:rFonts w:cs="Times New Roman"/>
        </w:rPr>
        <w:drawing>
          <wp:inline distT="0" distB="0" distL="114300" distR="114300">
            <wp:extent cx="4352290" cy="2666365"/>
            <wp:effectExtent l="0" t="0" r="10160" b="635"/>
            <wp:docPr id="14"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5"/>
                    <pic:cNvPicPr>
                      <a:picLocks noChangeAspect="1"/>
                    </pic:cNvPicPr>
                  </pic:nvPicPr>
                  <pic:blipFill>
                    <a:blip r:embed="rId86"/>
                    <a:stretch>
                      <a:fillRect/>
                    </a:stretch>
                  </pic:blipFill>
                  <pic:spPr>
                    <a:xfrm>
                      <a:off x="0" y="0"/>
                      <a:ext cx="4352290" cy="2666365"/>
                    </a:xfrm>
                    <a:prstGeom prst="rect">
                      <a:avLst/>
                    </a:prstGeom>
                    <a:noFill/>
                    <a:ln w="9525">
                      <a:noFill/>
                    </a:ln>
                  </pic:spPr>
                </pic:pic>
              </a:graphicData>
            </a:graphic>
          </wp:inline>
        </w:drawing>
      </w:r>
    </w:p>
    <w:p>
      <w:pPr>
        <w:ind w:firstLine="0" w:firstLineChars="0"/>
        <w:jc w:val="center"/>
        <w:rPr>
          <w:rFonts w:cs="Times New Roman"/>
        </w:rPr>
      </w:pPr>
      <w:r>
        <w:rPr>
          <w:rFonts w:hint="eastAsia" w:ascii="Times New Roman" w:hAnsi="Times New Roman" w:cs="Times New Roman" w:eastAsiaTheme="minorEastAsia"/>
          <w:sz w:val="21"/>
          <w:szCs w:val="21"/>
          <w:rPrChange w:id="2399" w:author="China" w:date="2017-06-06T20:51:00Z">
            <w:rPr>
              <w:rFonts w:hint="eastAsia" w:asciiTheme="minorEastAsia" w:hAnsiTheme="minorEastAsia" w:eastAsiaTheme="minorEastAsia" w:cstheme="minorEastAsia"/>
              <w:sz w:val="21"/>
              <w:szCs w:val="21"/>
            </w:rPr>
          </w:rPrChange>
        </w:rPr>
        <w:t>图</w:t>
      </w:r>
      <w:r>
        <w:rPr>
          <w:rFonts w:ascii="Times New Roman" w:hAnsi="Times New Roman" w:cs="Times New Roman" w:eastAsiaTheme="minorEastAsia"/>
          <w:sz w:val="21"/>
          <w:szCs w:val="21"/>
          <w:rPrChange w:id="2400" w:author="China" w:date="2017-06-06T20:51:00Z">
            <w:rPr>
              <w:rFonts w:asciiTheme="minorEastAsia" w:hAnsiTheme="minorEastAsia" w:eastAsiaTheme="minorEastAsia" w:cstheme="minorEastAsia"/>
              <w:sz w:val="21"/>
              <w:szCs w:val="21"/>
            </w:rPr>
          </w:rPrChange>
        </w:rPr>
        <w:t xml:space="preserve">2.2 </w:t>
      </w:r>
      <w:r>
        <w:rPr>
          <w:rFonts w:hint="eastAsia" w:ascii="Times New Roman" w:hAnsi="Times New Roman" w:cs="Times New Roman" w:eastAsiaTheme="minorEastAsia"/>
          <w:sz w:val="21"/>
          <w:szCs w:val="21"/>
          <w:rPrChange w:id="2401" w:author="China" w:date="2017-06-06T20:51:00Z">
            <w:rPr>
              <w:rFonts w:hint="eastAsia" w:asciiTheme="minorEastAsia" w:hAnsiTheme="minorEastAsia" w:eastAsiaTheme="minorEastAsia" w:cstheme="minorEastAsia"/>
              <w:sz w:val="21"/>
              <w:szCs w:val="21"/>
            </w:rPr>
          </w:rPrChange>
        </w:rPr>
        <w:t>理想低通滤波器频率特性</w:t>
      </w:r>
    </w:p>
    <w:p>
      <w:pPr>
        <w:spacing w:line="360" w:lineRule="auto"/>
        <w:ind w:firstLine="0" w:firstLineChars="0"/>
        <w:jc w:val="center"/>
        <w:rPr>
          <w:rFonts w:cs="Times New Roman"/>
        </w:rPr>
      </w:pPr>
      <w:r>
        <w:rPr>
          <w:rFonts w:cs="Times New Roman"/>
        </w:rPr>
        <w:drawing>
          <wp:inline distT="0" distB="0" distL="114300" distR="114300">
            <wp:extent cx="4215130" cy="2334260"/>
            <wp:effectExtent l="0" t="0" r="13970" b="8890"/>
            <wp:docPr id="8"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3"/>
                    <pic:cNvPicPr>
                      <a:picLocks noChangeAspect="1"/>
                    </pic:cNvPicPr>
                  </pic:nvPicPr>
                  <pic:blipFill>
                    <a:blip r:embed="rId87"/>
                    <a:stretch>
                      <a:fillRect/>
                    </a:stretch>
                  </pic:blipFill>
                  <pic:spPr>
                    <a:xfrm>
                      <a:off x="0" y="0"/>
                      <a:ext cx="4215130" cy="2334260"/>
                    </a:xfrm>
                    <a:prstGeom prst="rect">
                      <a:avLst/>
                    </a:prstGeom>
                  </pic:spPr>
                </pic:pic>
              </a:graphicData>
            </a:graphic>
          </wp:inline>
        </w:drawing>
      </w:r>
    </w:p>
    <w:p>
      <w:pPr>
        <w:jc w:val="center"/>
        <w:rPr>
          <w:rFonts w:cs="Times New Roman"/>
        </w:rPr>
      </w:pPr>
      <w:r>
        <w:rPr>
          <w:rFonts w:hint="eastAsia" w:ascii="Times New Roman" w:hAnsi="Times New Roman" w:cs="Times New Roman" w:eastAsiaTheme="minorEastAsia"/>
          <w:sz w:val="21"/>
          <w:szCs w:val="21"/>
          <w:rPrChange w:id="2402" w:author="China" w:date="2017-06-06T20:51:00Z">
            <w:rPr>
              <w:rFonts w:hint="eastAsia" w:asciiTheme="minorEastAsia" w:hAnsiTheme="minorEastAsia" w:eastAsiaTheme="minorEastAsia" w:cstheme="minorEastAsia"/>
              <w:sz w:val="21"/>
              <w:szCs w:val="21"/>
            </w:rPr>
          </w:rPrChange>
        </w:rPr>
        <w:t>图</w:t>
      </w:r>
      <w:r>
        <w:rPr>
          <w:rFonts w:ascii="Times New Roman" w:hAnsi="Times New Roman" w:cs="Times New Roman" w:eastAsiaTheme="minorEastAsia"/>
          <w:sz w:val="21"/>
          <w:szCs w:val="21"/>
          <w:rPrChange w:id="2403" w:author="China" w:date="2017-06-06T20:51:00Z">
            <w:rPr>
              <w:rFonts w:asciiTheme="minorEastAsia" w:hAnsiTheme="minorEastAsia" w:eastAsiaTheme="minorEastAsia" w:cstheme="minorEastAsia"/>
              <w:sz w:val="21"/>
              <w:szCs w:val="21"/>
            </w:rPr>
          </w:rPrChange>
        </w:rPr>
        <w:t xml:space="preserve">2.3 </w:t>
      </w:r>
      <w:r>
        <w:rPr>
          <w:rFonts w:hint="eastAsia" w:ascii="Times New Roman" w:hAnsi="Times New Roman" w:cs="Times New Roman" w:eastAsiaTheme="minorEastAsia"/>
          <w:sz w:val="21"/>
          <w:szCs w:val="21"/>
          <w:rPrChange w:id="2404" w:author="China" w:date="2017-06-06T20:51:00Z">
            <w:rPr>
              <w:rFonts w:hint="eastAsia" w:asciiTheme="minorEastAsia" w:hAnsiTheme="minorEastAsia" w:eastAsiaTheme="minorEastAsia" w:cstheme="minorEastAsia"/>
              <w:sz w:val="21"/>
              <w:szCs w:val="21"/>
            </w:rPr>
          </w:rPrChange>
        </w:rPr>
        <w:t>理性滤波器的单位脉冲响应</w:t>
      </w:r>
      <w:r>
        <w:rPr>
          <w:rFonts w:ascii="Times New Roman" w:hAnsi="Times New Roman" w:cs="Times New Roman" w:eastAsiaTheme="minorEastAsia"/>
          <w:sz w:val="21"/>
          <w:szCs w:val="21"/>
          <w:rPrChange w:id="2405" w:author="China" w:date="2017-06-06T20:51:00Z">
            <w:rPr>
              <w:rFonts w:asciiTheme="minorEastAsia" w:hAnsiTheme="minorEastAsia" w:eastAsiaTheme="minorEastAsia" w:cstheme="minorEastAsia"/>
              <w:sz w:val="21"/>
              <w:szCs w:val="21"/>
            </w:rPr>
          </w:rPrChange>
        </w:rPr>
        <w:t>(</w:t>
      </w:r>
      <w:r>
        <w:rPr>
          <w:rFonts w:cs="Times New Roman" w:eastAsiaTheme="minorEastAsia"/>
          <w:position w:val="-6"/>
          <w:sz w:val="21"/>
          <w:szCs w:val="21"/>
        </w:rPr>
        <w:object>
          <v:shape id="_x0000_i1059" o:spt="75" type="#_x0000_t75" style="height:13.75pt;width:26.9pt;" o:ole="t" filled="f" o:preferrelative="t" stroked="f" coordsize="21600,21600">
            <v:path/>
            <v:fill on="f" focussize="0,0"/>
            <v:stroke on="f" joinstyle="miter"/>
            <v:imagedata r:id="rId89" o:title=""/>
            <o:lock v:ext="edit" aspectratio="t"/>
            <w10:wrap type="none"/>
            <w10:anchorlock/>
          </v:shape>
          <o:OLEObject Type="Embed" ProgID="Equation.DSMT4" ShapeID="_x0000_i1059" DrawAspect="Content" ObjectID="_1468075763" r:id="rId88">
            <o:LockedField>false</o:LockedField>
          </o:OLEObject>
        </w:object>
      </w:r>
      <w:r>
        <w:rPr>
          <w:rFonts w:ascii="Times New Roman" w:hAnsi="Times New Roman" w:cs="Times New Roman" w:eastAsiaTheme="minorEastAsia"/>
          <w:sz w:val="21"/>
          <w:szCs w:val="21"/>
          <w:rPrChange w:id="2406" w:author="China" w:date="2017-06-06T20:51:00Z">
            <w:rPr>
              <w:rFonts w:asciiTheme="minorEastAsia" w:hAnsiTheme="minorEastAsia" w:eastAsiaTheme="minorEastAsia" w:cstheme="minorEastAsia"/>
              <w:sz w:val="21"/>
              <w:szCs w:val="21"/>
            </w:rPr>
          </w:rPrChange>
        </w:rPr>
        <w:t>)</w:t>
      </w:r>
    </w:p>
    <w:p>
      <w:pPr>
        <w:ind w:firstLine="480"/>
        <w:rPr>
          <w:rFonts w:cs="Times New Roman"/>
          <w:rPrChange w:id="2407" w:author="China" w:date="2017-06-06T20:51:00Z">
            <w:rPr/>
          </w:rPrChange>
        </w:rPr>
      </w:pPr>
      <w:r>
        <w:rPr>
          <w:rFonts w:cs="Times New Roman"/>
        </w:rPr>
        <w:pict>
          <v:group id="_x0000_s1137" o:spid="_x0000_s1137" o:spt="203" style="position:absolute;left:0pt;margin-left:117.9pt;margin-top:15.05pt;height:140.4pt;width:198.45pt;mso-wrap-distance-bottom:0pt;mso-wrap-distance-top:0pt;z-index:254485504;mso-width-relative:page;mso-height-relative:page;" coordorigin="1335,2532" coordsize="3043,2808">
            <o:lock v:ext="edit"/>
            <v:line id="_x0000_s1138" o:spid="_x0000_s1138" o:spt="20" style="position:absolute;left:1980;top:2985;height:0;width:1260;" coordsize="21600,21600">
              <v:path arrowok="t"/>
              <v:fill focussize="0,0"/>
              <v:stroke dashstyle="dashDot"/>
              <v:imagedata o:title=""/>
              <o:lock v:ext="edit"/>
            </v:line>
            <v:line id="_x0000_s1139" o:spid="_x0000_s1139" o:spt="20" style="position:absolute;left:1980;top:3171;height:0;width:1260;" coordsize="21600,21600">
              <v:path arrowok="t"/>
              <v:fill focussize="0,0"/>
              <v:stroke dashstyle="dash"/>
              <v:imagedata o:title=""/>
              <o:lock v:ext="edit"/>
            </v:line>
            <v:shape id="_x0000_s1140" o:spid="_x0000_s1140" o:spt="75" type="#_x0000_t75" style="position:absolute;left:1335;top:2733;height:360;width:540;" o:ole="t" filled="f" o:preferrelative="t" stroked="f" coordsize="21600,21600">
              <v:path/>
              <v:fill on="f" focussize="0,0"/>
              <v:stroke on="f" joinstyle="miter"/>
              <v:imagedata r:id="rId91" o:title=""/>
              <o:lock v:ext="edit" aspectratio="t"/>
            </v:shape>
            <v:shape id="_x0000_s1141" o:spid="_x0000_s1141" o:spt="75" type="#_x0000_t75" style="position:absolute;left:1365;top:3000;height:360;width:555;" o:ole="t" filled="f" o:preferrelative="t" stroked="f" coordsize="21600,21600">
              <v:path/>
              <v:fill on="f" focussize="0,0"/>
              <v:stroke on="f" joinstyle="miter"/>
              <v:imagedata r:id="rId93" o:title=""/>
              <o:lock v:ext="edit" aspectratio="t"/>
            </v:shape>
            <v:shape id="_x0000_s1142" o:spid="_x0000_s1142" o:spt="75" type="#_x0000_t75" style="position:absolute;left:1962;top:4560;height:285;width:198;" o:ole="t" filled="f" o:preferrelative="t" stroked="f" coordsize="21600,21600">
              <v:path/>
              <v:fill on="f" focussize="0,0"/>
              <v:stroke on="f" joinstyle="miter"/>
              <v:imagedata r:id="rId95" o:title=""/>
              <o:lock v:ext="edit" aspectratio="t"/>
            </v:shape>
            <v:line id="_x0000_s1143" o:spid="_x0000_s1143" o:spt="20" style="position:absolute;left:3240;top:4404;height:0;width:1080;" coordsize="21600,21600">
              <v:path arrowok="t"/>
              <v:fill focussize="0,0"/>
              <v:stroke dashstyle="dash"/>
              <v:imagedata o:title=""/>
              <o:lock v:ext="edit"/>
            </v:line>
            <v:shape id="_x0000_s1144" o:spid="_x0000_s1144" o:spt="75" type="#_x0000_t75" style="position:absolute;left:1620;top:4248;height:360;width:300;" o:ole="t" filled="f" o:preferrelative="t" stroked="f" coordsize="21600,21600">
              <v:path/>
              <v:fill on="f" focussize="0,0"/>
              <v:stroke on="f" joinstyle="miter"/>
              <v:imagedata r:id="rId97" o:title=""/>
              <o:lock v:ext="edit" aspectratio="t"/>
            </v:shape>
            <v:line id="_x0000_s1145" o:spid="_x0000_s1145" o:spt="20" style="position:absolute;left:2790;top:3156;flip:y;height:1446;width:0;" coordsize="21600,21600">
              <v:path arrowok="t"/>
              <v:fill focussize="0,0"/>
              <v:stroke dashstyle="dash"/>
              <v:imagedata o:title=""/>
              <o:lock v:ext="edit"/>
            </v:line>
            <v:shape id="_x0000_s1146" o:spid="_x0000_s1146" o:spt="202" type="#_x0000_t202" style="position:absolute;left:2160;top:4092;height:325;width:669;" filled="f" stroked="f" coordsize="21600,21600">
              <v:path/>
              <v:fill on="f" focussize="0,0"/>
              <v:stroke on="f" joinstyle="miter"/>
              <v:imagedata o:title=""/>
              <o:lock v:ext="edit"/>
              <v:textbox inset="0mm,0mm,0mm,0mm">
                <w:txbxContent>
                  <w:p>
                    <w:pPr>
                      <w:spacing w:line="240" w:lineRule="auto"/>
                      <w:ind w:firstLine="0" w:firstLineChars="0"/>
                    </w:pPr>
                    <w:r>
                      <w:rPr>
                        <w:rFonts w:hint="eastAsia"/>
                      </w:rPr>
                      <w:t>通 带</w:t>
                    </w:r>
                  </w:p>
                </w:txbxContent>
              </v:textbox>
            </v:shape>
            <v:shape id="_x0000_s1147" o:spid="_x0000_s1147" o:spt="202" type="#_x0000_t202" style="position:absolute;left:3780;top:3936;height:312;width:540;" filled="f" stroked="f" coordsize="21600,21600">
              <v:path/>
              <v:fill on="f" focussize="0,0"/>
              <v:stroke on="f" joinstyle="miter"/>
              <v:imagedata o:title=""/>
              <o:lock v:ext="edit"/>
              <v:textbox inset="0mm,0mm,0mm,0mm">
                <w:txbxContent>
                  <w:p>
                    <w:pPr>
                      <w:spacing w:line="240" w:lineRule="auto"/>
                      <w:ind w:firstLine="0" w:firstLineChars="0"/>
                    </w:pPr>
                    <w:r>
                      <w:rPr>
                        <w:rFonts w:hint="eastAsia"/>
                      </w:rPr>
                      <w:t>阻带</w:t>
                    </w:r>
                  </w:p>
                </w:txbxContent>
              </v:textbox>
            </v:shape>
            <v:shape id="_x0000_s1148" o:spid="_x0000_s1148" o:spt="202" type="#_x0000_t202" style="position:absolute;left:3060;top:3780;height:312;width:900;" filled="f" stroked="f" coordsize="21600,21600">
              <v:path/>
              <v:fill on="f" focussize="0,0"/>
              <v:stroke on="f" joinstyle="miter"/>
              <v:imagedata o:title=""/>
              <o:lock v:ext="edit"/>
              <v:textbox inset="0mm,0mm,0mm,0mm">
                <w:txbxContent>
                  <w:p>
                    <w:pPr>
                      <w:spacing w:line="240" w:lineRule="auto"/>
                      <w:ind w:firstLine="0" w:firstLineChars="0"/>
                    </w:pPr>
                    <w:r>
                      <w:rPr>
                        <w:rFonts w:hint="eastAsia"/>
                      </w:rPr>
                      <w:t>过渡带</w:t>
                    </w:r>
                  </w:p>
                </w:txbxContent>
              </v:textbox>
            </v:shape>
            <v:shape id="_x0000_s1149" o:spid="_x0000_s1149" o:spt="202" type="#_x0000_t202" style="position:absolute;left:1440;top:5028;height:312;width:2700;" filled="f" stroked="f" coordsize="21600,21600">
              <v:path/>
              <v:fill on="f" focussize="0,0"/>
              <v:stroke on="f" joinstyle="miter"/>
              <v:imagedata o:title=""/>
              <o:lock v:ext="edit"/>
              <v:textbox inset="0mm,0mm,0mm,0mm">
                <w:txbxContent>
                  <w:p>
                    <w:pPr>
                      <w:spacing w:line="240" w:lineRule="auto"/>
                      <w:jc w:val="center"/>
                      <w:rPr>
                        <w:rFonts w:asciiTheme="minorEastAsia" w:hAnsiTheme="minorEastAsia" w:cstheme="minorEastAsia"/>
                        <w:sz w:val="21"/>
                        <w:szCs w:val="21"/>
                      </w:rPr>
                    </w:pPr>
                    <w:r>
                      <w:rPr>
                        <w:rFonts w:hint="eastAsia" w:asciiTheme="minorEastAsia" w:hAnsiTheme="minorEastAsia" w:cstheme="minorEastAsia"/>
                        <w:sz w:val="21"/>
                        <w:szCs w:val="21"/>
                      </w:rPr>
                      <w:t>图</w:t>
                    </w:r>
                    <w:r>
                      <w:rPr>
                        <w:rFonts w:cs="Times New Roman"/>
                        <w:sz w:val="21"/>
                        <w:szCs w:val="21"/>
                      </w:rPr>
                      <w:t>2.4</w:t>
                    </w:r>
                    <w:r>
                      <w:rPr>
                        <w:rFonts w:hint="eastAsia" w:asciiTheme="minorEastAsia" w:hAnsiTheme="minorEastAsia" w:cstheme="minorEastAsia"/>
                        <w:sz w:val="21"/>
                        <w:szCs w:val="21"/>
                      </w:rPr>
                      <w:t xml:space="preserve"> 实际滤波器的频率特性</w:t>
                    </w:r>
                  </w:p>
                </w:txbxContent>
              </v:textbox>
            </v:shape>
            <v:line id="_x0000_s1150" o:spid="_x0000_s1150" o:spt="20" style="position:absolute;left:1980;top:4560;height:0;width:2340;" coordsize="21600,21600">
              <v:path arrowok="t"/>
              <v:fill focussize="0,0"/>
              <v:stroke endarrow="block" endarrowwidth="narrow"/>
              <v:imagedata o:title=""/>
              <o:lock v:ext="edit"/>
            </v:line>
            <v:line id="_x0000_s1151" o:spid="_x0000_s1151" o:spt="20" style="position:absolute;left:1980;top:2532;flip:y;height:2028;width:0;" coordsize="21600,21600">
              <v:path arrowok="t"/>
              <v:fill focussize="0,0"/>
              <v:stroke endarrow="block" endarrowwidth="narrow"/>
              <v:imagedata o:title=""/>
              <o:lock v:ext="edit"/>
            </v:line>
            <v:shape id="_x0000_s1152" o:spid="_x0000_s1152" style="position:absolute;left:1980;top:2980;height:1595;width:2055;" filled="f" coordsize="2055,1595" path="m0,20c55,47,223,187,330,185c437,183,565,8,645,5c725,2,755,0,810,170c865,340,892,812,975,1025c1058,1238,1125,1350,1305,1445c1485,1540,1899,1564,2055,1595e">
              <v:path arrowok="t"/>
              <v:fill on="f" focussize="0,0"/>
              <v:stroke/>
              <v:imagedata o:title=""/>
              <o:lock v:ext="edit"/>
            </v:shape>
            <v:line id="_x0000_s1153" o:spid="_x0000_s1153" o:spt="20" style="position:absolute;left:1980;top:4404;height:0;width:68;" coordsize="21600,21600">
              <v:path arrowok="t"/>
              <v:fill focussize="0,0"/>
              <v:stroke/>
              <v:imagedata o:title=""/>
              <o:lock v:ext="edit"/>
            </v:line>
            <v:line id="_x0000_s1154" o:spid="_x0000_s1154" o:spt="20" style="position:absolute;left:2880;top:4092;flip:y;height:156;width:360;" coordsize="21600,21600">
              <v:path arrowok="t"/>
              <v:fill focussize="0,0"/>
              <v:stroke/>
              <v:imagedata o:title=""/>
              <o:lock v:ext="edit"/>
            </v:line>
            <v:line id="_x0000_s1155" o:spid="_x0000_s1155" o:spt="20" style="position:absolute;left:3240;top:4418;flip:y;height:142;width:0;" coordsize="21600,21600">
              <v:path arrowok="t"/>
              <v:fill focussize="0,0"/>
              <v:stroke dashstyle="dash"/>
              <v:imagedata o:title=""/>
              <o:lock v:ext="edit"/>
            </v:line>
            <v:shape id="_x0000_s1156" o:spid="_x0000_s1156" o:spt="75" type="#_x0000_t75" style="position:absolute;left:2700;top:4560;height:368;width:298;" o:ole="t" filled="f" o:preferrelative="t" stroked="f" coordsize="21600,21600">
              <v:path/>
              <v:fill on="f" focussize="0,0"/>
              <v:stroke on="f" joinstyle="miter"/>
              <v:imagedata r:id="rId99" o:title=""/>
              <o:lock v:ext="edit" aspectratio="t"/>
            </v:shape>
            <v:shape id="_x0000_s1157" o:spid="_x0000_s1157" o:spt="75" type="#_x0000_t75" style="position:absolute;left:3060;top:4560;height:368;width:298;" o:ole="t" filled="f" o:preferrelative="t" stroked="f" coordsize="21600,21600">
              <v:path/>
              <v:fill on="f" focussize="0,0"/>
              <v:stroke on="f" joinstyle="miter"/>
              <v:imagedata r:id="rId101" o:title=""/>
              <o:lock v:ext="edit" aspectratio="t"/>
            </v:shape>
            <v:shape id="_x0000_s1158" o:spid="_x0000_s1158" o:spt="75" type="#_x0000_t75" style="position:absolute;left:4140;top:4716;height:225;width:238;" o:ole="t" filled="f" o:preferrelative="t" stroked="f" coordsize="21600,21600">
              <v:path/>
              <v:fill on="f" focussize="0,0"/>
              <v:stroke on="f" joinstyle="miter"/>
              <v:imagedata r:id="rId103" o:title=""/>
              <o:lock v:ext="edit" aspectratio="t"/>
            </v:shape>
            <v:shape id="_x0000_s1159" o:spid="_x0000_s1159" o:spt="75" type="#_x0000_t75" style="position:absolute;left:2160;top:2532;height:450;width:833;" o:ole="t" filled="f" o:preferrelative="t" stroked="f" coordsize="21600,21600">
              <v:path/>
              <v:fill on="f" focussize="0,0"/>
              <v:stroke on="f" joinstyle="miter"/>
              <v:imagedata r:id="rId105" o:title=""/>
              <o:lock v:ext="edit" aspectratio="t"/>
            </v:shape>
            <w10:wrap type="topAndBottom"/>
          </v:group>
          <o:OLEObject Type="Embed" ProgID="Equation.DSMT4" ShapeID="_x0000_s1140" DrawAspect="Content" ObjectID="_1468075764" r:id="rId90">
            <o:LockedField>false</o:LockedField>
          </o:OLEObject>
          <o:OLEObject Type="Embed" ProgID="Equation.DSMT4" ShapeID="_x0000_s1141" DrawAspect="Content" ObjectID="_1468075765" r:id="rId92">
            <o:LockedField>false</o:LockedField>
          </o:OLEObject>
          <o:OLEObject Type="Embed" ProgID="Equation.DSMT4" ShapeID="_x0000_s1142" DrawAspect="Content" ObjectID="_1468075766" r:id="rId94">
            <o:LockedField>false</o:LockedField>
          </o:OLEObject>
          <o:OLEObject Type="Embed" ProgID="Equation.DSMT4" ShapeID="_x0000_s1144" DrawAspect="Content" ObjectID="_1468075767" r:id="rId96">
            <o:LockedField>false</o:LockedField>
          </o:OLEObject>
          <o:OLEObject Type="Embed" ProgID="Equation.DSMT4" ShapeID="_x0000_s1156" DrawAspect="Content" ObjectID="_1468075768" r:id="rId98">
            <o:LockedField>false</o:LockedField>
          </o:OLEObject>
          <o:OLEObject Type="Embed" ProgID="Equation.DSMT4" ShapeID="_x0000_s1157" DrawAspect="Content" ObjectID="_1468075769" r:id="rId100">
            <o:LockedField>false</o:LockedField>
          </o:OLEObject>
          <o:OLEObject Type="Embed" ProgID="Equation.DSMT4" ShapeID="_x0000_s1158" DrawAspect="Content" ObjectID="_1468075770" r:id="rId102">
            <o:LockedField>false</o:LockedField>
          </o:OLEObject>
          <o:OLEObject Type="Embed" ProgID="Equation.DSMT4" ShapeID="_x0000_s1159" DrawAspect="Content" ObjectID="_1468075771" r:id="rId104">
            <o:LockedField>false</o:LockedField>
          </o:OLEObject>
        </w:pict>
      </w:r>
      <w:r>
        <w:rPr>
          <w:rFonts w:hint="eastAsia" w:cs="Times New Roman"/>
        </w:rPr>
        <w:t>理想情况下的滤波器的效果有无限长、非因果的单位脉冲响应和间断的频率特性，要用十分平稳的线性时不变系统来完成这样的特征，在实际情况中是不可能的。工程上所使用是用脉冲响应为具备不间断频率特征的线性时不变系统或有限长的、有因果关系的、相对确定的线性时不变系统来拟合接近理想特性。在满足要求范围内的误差的要求的前提下</w:t>
      </w:r>
      <w:r>
        <w:rPr>
          <w:rFonts w:hint="eastAsia" w:cs="Times New Roman"/>
          <w:rPrChange w:id="2408" w:author="China" w:date="2017-06-06T20:51:00Z">
            <w:rPr>
              <w:rFonts w:hint="eastAsia"/>
            </w:rPr>
          </w:rPrChange>
        </w:rPr>
        <w:t>实现理想滤波器的特征。所以实际的滤波器的频率特征曲线如图</w:t>
      </w:r>
      <w:r>
        <w:rPr>
          <w:rFonts w:cs="Times New Roman"/>
          <w:rPrChange w:id="2409" w:author="China" w:date="2017-06-06T20:51:00Z">
            <w:rPr/>
          </w:rPrChange>
        </w:rPr>
        <w:t>2.4</w:t>
      </w:r>
      <w:r>
        <w:rPr>
          <w:rFonts w:hint="eastAsia" w:cs="Times New Roman"/>
          <w:rPrChange w:id="2410" w:author="China" w:date="2017-06-06T20:51:00Z">
            <w:rPr>
              <w:rFonts w:hint="eastAsia"/>
            </w:rPr>
          </w:rPrChange>
        </w:rPr>
        <w:t>所示。</w:t>
      </w:r>
    </w:p>
    <w:p>
      <w:pPr>
        <w:ind w:firstLine="480"/>
        <w:rPr>
          <w:rFonts w:cs="Times New Roman"/>
          <w:rPrChange w:id="2411" w:author="China" w:date="2017-06-06T20:51:00Z">
            <w:rPr/>
          </w:rPrChange>
        </w:rPr>
      </w:pPr>
      <w:r>
        <w:rPr>
          <w:rFonts w:hint="eastAsia" w:cs="Times New Roman"/>
          <w:rPrChange w:id="2412" w:author="China" w:date="2017-06-06T20:51:00Z">
            <w:rPr>
              <w:rFonts w:hint="eastAsia"/>
            </w:rPr>
          </w:rPrChange>
        </w:rPr>
        <w:t>其中：</w:t>
      </w:r>
    </w:p>
    <w:p>
      <w:pPr>
        <w:ind w:firstLine="480"/>
        <w:rPr>
          <w:rFonts w:cs="Times New Roman"/>
          <w:rPrChange w:id="2413" w:author="China" w:date="2017-06-06T20:51:00Z">
            <w:rPr/>
          </w:rPrChange>
        </w:rPr>
      </w:pPr>
      <w:r>
        <w:rPr>
          <w:rFonts w:cs="Times New Roman"/>
          <w:position w:val="-12"/>
          <w:vertAlign w:val="subscript"/>
        </w:rPr>
        <w:object>
          <v:shape id="_x0000_i1060" o:spt="75" type="#_x0000_t75" style="height:18.15pt;width:15.05pt;" o:ole="t" filled="f" o:preferrelative="t" stroked="f" coordsize="21600,21600">
            <v:path/>
            <v:fill on="f" focussize="0,0"/>
            <v:stroke on="f" joinstyle="miter"/>
            <v:imagedata r:id="rId107" o:title=""/>
            <o:lock v:ext="edit" aspectratio="t"/>
            <w10:wrap type="none"/>
            <w10:anchorlock/>
          </v:shape>
          <o:OLEObject Type="Embed" ProgID="Equation.3" ShapeID="_x0000_i1060" DrawAspect="Content" ObjectID="_1468075772" r:id="rId106">
            <o:LockedField>false</o:LockedField>
          </o:OLEObject>
        </w:object>
      </w:r>
      <w:r>
        <w:rPr>
          <w:rFonts w:cs="Times New Roman"/>
        </w:rPr>
        <w:t>——</w:t>
      </w:r>
      <w:r>
        <w:rPr>
          <w:rFonts w:hint="eastAsia" w:cs="Times New Roman"/>
        </w:rPr>
        <w:t>截止频率</w:t>
      </w:r>
    </w:p>
    <w:p>
      <w:pPr>
        <w:ind w:firstLine="480"/>
        <w:rPr>
          <w:rFonts w:cs="Times New Roman"/>
          <w:rPrChange w:id="2414" w:author="China" w:date="2017-06-06T20:51:00Z">
            <w:rPr/>
          </w:rPrChange>
        </w:rPr>
      </w:pPr>
      <w:r>
        <w:rPr>
          <w:rFonts w:cs="Times New Roman"/>
          <w:position w:val="-12"/>
          <w:vertAlign w:val="subscript"/>
        </w:rPr>
        <w:object>
          <v:shape id="_x0000_i1061" o:spt="75" type="#_x0000_t75" style="height:18.15pt;width:15.05pt;" o:ole="t" filled="f" o:preferrelative="t" stroked="f" coordsize="21600,21600">
            <v:path/>
            <v:fill on="f" focussize="0,0"/>
            <v:stroke on="f" joinstyle="miter"/>
            <v:imagedata r:id="rId109" o:title=""/>
            <o:lock v:ext="edit" aspectratio="t"/>
            <w10:wrap type="none"/>
            <w10:anchorlock/>
          </v:shape>
          <o:OLEObject Type="Embed" ProgID="Equation.3" ShapeID="_x0000_i1061" DrawAspect="Content" ObjectID="_1468075773" r:id="rId108">
            <o:LockedField>false</o:LockedField>
          </o:OLEObject>
        </w:object>
      </w:r>
      <w:r>
        <w:rPr>
          <w:rFonts w:cs="Times New Roman"/>
        </w:rPr>
        <w:t>——</w:t>
      </w:r>
      <w:r>
        <w:rPr>
          <w:rFonts w:hint="eastAsia" w:cs="Times New Roman"/>
        </w:rPr>
        <w:t>阻带起始频率</w:t>
      </w:r>
    </w:p>
    <w:p>
      <w:pPr>
        <w:ind w:firstLine="480"/>
        <w:rPr>
          <w:rFonts w:cs="Times New Roman"/>
          <w:rPrChange w:id="2415" w:author="China" w:date="2017-06-06T20:51:00Z">
            <w:rPr/>
          </w:rPrChange>
        </w:rPr>
      </w:pPr>
      <w:r>
        <w:rPr>
          <w:rFonts w:cs="Times New Roman"/>
          <w:position w:val="-12"/>
          <w:vertAlign w:val="subscript"/>
        </w:rPr>
        <w:object>
          <v:shape id="_x0000_i1062" o:spt="75" type="#_x0000_t75" style="height:18.15pt;width:38.2pt;" o:ole="t" filled="f" o:preferrelative="t" stroked="f" coordsize="21600,21600">
            <v:path/>
            <v:fill on="f" focussize="0,0"/>
            <v:stroke on="f" joinstyle="miter"/>
            <v:imagedata r:id="rId111" o:title=""/>
            <o:lock v:ext="edit" aspectratio="t"/>
            <w10:wrap type="none"/>
            <w10:anchorlock/>
          </v:shape>
          <o:OLEObject Type="Embed" ProgID="Equation.3" ShapeID="_x0000_i1062" DrawAspect="Content" ObjectID="_1468075774" r:id="rId110">
            <o:LockedField>false</o:LockedField>
          </o:OLEObject>
        </w:object>
      </w:r>
      <w:r>
        <w:rPr>
          <w:rFonts w:cs="Times New Roman"/>
        </w:rPr>
        <w:t>——</w:t>
      </w:r>
      <w:r>
        <w:rPr>
          <w:rFonts w:hint="eastAsia" w:cs="Times New Roman"/>
        </w:rPr>
        <w:t>过渡带宽</w:t>
      </w:r>
    </w:p>
    <w:p>
      <w:pPr>
        <w:ind w:firstLine="480"/>
        <w:rPr>
          <w:rFonts w:cs="Times New Roman"/>
          <w:rPrChange w:id="2416" w:author="China" w:date="2017-06-06T20:51:00Z">
            <w:rPr/>
          </w:rPrChange>
        </w:rPr>
      </w:pPr>
      <w:r>
        <w:rPr>
          <w:rFonts w:hint="eastAsia" w:cs="Times New Roman"/>
          <w:rPrChange w:id="2417" w:author="China" w:date="2017-06-06T20:51:00Z">
            <w:rPr>
              <w:rFonts w:hint="eastAsia"/>
            </w:rPr>
          </w:rPrChange>
        </w:rPr>
        <w:t>在通带内幅度响应以</w:t>
      </w:r>
      <w:r>
        <w:rPr>
          <w:rFonts w:cs="Times New Roman"/>
          <w:color w:val="000000"/>
          <w:position w:val="-12"/>
        </w:rPr>
        <w:object>
          <v:shape id="_x0000_i1063" o:spt="75" type="#_x0000_t75" style="height:18.15pt;width:21.3pt;" o:ole="t" filled="f" o:preferrelative="t" stroked="f" coordsize="21600,21600">
            <v:path/>
            <v:fill on="f" focussize="0,0"/>
            <v:stroke on="f" joinstyle="miter"/>
            <v:imagedata r:id="rId113" o:title=""/>
            <o:lock v:ext="edit" aspectratio="t"/>
            <w10:wrap type="none"/>
            <w10:anchorlock/>
          </v:shape>
          <o:OLEObject Type="Embed" ProgID="Equation.DSMT4" ShapeID="_x0000_i1063" DrawAspect="Content" ObjectID="_1468075775" r:id="rId112">
            <o:LockedField>false</o:LockedField>
          </o:OLEObject>
        </w:object>
      </w:r>
      <w:r>
        <w:rPr>
          <w:rFonts w:hint="eastAsia" w:cs="Times New Roman"/>
        </w:rPr>
        <w:t>的误差接近于</w:t>
      </w:r>
      <w:r>
        <w:rPr>
          <w:rFonts w:cs="Times New Roman"/>
          <w:rPrChange w:id="2418" w:author="China" w:date="2017-06-06T20:51:00Z">
            <w:rPr/>
          </w:rPrChange>
        </w:rPr>
        <w:t>1</w:t>
      </w:r>
      <w:r>
        <w:rPr>
          <w:rFonts w:hint="eastAsia" w:cs="Times New Roman"/>
          <w:rPrChange w:id="2419" w:author="China" w:date="2017-06-06T20:51:00Z">
            <w:rPr>
              <w:rFonts w:hint="eastAsia"/>
            </w:rPr>
          </w:rPrChange>
        </w:rPr>
        <w:t>，即：</w:t>
      </w:r>
    </w:p>
    <w:p>
      <w:pPr>
        <w:ind w:firstLine="480"/>
        <w:jc w:val="right"/>
        <w:rPr>
          <w:rFonts w:cs="Times New Roman"/>
        </w:rPr>
      </w:pPr>
      <w:r>
        <w:rPr>
          <w:rFonts w:cs="Times New Roman"/>
          <w:color w:val="000000"/>
          <w:position w:val="-16"/>
        </w:rPr>
        <w:object>
          <v:shape id="_x0000_i1064" o:spt="75" type="#_x0000_t75" style="height:21.9pt;width:164.05pt;" o:ole="t" filled="f" o:preferrelative="t" stroked="f" coordsize="21600,21600">
            <v:path/>
            <v:fill on="f" focussize="0,0"/>
            <v:stroke on="f" joinstyle="miter"/>
            <v:imagedata r:id="rId115" o:title=""/>
            <o:lock v:ext="edit" aspectratio="t"/>
            <w10:wrap type="none"/>
            <w10:anchorlock/>
          </v:shape>
          <o:OLEObject Type="Embed" ProgID="Equation.DSMT4" ShapeID="_x0000_i1064" DrawAspect="Content" ObjectID="_1468075776" r:id="rId114">
            <o:LockedField>false</o:LockedField>
          </o:OLEObject>
        </w:object>
      </w:r>
      <w:r>
        <w:rPr>
          <w:rFonts w:ascii="Times New Roman" w:hAnsi="Times New Roman" w:cs="Times New Roman"/>
          <w:color w:val="000000"/>
          <w:position w:val="-16"/>
          <w:rPrChange w:id="2420" w:author="China" w:date="2017-06-06T20:51:00Z">
            <w:rPr>
              <w:rFonts w:asciiTheme="minorEastAsia" w:hAnsiTheme="minorEastAsia" w:cstheme="minorEastAsia"/>
              <w:color w:val="000000"/>
              <w:position w:val="-16"/>
            </w:rPr>
          </w:rPrChange>
        </w:rPr>
        <w:t xml:space="preserve">                </w:t>
      </w:r>
      <w:r>
        <w:rPr>
          <w:rFonts w:cs="Times New Roman"/>
        </w:rPr>
        <w:t>(2.9)</w:t>
      </w:r>
    </w:p>
    <w:p>
      <w:pPr>
        <w:ind w:firstLine="480"/>
        <w:rPr>
          <w:rFonts w:cs="Times New Roman"/>
          <w:rPrChange w:id="2421" w:author="China" w:date="2017-06-06T20:51:00Z">
            <w:rPr/>
          </w:rPrChange>
        </w:rPr>
      </w:pPr>
      <w:r>
        <w:rPr>
          <w:rFonts w:cs="Times New Roman"/>
          <w:position w:val="-12"/>
        </w:rPr>
        <w:object>
          <v:shape id="_x0000_i1065" o:spt="75" type="#_x0000_t75" style="height:18.15pt;width:15.05pt;" o:ole="t" filled="f" o:preferrelative="t" stroked="f" coordsize="21600,21600">
            <v:path/>
            <v:fill on="f" focussize="0,0"/>
            <v:stroke on="f" joinstyle="miter"/>
            <v:imagedata r:id="rId117" o:title=""/>
            <o:lock v:ext="edit" aspectratio="t"/>
            <w10:wrap type="none"/>
            <w10:anchorlock/>
          </v:shape>
          <o:OLEObject Type="Embed" ProgID="Equation.DSMT4" ShapeID="_x0000_i1065" DrawAspect="Content" ObjectID="_1468075777" r:id="rId116">
            <o:LockedField>false</o:LockedField>
          </o:OLEObject>
        </w:object>
      </w:r>
      <w:r>
        <w:rPr>
          <w:rFonts w:cs="Times New Roman"/>
        </w:rPr>
        <w:t>为阻带起始频率，在阻带内幅度响应以小于</w:t>
      </w:r>
      <w:r>
        <w:rPr>
          <w:rFonts w:cs="Times New Roman"/>
          <w:position w:val="-12"/>
        </w:rPr>
        <w:object>
          <v:shape id="_x0000_i1066" o:spt="75" type="#_x0000_t75" style="height:18.15pt;width:15.05pt;" o:ole="t" filled="f" o:preferrelative="t" stroked="f" coordsize="21600,21600">
            <v:path/>
            <v:fill on="f" focussize="0,0"/>
            <v:stroke on="f" joinstyle="miter"/>
            <v:imagedata r:id="rId119" o:title=""/>
            <o:lock v:ext="edit" aspectratio="t"/>
            <w10:wrap type="none"/>
            <w10:anchorlock/>
          </v:shape>
          <o:OLEObject Type="Embed" ProgID="Equation.DSMT4" ShapeID="_x0000_i1066" DrawAspect="Content" ObjectID="_1468075778" r:id="rId118">
            <o:LockedField>false</o:LockedField>
          </o:OLEObject>
        </w:object>
      </w:r>
      <w:r>
        <w:rPr>
          <w:rFonts w:cs="Times New Roman"/>
        </w:rPr>
        <w:t>的误差接近于零，即</w:t>
      </w:r>
      <w:r>
        <w:rPr>
          <w:rFonts w:hint="eastAsia" w:cs="Times New Roman"/>
        </w:rPr>
        <w:t>：</w:t>
      </w:r>
    </w:p>
    <w:p>
      <w:pPr>
        <w:ind w:firstLine="480"/>
        <w:jc w:val="right"/>
        <w:rPr>
          <w:rFonts w:cs="Times New Roman"/>
        </w:rPr>
      </w:pPr>
      <w:r>
        <w:rPr>
          <w:rFonts w:cs="Times New Roman"/>
          <w:position w:val="-16"/>
        </w:rPr>
        <w:object>
          <v:shape id="_x0000_i1067" o:spt="75" type="#_x0000_t75" style="height:21.9pt;width:145.9pt;" o:ole="t" filled="f" o:preferrelative="t" stroked="f" coordsize="21600,21600">
            <v:path/>
            <v:fill on="f" focussize="0,0"/>
            <v:stroke on="f" joinstyle="miter"/>
            <v:imagedata r:id="rId121" o:title=""/>
            <o:lock v:ext="edit" aspectratio="t"/>
            <w10:wrap type="none"/>
            <w10:anchorlock/>
          </v:shape>
          <o:OLEObject Type="Embed" ProgID="Equation.DSMT4" ShapeID="_x0000_i1067" DrawAspect="Content" ObjectID="_1468075779" r:id="rId120">
            <o:LockedField>false</o:LockedField>
          </o:OLEObject>
        </w:object>
      </w:r>
      <w:r>
        <w:rPr>
          <w:rFonts w:ascii="Times New Roman" w:hAnsi="Times New Roman" w:cs="Times New Roman"/>
          <w:position w:val="-16"/>
          <w:rPrChange w:id="2422" w:author="China" w:date="2017-06-06T20:51:00Z">
            <w:rPr>
              <w:rFonts w:asciiTheme="minorEastAsia" w:hAnsiTheme="minorEastAsia" w:cstheme="minorEastAsia"/>
              <w:position w:val="-16"/>
            </w:rPr>
          </w:rPrChange>
        </w:rPr>
        <w:t xml:space="preserve">                </w:t>
      </w:r>
      <w:r>
        <w:rPr>
          <w:rFonts w:cs="Times New Roman"/>
        </w:rPr>
        <w:t>(2.10)</w:t>
      </w:r>
    </w:p>
    <w:p>
      <w:pPr>
        <w:ind w:firstLine="480"/>
        <w:rPr>
          <w:rFonts w:cs="Times New Roman"/>
          <w:rPrChange w:id="2423" w:author="China" w:date="2017-06-06T20:51:00Z">
            <w:rPr/>
          </w:rPrChange>
        </w:rPr>
      </w:pPr>
      <w:r>
        <w:rPr>
          <w:rFonts w:hint="eastAsia" w:cs="Times New Roman"/>
          <w:rPrChange w:id="2424" w:author="China" w:date="2017-06-06T20:51:00Z">
            <w:rPr>
              <w:rFonts w:hint="eastAsia"/>
            </w:rPr>
          </w:rPrChange>
        </w:rPr>
        <w:t>为了使逼近理想低通滤波器的方法成为可能，还必须提供一</w:t>
      </w:r>
      <w:ins w:id="2425" w:author="China" w:date="2017-06-06T21:05:00Z">
        <w:r>
          <w:rPr>
            <w:rFonts w:hint="eastAsia" w:cs="Times New Roman"/>
          </w:rPr>
          <w:t>个</w:t>
        </w:r>
      </w:ins>
      <w:r>
        <w:rPr>
          <w:rFonts w:hint="eastAsia" w:cs="Times New Roman"/>
        </w:rPr>
        <w:t>带宽为</w:t>
      </w:r>
      <w:r>
        <w:rPr>
          <w:rFonts w:cs="Times New Roman"/>
          <w:position w:val="-12"/>
        </w:rPr>
        <w:object>
          <v:shape id="_x0000_i1068" o:spt="75" type="#_x0000_t75" style="height:18.15pt;width:38.2pt;" o:ole="t" filled="f" o:preferrelative="t" stroked="f" coordsize="21600,21600">
            <v:path/>
            <v:fill on="f" focussize="0,0"/>
            <v:stroke on="f" joinstyle="miter"/>
            <v:imagedata r:id="rId123" o:title=""/>
            <o:lock v:ext="edit" aspectratio="t"/>
            <w10:wrap type="none"/>
            <w10:anchorlock/>
          </v:shape>
          <o:OLEObject Type="Embed" ProgID="Equation.DSMT4" ShapeID="_x0000_i1068" DrawAspect="Content" ObjectID="_1468075780" r:id="rId122">
            <o:LockedField>false</o:LockedField>
          </o:OLEObject>
        </w:object>
      </w:r>
      <w:r>
        <w:rPr>
          <w:rFonts w:hint="eastAsia" w:cs="Times New Roman"/>
        </w:rPr>
        <w:t>的不为零的过渡带。在这个频带内，幅度响应从通带平滑的下落到阻带。</w:t>
      </w:r>
    </w:p>
    <w:bookmarkEnd w:id="39"/>
    <w:p>
      <w:pPr>
        <w:pStyle w:val="3"/>
        <w:spacing w:before="156" w:beforeLines="50" w:after="156" w:afterLines="50" w:line="440" w:lineRule="exact"/>
        <w:ind w:firstLine="0" w:firstLineChars="0"/>
        <w:rPr>
          <w:rFonts w:ascii="Times New Roman" w:hAnsi="Times New Roman" w:cs="Times New Roman" w:eastAsiaTheme="majorEastAsia"/>
          <w:rPrChange w:id="2427" w:author="China" w:date="2017-06-06T20:51:00Z">
            <w:rPr>
              <w:rFonts w:asciiTheme="majorEastAsia" w:hAnsiTheme="majorEastAsia" w:eastAsiaTheme="majorEastAsia" w:cstheme="majorEastAsia"/>
            </w:rPr>
          </w:rPrChange>
        </w:rPr>
        <w:pPrChange w:id="2426" w:author="China" w:date="2017-06-06T21:07:00Z">
          <w:pPr>
            <w:pStyle w:val="3"/>
            <w:spacing w:before="0" w:after="0" w:line="440" w:lineRule="exact"/>
            <w:ind w:firstLine="0" w:firstLineChars="0"/>
          </w:pPr>
        </w:pPrChange>
      </w:pPr>
      <w:bookmarkStart w:id="40" w:name="_Toc8393"/>
      <w:bookmarkStart w:id="41" w:name="_Toc484545615"/>
      <w:bookmarkStart w:id="42" w:name="_Toc14583"/>
      <w:r>
        <w:rPr>
          <w:rFonts w:ascii="Times New Roman" w:hAnsi="Times New Roman" w:cs="Times New Roman" w:eastAsiaTheme="majorEastAsia"/>
        </w:rPr>
        <w:t xml:space="preserve">2.2 </w:t>
      </w:r>
      <w:r>
        <w:rPr>
          <w:rFonts w:hint="eastAsia" w:ascii="Times New Roman" w:hAnsi="Times New Roman" w:cs="Times New Roman" w:eastAsiaTheme="majorEastAsia"/>
          <w:rPrChange w:id="2428" w:author="China" w:date="2017-06-06T20:51:00Z">
            <w:rPr>
              <w:rFonts w:hint="eastAsia" w:asciiTheme="majorEastAsia" w:hAnsiTheme="majorEastAsia" w:eastAsiaTheme="majorEastAsia" w:cstheme="majorEastAsia"/>
            </w:rPr>
          </w:rPrChange>
        </w:rPr>
        <w:t>滤波</w:t>
      </w:r>
      <w:bookmarkEnd w:id="40"/>
      <w:r>
        <w:rPr>
          <w:rFonts w:hint="eastAsia" w:ascii="Times New Roman" w:hAnsi="Times New Roman" w:cs="Times New Roman" w:eastAsiaTheme="majorEastAsia"/>
          <w:rPrChange w:id="2429" w:author="China" w:date="2017-06-06T20:51:00Z">
            <w:rPr>
              <w:rFonts w:hint="eastAsia" w:asciiTheme="majorEastAsia" w:hAnsiTheme="majorEastAsia" w:eastAsiaTheme="majorEastAsia" w:cstheme="majorEastAsia"/>
            </w:rPr>
          </w:rPrChange>
        </w:rPr>
        <w:t>概述</w:t>
      </w:r>
      <w:bookmarkEnd w:id="41"/>
      <w:bookmarkEnd w:id="42"/>
    </w:p>
    <w:p>
      <w:pPr>
        <w:pStyle w:val="4"/>
        <w:spacing w:before="156" w:beforeLines="50" w:after="156" w:afterLines="50" w:line="440" w:lineRule="exact"/>
        <w:ind w:firstLine="0" w:firstLineChars="0"/>
        <w:rPr>
          <w:rFonts w:ascii="Times New Roman" w:hAnsi="Times New Roman" w:cs="Times New Roman" w:eastAsiaTheme="majorEastAsia"/>
          <w:rPrChange w:id="2431" w:author="China" w:date="2017-06-06T20:51:00Z">
            <w:rPr>
              <w:rFonts w:asciiTheme="majorEastAsia" w:hAnsiTheme="majorEastAsia" w:eastAsiaTheme="majorEastAsia" w:cstheme="majorEastAsia"/>
            </w:rPr>
          </w:rPrChange>
        </w:rPr>
        <w:pPrChange w:id="2430" w:author="China" w:date="2017-06-06T21:07:00Z">
          <w:pPr>
            <w:pStyle w:val="4"/>
            <w:spacing w:before="0" w:after="0" w:line="440" w:lineRule="exact"/>
            <w:ind w:firstLine="0" w:firstLineChars="0"/>
          </w:pPr>
        </w:pPrChange>
      </w:pPr>
      <w:bookmarkStart w:id="43" w:name="_Toc20241"/>
      <w:bookmarkStart w:id="44" w:name="_Toc484545616"/>
      <w:r>
        <w:rPr>
          <w:rFonts w:cs="Times New Roman" w:eastAsiaTheme="majorEastAsia"/>
        </w:rPr>
        <w:t xml:space="preserve">2.2.1 </w:t>
      </w:r>
      <w:r>
        <w:rPr>
          <w:rFonts w:hint="eastAsia" w:ascii="Times New Roman" w:hAnsi="Times New Roman" w:cs="Times New Roman" w:eastAsiaTheme="majorEastAsia"/>
          <w:rPrChange w:id="2432" w:author="China" w:date="2017-06-06T20:51:00Z">
            <w:rPr>
              <w:rFonts w:hint="eastAsia" w:asciiTheme="majorEastAsia" w:hAnsiTheme="majorEastAsia" w:eastAsiaTheme="majorEastAsia" w:cstheme="majorEastAsia"/>
            </w:rPr>
          </w:rPrChange>
        </w:rPr>
        <w:t>模拟滤波</w:t>
      </w:r>
      <w:bookmarkEnd w:id="43"/>
      <w:bookmarkEnd w:id="44"/>
    </w:p>
    <w:p>
      <w:pPr>
        <w:ind w:firstLine="480"/>
        <w:rPr>
          <w:rFonts w:cs="Times New Roman"/>
        </w:rPr>
      </w:pPr>
      <w:r>
        <w:rPr>
          <w:rFonts w:cs="Times New Roman"/>
        </w:rPr>
        <w:t>电路实现的滤波器称为模拟滤波器分为无源滤波器和有源滤波器。无源滤波器又称</w:t>
      </w:r>
      <w:r>
        <w:rPr>
          <w:rFonts w:cs="Times New Roman"/>
          <w:b w:val="0"/>
          <w:sz w:val="24"/>
          <w:rPrChange w:id="2433" w:author="China" w:date="2017-06-06T20:51:00Z">
            <w:rPr>
              <w:b/>
              <w:sz w:val="28"/>
            </w:rPr>
          </w:rPrChange>
        </w:rPr>
        <w:t>LRC</w:t>
      </w:r>
      <w:r>
        <w:rPr>
          <w:rFonts w:hint="eastAsia" w:cs="Times New Roman"/>
          <w:b w:val="0"/>
          <w:sz w:val="24"/>
          <w:rPrChange w:id="2434" w:author="China" w:date="2017-06-06T20:51:00Z">
            <w:rPr>
              <w:rFonts w:hint="eastAsia"/>
              <w:b/>
              <w:sz w:val="28"/>
            </w:rPr>
          </w:rPrChange>
        </w:rPr>
        <w:t>滤波器</w:t>
      </w:r>
      <w:r>
        <w:rPr>
          <w:rFonts w:hint="eastAsia" w:cs="Times New Roman"/>
          <w:b w:val="0"/>
          <w:sz w:val="24"/>
          <w:rPrChange w:id="2435" w:author="China" w:date="2017-06-06T20:51:00Z">
            <w:rPr>
              <w:rFonts w:hint="eastAsia"/>
              <w:b/>
              <w:sz w:val="28"/>
            </w:rPr>
          </w:rPrChange>
        </w:rPr>
        <w:t>，是利用电感、电容和电阻的组合设计构成的滤波电路，可滤除某一次或多次谐波。常用的类型有单调谐滤波器、双调谐滤波器、高通滤波器。有源滤波器是用电流互感器采集直流线路上的电流，经</w:t>
      </w:r>
      <w:r>
        <w:rPr>
          <w:rFonts w:cs="Times New Roman"/>
          <w:b w:val="0"/>
          <w:sz w:val="24"/>
          <w:rPrChange w:id="2436" w:author="China" w:date="2017-06-06T20:51:00Z">
            <w:rPr>
              <w:b/>
              <w:sz w:val="28"/>
            </w:rPr>
          </w:rPrChange>
        </w:rPr>
        <w:t>A/D</w:t>
      </w:r>
      <w:r>
        <w:rPr>
          <w:rFonts w:hint="eastAsia" w:cs="Times New Roman"/>
          <w:b w:val="0"/>
          <w:sz w:val="24"/>
          <w:rPrChange w:id="2437" w:author="China" w:date="2017-06-06T20:51:00Z">
            <w:rPr>
              <w:rFonts w:hint="eastAsia"/>
              <w:b/>
              <w:sz w:val="28"/>
            </w:rPr>
          </w:rPrChange>
        </w:rPr>
        <w:t>采样，将所得的电流信号采用谐波离散算法来处理，得出谐波参考信号，作为</w:t>
      </w:r>
      <w:r>
        <w:rPr>
          <w:rFonts w:cs="Times New Roman"/>
          <w:b w:val="0"/>
          <w:sz w:val="24"/>
          <w:rPrChange w:id="2438" w:author="China" w:date="2017-06-06T20:51:00Z">
            <w:rPr>
              <w:b/>
              <w:sz w:val="28"/>
            </w:rPr>
          </w:rPrChange>
        </w:rPr>
        <w:t>PWM</w:t>
      </w:r>
      <w:r>
        <w:rPr>
          <w:rFonts w:hint="eastAsia" w:cs="Times New Roman"/>
          <w:b w:val="0"/>
          <w:sz w:val="24"/>
          <w:rPrChange w:id="2439" w:author="China" w:date="2017-06-06T20:51:00Z">
            <w:rPr>
              <w:rFonts w:hint="eastAsia"/>
              <w:b/>
              <w:sz w:val="28"/>
            </w:rPr>
          </w:rPrChange>
        </w:rPr>
        <w:t>的调制信号，与三角波比较，从而得到开关信号，用此开关信号去调节</w:t>
      </w:r>
      <w:r>
        <w:rPr>
          <w:rFonts w:cs="Times New Roman"/>
          <w:b w:val="0"/>
          <w:sz w:val="24"/>
          <w:rPrChange w:id="2440" w:author="China" w:date="2017-06-06T20:51:00Z">
            <w:rPr>
              <w:b/>
              <w:sz w:val="28"/>
            </w:rPr>
          </w:rPrChange>
        </w:rPr>
        <w:t>IGBT</w:t>
      </w:r>
      <w:r>
        <w:rPr>
          <w:rFonts w:hint="eastAsia" w:cs="Times New Roman"/>
          <w:b w:val="0"/>
          <w:sz w:val="24"/>
          <w:rPrChange w:id="2441" w:author="China" w:date="2017-06-06T20:51:00Z">
            <w:rPr>
              <w:rFonts w:hint="eastAsia"/>
              <w:b/>
              <w:sz w:val="28"/>
            </w:rPr>
          </w:rPrChange>
        </w:rPr>
        <w:t>单相桥，依据</w:t>
      </w:r>
      <w:r>
        <w:rPr>
          <w:rFonts w:cs="Times New Roman"/>
          <w:b w:val="0"/>
          <w:sz w:val="24"/>
          <w:rPrChange w:id="2442" w:author="China" w:date="2017-06-06T20:51:00Z">
            <w:rPr>
              <w:b/>
              <w:sz w:val="28"/>
            </w:rPr>
          </w:rPrChange>
        </w:rPr>
        <w:t>PWM</w:t>
      </w:r>
      <w:r>
        <w:rPr>
          <w:rFonts w:hint="eastAsia" w:cs="Times New Roman"/>
          <w:b w:val="0"/>
          <w:sz w:val="24"/>
          <w:rPrChange w:id="2443" w:author="China" w:date="2017-06-06T20:51:00Z">
            <w:rPr>
              <w:rFonts w:hint="eastAsia"/>
              <w:b/>
              <w:sz w:val="28"/>
            </w:rPr>
          </w:rPrChange>
        </w:rPr>
        <w:t>技术的原理，将</w:t>
      </w:r>
      <w:r>
        <w:rPr>
          <w:rFonts w:hint="eastAsia" w:cs="Times New Roman"/>
          <w:b w:val="0"/>
          <w:sz w:val="24"/>
          <w:rPrChange w:id="2444" w:author="China" w:date="2017-06-06T20:51:00Z">
            <w:rPr>
              <w:rFonts w:hint="eastAsia"/>
              <w:b/>
              <w:sz w:val="28"/>
            </w:rPr>
          </w:rPrChange>
        </w:rPr>
        <w:t>上下桥臂的</w:t>
      </w:r>
      <w:r>
        <w:rPr>
          <w:rFonts w:hint="eastAsia" w:cs="Times New Roman"/>
          <w:b w:val="0"/>
          <w:sz w:val="24"/>
          <w:rPrChange w:id="2445" w:author="China" w:date="2017-06-06T20:51:00Z">
            <w:rPr>
              <w:rFonts w:hint="eastAsia"/>
              <w:b/>
              <w:sz w:val="28"/>
            </w:rPr>
          </w:rPrChange>
        </w:rPr>
        <w:t>开关信号反接，就可得到与线上谐波信号大小相等、运动相反的谐波电流，将线上的谐波电流抵消掉。这是前馈调节步骤。再将有源滤波器接入点后的线上电流的谐波参量反馈回来，作为系统调节器的输入信号，调整前馈调节控制的误差。</w:t>
      </w:r>
    </w:p>
    <w:p>
      <w:pPr>
        <w:pStyle w:val="4"/>
        <w:spacing w:before="156" w:beforeLines="50" w:after="156" w:afterLines="50" w:line="440" w:lineRule="exact"/>
        <w:ind w:firstLine="0" w:firstLineChars="0"/>
        <w:rPr>
          <w:rFonts w:ascii="Times New Roman" w:hAnsi="Times New Roman" w:cs="Times New Roman" w:eastAsiaTheme="majorEastAsia"/>
          <w:rPrChange w:id="2447" w:author="China" w:date="2017-06-06T20:51:00Z">
            <w:rPr>
              <w:rFonts w:asciiTheme="majorEastAsia" w:hAnsiTheme="majorEastAsia" w:eastAsiaTheme="majorEastAsia" w:cstheme="majorEastAsia"/>
            </w:rPr>
          </w:rPrChange>
        </w:rPr>
        <w:pPrChange w:id="2446" w:author="China" w:date="2017-06-06T21:07:00Z">
          <w:pPr>
            <w:pStyle w:val="4"/>
            <w:spacing w:before="0" w:after="0" w:line="440" w:lineRule="exact"/>
            <w:ind w:firstLine="0" w:firstLineChars="0"/>
          </w:pPr>
        </w:pPrChange>
      </w:pPr>
      <w:bookmarkStart w:id="45" w:name="_Toc484545617"/>
      <w:bookmarkStart w:id="46" w:name="_Toc10589"/>
      <w:bookmarkStart w:id="47" w:name="_Toc11088"/>
      <w:r>
        <w:rPr>
          <w:rFonts w:cs="Times New Roman" w:eastAsiaTheme="majorEastAsia"/>
        </w:rPr>
        <w:t>2.</w:t>
      </w:r>
      <w:del w:id="2448" w:author="China" w:date="2017-06-06T21:09:00Z">
        <w:r>
          <w:rPr>
            <w:rFonts w:cs="Times New Roman" w:eastAsiaTheme="majorEastAsia"/>
          </w:rPr>
          <w:delText>3</w:delText>
        </w:r>
      </w:del>
      <w:ins w:id="2449" w:author="China" w:date="2017-06-06T21:09:00Z">
        <w:r>
          <w:rPr>
            <w:rFonts w:cs="Times New Roman" w:eastAsiaTheme="majorEastAsia"/>
          </w:rPr>
          <w:t>2</w:t>
        </w:r>
      </w:ins>
      <w:r>
        <w:rPr>
          <w:rFonts w:cs="Times New Roman" w:eastAsiaTheme="majorEastAsia"/>
        </w:rPr>
        <w:t xml:space="preserve">.2 </w:t>
      </w:r>
      <w:r>
        <w:rPr>
          <w:rFonts w:hint="eastAsia" w:ascii="Times New Roman" w:hAnsi="Times New Roman" w:cs="Times New Roman" w:eastAsiaTheme="majorEastAsia"/>
          <w:rPrChange w:id="2450" w:author="China" w:date="2017-06-06T20:51:00Z">
            <w:rPr>
              <w:rFonts w:hint="eastAsia" w:asciiTheme="majorEastAsia" w:hAnsiTheme="majorEastAsia" w:eastAsiaTheme="majorEastAsia" w:cstheme="majorEastAsia"/>
            </w:rPr>
          </w:rPrChange>
        </w:rPr>
        <w:t>数字滤波</w:t>
      </w:r>
      <w:bookmarkEnd w:id="45"/>
      <w:bookmarkEnd w:id="46"/>
      <w:bookmarkEnd w:id="47"/>
    </w:p>
    <w:p>
      <w:pPr>
        <w:ind w:firstLine="480"/>
        <w:rPr>
          <w:rFonts w:cs="Times New Roman"/>
          <w:rPrChange w:id="2451" w:author="China" w:date="2017-06-06T20:51:00Z">
            <w:rPr/>
          </w:rPrChange>
        </w:rPr>
      </w:pPr>
      <w:r>
        <w:rPr>
          <w:rFonts w:cs="Times New Roman"/>
        </w:rPr>
        <w:t>数字滤波器是用数字计算机对数字信号采取处理，处理方法就是依照提前编写好的计算机程序进行计算，</w:t>
      </w:r>
      <w:r>
        <w:rPr>
          <w:rFonts w:hint="eastAsia" w:cs="Times New Roman"/>
          <w:b w:val="0"/>
          <w:sz w:val="24"/>
          <w:rPrChange w:id="2452" w:author="China" w:date="2017-06-06T20:51:00Z">
            <w:rPr>
              <w:rFonts w:hint="eastAsia"/>
              <w:b/>
              <w:sz w:val="28"/>
            </w:rPr>
          </w:rPrChange>
        </w:rPr>
        <w:t>用于完成信号滤波处理功能。用只有一定范围的精度算法完成的间断时间间隔线性非时变系统，</w:t>
      </w:r>
      <w:r>
        <w:rPr>
          <w:rFonts w:hint="eastAsia" w:cs="Times New Roman"/>
          <w:b w:val="0"/>
          <w:sz w:val="24"/>
          <w:rPrChange w:id="2453" w:author="China" w:date="2017-06-06T20:51:00Z">
            <w:rPr>
              <w:rFonts w:hint="eastAsia"/>
              <w:b/>
              <w:sz w:val="28"/>
            </w:rPr>
          </w:rPrChange>
        </w:rPr>
        <w:t>其待处理</w:t>
      </w:r>
      <w:r>
        <w:rPr>
          <w:rFonts w:hint="eastAsia" w:cs="Times New Roman"/>
          <w:b w:val="0"/>
          <w:sz w:val="24"/>
          <w:rPrChange w:id="2454" w:author="China" w:date="2017-06-06T20:51:00Z">
            <w:rPr>
              <w:rFonts w:hint="eastAsia"/>
              <w:b/>
              <w:sz w:val="28"/>
            </w:rPr>
          </w:rPrChange>
        </w:rPr>
        <w:t>的信号是一组数字量，其得到的结果是通过滤波后的另一组数字量。所以，它本身即可以是用数字硬件装</w:t>
      </w:r>
      <w:r>
        <w:rPr>
          <w:rFonts w:hint="eastAsia" w:cs="Times New Roman"/>
          <w:b w:val="0"/>
          <w:sz w:val="24"/>
          <w:rPrChange w:id="2455" w:author="China" w:date="2017-06-06T20:51:00Z">
            <w:rPr>
              <w:rFonts w:hint="eastAsia"/>
              <w:b/>
              <w:sz w:val="28"/>
            </w:rPr>
          </w:rPrChange>
        </w:rPr>
        <w:t>配成的一台实现给定运算的专业数字计算机，也可以是将所需运算编成计算机语言，让通用计算机来执行。</w:t>
      </w:r>
    </w:p>
    <w:p>
      <w:pPr>
        <w:ind w:left="0" w:firstLine="0" w:firstLineChars="0"/>
        <w:rPr>
          <w:rFonts w:cs="Times New Roman"/>
          <w:rPrChange w:id="2457" w:author="China" w:date="2017-06-06T20:51:00Z">
            <w:rPr/>
          </w:rPrChange>
        </w:rPr>
        <w:pPrChange w:id="2456" w:author="China" w:date="2017-06-09T13:26:00Z">
          <w:pPr>
            <w:ind w:left="400" w:firstLine="0" w:firstLineChars="0"/>
          </w:pPr>
        </w:pPrChange>
      </w:pPr>
      <w:del w:id="2458" w:author="China" w:date="2017-06-06T21:10:00Z">
        <w:bookmarkStart w:id="48" w:name="_Toc11693"/>
        <w:r>
          <w:rPr>
            <w:rFonts w:cs="Times New Roman"/>
            <w:b w:val="0"/>
            <w:sz w:val="24"/>
            <w:rPrChange w:id="2459" w:author="China" w:date="2017-06-06T20:51:00Z">
              <w:rPr>
                <w:b/>
                <w:sz w:val="28"/>
              </w:rPr>
            </w:rPrChange>
          </w:rPr>
          <w:delText>(1)</w:delText>
        </w:r>
      </w:del>
      <w:ins w:id="2460" w:author="China" w:date="2017-06-06T21:10:00Z">
        <w:r>
          <w:rPr>
            <w:rFonts w:cs="Times New Roman"/>
          </w:rPr>
          <w:t>（1）</w:t>
        </w:r>
      </w:ins>
      <w:r>
        <w:rPr>
          <w:rFonts w:cs="Times New Roman"/>
          <w:b w:val="0"/>
          <w:sz w:val="24"/>
          <w:rPrChange w:id="2461" w:author="China" w:date="2017-06-06T20:51:00Z">
            <w:rPr>
              <w:b/>
              <w:sz w:val="28"/>
            </w:rPr>
          </w:rPrChange>
        </w:rPr>
        <w:t>FIR</w:t>
      </w:r>
      <w:r>
        <w:rPr>
          <w:rFonts w:hint="eastAsia" w:cs="Times New Roman"/>
          <w:b w:val="0"/>
          <w:sz w:val="24"/>
          <w:rPrChange w:id="2462" w:author="China" w:date="2017-06-06T20:51:00Z">
            <w:rPr>
              <w:rFonts w:hint="eastAsia"/>
              <w:b/>
              <w:sz w:val="28"/>
            </w:rPr>
          </w:rPrChange>
        </w:rPr>
        <w:t>数字滤波器</w:t>
      </w:r>
      <w:bookmarkEnd w:id="48"/>
    </w:p>
    <w:p>
      <w:pPr>
        <w:ind w:firstLine="480"/>
        <w:rPr>
          <w:rFonts w:cs="Times New Roman"/>
          <w:rPrChange w:id="2464" w:author="China" w:date="2017-06-06T20:51:00Z">
            <w:rPr/>
          </w:rPrChange>
        </w:rPr>
        <w:pPrChange w:id="2463" w:author="China" w:date="2017-06-09T13:23:00Z">
          <w:pPr>
            <w:ind w:firstLine="562"/>
          </w:pPr>
        </w:pPrChange>
      </w:pPr>
      <w:r>
        <w:rPr>
          <w:rFonts w:cs="Times New Roman"/>
          <w:b w:val="0"/>
          <w:sz w:val="24"/>
          <w:rPrChange w:id="2465" w:author="China" w:date="2017-06-06T20:51:00Z">
            <w:rPr>
              <w:b/>
              <w:sz w:val="28"/>
            </w:rPr>
          </w:rPrChange>
        </w:rPr>
        <w:t>FIR</w:t>
      </w:r>
      <w:r>
        <w:rPr>
          <w:rFonts w:hint="eastAsia" w:cs="Times New Roman"/>
          <w:b w:val="0"/>
          <w:sz w:val="24"/>
          <w:rPrChange w:id="2466" w:author="China" w:date="2017-06-06T20:51:00Z">
            <w:rPr>
              <w:rFonts w:hint="eastAsia"/>
              <w:b/>
              <w:sz w:val="28"/>
            </w:rPr>
          </w:rPrChange>
        </w:rPr>
        <w:t>又称为有限范围的单位冲激激励响应滤波器，指在一定的信号范围内系统的单位脉冲激励响应</w:t>
      </w:r>
      <w:ins w:id="2467" w:author="China" w:date="2017-06-06T21:14:00Z"/>
      <w:ins w:id="2468" w:author="China" w:date="2017-06-06T21:14:00Z"/>
      <w:ins w:id="2469" w:author="China" w:date="2017-06-06T21:14:00Z"/>
      <w:ins w:id="2470" w:author="China" w:date="2017-06-06T21:14:00Z">
        <w:r>
          <w:rPr>
            <w:position w:val="-10"/>
          </w:rPr>
          <w:object>
            <v:shape id="_x0000_i1069" o:spt="75" type="#_x0000_t75" style="height:16pt;width:23pt;" o:ole="t" filled="f" o:preferrelative="t" stroked="f" coordsize="21600,21600">
              <v:path/>
              <v:fill on="f" focussize="0,0"/>
              <v:stroke on="f" joinstyle="miter"/>
              <v:imagedata r:id="rId125" o:title=""/>
              <o:lock v:ext="edit" aspectratio="t"/>
              <w10:wrap type="none"/>
              <w10:anchorlock/>
            </v:shape>
            <o:OLEObject Type="Embed" ProgID="Equation.DSMT4" ShapeID="_x0000_i1069" DrawAspect="Content" ObjectID="_1468075781" r:id="rId124">
              <o:LockedField>false</o:LockedField>
            </o:OLEObject>
          </w:object>
        </w:r>
      </w:ins>
      <w:ins w:id="2472" w:author="China" w:date="2017-06-06T21:14:00Z"/>
      <w:del w:id="2473" w:author="China" w:date="2017-06-06T21:14:00Z">
        <w:r>
          <w:rPr>
            <w:rFonts w:cs="Times New Roman"/>
            <w:b w:val="0"/>
            <w:sz w:val="24"/>
            <w:rPrChange w:id="2474" w:author="China" w:date="2017-06-06T20:51:00Z">
              <w:rPr>
                <w:b/>
                <w:sz w:val="28"/>
              </w:rPr>
            </w:rPrChange>
          </w:rPr>
          <w:delText>h[k]</w:delText>
        </w:r>
      </w:del>
      <w:r>
        <w:rPr>
          <w:rFonts w:hint="eastAsia" w:cs="Times New Roman"/>
          <w:b w:val="0"/>
          <w:sz w:val="24"/>
          <w:rPrChange w:id="2475" w:author="China" w:date="2017-06-06T20:51:00Z">
            <w:rPr>
              <w:rFonts w:hint="eastAsia"/>
              <w:b/>
              <w:sz w:val="28"/>
            </w:rPr>
          </w:rPrChange>
        </w:rPr>
        <w:t>仅有非零值</w:t>
      </w:r>
      <w:r>
        <w:rPr>
          <w:rFonts w:hint="eastAsia" w:cs="Times New Roman"/>
          <w:b w:val="0"/>
          <w:sz w:val="24"/>
          <w:rPrChange w:id="2476" w:author="China" w:date="2017-06-06T20:51:00Z">
            <w:rPr>
              <w:rFonts w:hint="eastAsia"/>
              <w:b/>
              <w:sz w:val="28"/>
            </w:rPr>
          </w:rPrChange>
        </w:rPr>
        <w:t>的滤波器，是数字信号处理系统中最基本的元件，它能够在保证任何幅频特性的同时具有严格的</w:t>
      </w:r>
      <w:r>
        <w:rPr>
          <w:rFonts w:hint="eastAsia" w:cs="Times New Roman"/>
          <w:b w:val="0"/>
          <w:sz w:val="24"/>
          <w:rPrChange w:id="2477" w:author="China" w:date="2017-06-06T20:51:00Z">
            <w:rPr>
              <w:rFonts w:hint="eastAsia"/>
              <w:b/>
              <w:sz w:val="28"/>
            </w:rPr>
          </w:rPrChange>
        </w:rPr>
        <w:t>线性相频特征</w:t>
      </w:r>
      <w:r>
        <w:rPr>
          <w:rFonts w:hint="eastAsia" w:cs="Times New Roman"/>
          <w:b w:val="0"/>
          <w:sz w:val="24"/>
          <w:rPrChange w:id="2478" w:author="China" w:date="2017-06-06T20:51:00Z">
            <w:rPr>
              <w:rFonts w:hint="eastAsia"/>
              <w:b/>
              <w:sz w:val="28"/>
            </w:rPr>
          </w:rPrChange>
        </w:rPr>
        <w:t>，同时其单位抽样激励响应是有一定范围的，因此滤波器是平稳的系统。为了使信号滤波效果能够不发生失真，信号的采样速度一定要满足奈</w:t>
      </w:r>
      <w:r>
        <w:rPr>
          <w:rFonts w:hint="eastAsia" w:cs="Times New Roman"/>
          <w:b w:val="0"/>
          <w:sz w:val="24"/>
          <w:rPrChange w:id="2479" w:author="China" w:date="2017-06-06T20:51:00Z">
            <w:rPr>
              <w:rFonts w:hint="eastAsia"/>
              <w:b/>
              <w:sz w:val="28"/>
            </w:rPr>
          </w:rPrChange>
        </w:rPr>
        <w:t>奎</w:t>
      </w:r>
      <w:r>
        <w:rPr>
          <w:rFonts w:hint="eastAsia" w:cs="Times New Roman"/>
          <w:b w:val="0"/>
          <w:sz w:val="24"/>
          <w:rPrChange w:id="2480" w:author="China" w:date="2017-06-06T20:51:00Z">
            <w:rPr>
              <w:rFonts w:hint="eastAsia"/>
              <w:b/>
              <w:sz w:val="28"/>
            </w:rPr>
          </w:rPrChange>
        </w:rPr>
        <w:t>斯特定</w:t>
      </w:r>
      <w:r>
        <w:rPr>
          <w:rFonts w:hint="eastAsia" w:cs="Times New Roman"/>
          <w:b w:val="0"/>
          <w:sz w:val="24"/>
          <w:rPrChange w:id="2481" w:author="China" w:date="2017-06-06T20:51:00Z">
            <w:rPr>
              <w:rFonts w:hint="eastAsia"/>
              <w:b/>
              <w:sz w:val="28"/>
            </w:rPr>
          </w:rPrChange>
        </w:rPr>
        <w:t>理，平时取信号频率的截止频率的</w:t>
      </w:r>
      <w:r>
        <w:rPr>
          <w:rFonts w:cs="Times New Roman"/>
          <w:b w:val="0"/>
          <w:sz w:val="24"/>
          <w:rPrChange w:id="2482" w:author="China" w:date="2017-06-06T20:51:00Z">
            <w:rPr>
              <w:b/>
              <w:sz w:val="28"/>
            </w:rPr>
          </w:rPrChange>
        </w:rPr>
        <w:t>1020</w:t>
      </w:r>
      <w:r>
        <w:rPr>
          <w:rFonts w:hint="eastAsia" w:cs="Times New Roman"/>
          <w:b w:val="0"/>
          <w:sz w:val="24"/>
          <w:rPrChange w:id="2483" w:author="China" w:date="2017-06-06T20:51:00Z">
            <w:rPr>
              <w:rFonts w:hint="eastAsia"/>
              <w:b/>
              <w:sz w:val="28"/>
            </w:rPr>
          </w:rPrChange>
        </w:rPr>
        <w:t>倍</w:t>
      </w:r>
      <w:r>
        <w:rPr>
          <w:rFonts w:hint="eastAsia" w:cs="Times New Roman"/>
          <w:b w:val="0"/>
          <w:sz w:val="24"/>
          <w:rPrChange w:id="2484" w:author="China" w:date="2017-06-06T20:51:00Z">
            <w:rPr>
              <w:rFonts w:hint="eastAsia"/>
              <w:b/>
              <w:sz w:val="28"/>
            </w:rPr>
          </w:rPrChange>
        </w:rPr>
        <w:t>做为</w:t>
      </w:r>
      <w:r>
        <w:rPr>
          <w:rFonts w:hint="eastAsia" w:cs="Times New Roman"/>
          <w:b w:val="0"/>
          <w:sz w:val="24"/>
          <w:rPrChange w:id="2485" w:author="China" w:date="2017-06-06T20:51:00Z">
            <w:rPr>
              <w:rFonts w:hint="eastAsia"/>
              <w:b/>
              <w:sz w:val="28"/>
            </w:rPr>
          </w:rPrChange>
        </w:rPr>
        <w:t>采样频率，普遍可用速度较高的逐次逼进式</w:t>
      </w:r>
      <w:r>
        <w:rPr>
          <w:rFonts w:cs="Times New Roman"/>
          <w:b w:val="0"/>
          <w:sz w:val="24"/>
          <w:rPrChange w:id="2486" w:author="China" w:date="2017-06-06T20:51:00Z">
            <w:rPr>
              <w:b/>
              <w:sz w:val="28"/>
            </w:rPr>
          </w:rPrChange>
        </w:rPr>
        <w:t>A/D</w:t>
      </w:r>
      <w:r>
        <w:rPr>
          <w:rFonts w:hint="eastAsia" w:cs="Times New Roman"/>
          <w:b w:val="0"/>
          <w:sz w:val="24"/>
          <w:rPrChange w:id="2487" w:author="China" w:date="2017-06-06T20:51:00Z">
            <w:rPr>
              <w:rFonts w:hint="eastAsia"/>
              <w:b/>
              <w:sz w:val="28"/>
            </w:rPr>
          </w:rPrChange>
        </w:rPr>
        <w:t>转换器。</w:t>
      </w:r>
      <w:r>
        <w:rPr>
          <w:rFonts w:cs="Times New Roman"/>
          <w:b w:val="0"/>
          <w:sz w:val="24"/>
          <w:rPrChange w:id="2488" w:author="China" w:date="2017-06-06T20:51:00Z">
            <w:rPr>
              <w:b/>
              <w:sz w:val="28"/>
            </w:rPr>
          </w:rPrChange>
        </w:rPr>
        <w:t>M</w:t>
      </w:r>
      <w:r>
        <w:rPr>
          <w:rFonts w:hint="eastAsia" w:cs="Times New Roman"/>
          <w:b w:val="0"/>
          <w:sz w:val="24"/>
          <w:rPrChange w:id="2489" w:author="China" w:date="2017-06-06T20:51:00Z">
            <w:rPr>
              <w:rFonts w:hint="eastAsia"/>
              <w:b/>
              <w:sz w:val="28"/>
            </w:rPr>
          </w:rPrChange>
        </w:rPr>
        <w:t>阶</w:t>
      </w:r>
      <w:r>
        <w:rPr>
          <w:rFonts w:cs="Times New Roman"/>
          <w:b w:val="0"/>
          <w:sz w:val="24"/>
          <w:rPrChange w:id="2490" w:author="China" w:date="2017-06-06T20:51:00Z">
            <w:rPr>
              <w:b/>
              <w:sz w:val="28"/>
            </w:rPr>
          </w:rPrChange>
        </w:rPr>
        <w:t>FIR</w:t>
      </w:r>
      <w:r>
        <w:rPr>
          <w:rFonts w:hint="eastAsia" w:cs="Times New Roman"/>
          <w:b w:val="0"/>
          <w:sz w:val="24"/>
          <w:rPrChange w:id="2491" w:author="China" w:date="2017-06-06T20:51:00Z">
            <w:rPr>
              <w:rFonts w:hint="eastAsia"/>
              <w:b/>
              <w:sz w:val="28"/>
            </w:rPr>
          </w:rPrChange>
        </w:rPr>
        <w:t>滤波器的系统函数</w:t>
      </w:r>
      <w:r>
        <w:rPr>
          <w:rFonts w:cs="Times New Roman"/>
          <w:position w:val="-10"/>
        </w:rPr>
        <w:object>
          <v:shape id="_x0000_i1070" o:spt="75" type="#_x0000_t75" style="height:16pt;width:29pt;" o:ole="t" filled="f" o:preferrelative="t" stroked="f" coordsize="21600,21600">
            <v:path/>
            <v:fill on="f" focussize="0,0"/>
            <v:stroke on="f" joinstyle="miter"/>
            <v:imagedata r:id="rId127" o:title=""/>
            <o:lock v:ext="edit" aspectratio="t"/>
            <w10:wrap type="none"/>
            <w10:anchorlock/>
          </v:shape>
          <o:OLEObject Type="Embed" ProgID="Equation.3" ShapeID="_x0000_i1070" DrawAspect="Content" ObjectID="_1468075782" r:id="rId126">
            <o:LockedField>false</o:LockedField>
          </o:OLEObject>
        </w:object>
      </w:r>
      <w:r>
        <w:rPr>
          <w:rFonts w:hint="eastAsia" w:cs="Times New Roman"/>
          <w:b w:val="0"/>
          <w:sz w:val="24"/>
          <w:rPrChange w:id="2492" w:author="China" w:date="2017-06-06T20:51:00Z">
            <w:rPr>
              <w:rFonts w:hint="eastAsia"/>
              <w:b/>
              <w:sz w:val="28"/>
            </w:rPr>
          </w:rPrChange>
        </w:rPr>
        <w:t>为：</w:t>
      </w:r>
    </w:p>
    <w:p>
      <w:pPr>
        <w:spacing w:line="360" w:lineRule="auto"/>
        <w:ind w:firstLine="480"/>
        <w:jc w:val="right"/>
        <w:rPr>
          <w:rFonts w:cs="Times New Roman"/>
          <w:rPrChange w:id="2493" w:author="China" w:date="2017-06-06T20:51:00Z">
            <w:rPr/>
          </w:rPrChange>
        </w:rPr>
      </w:pPr>
      <w:r>
        <w:rPr>
          <w:rFonts w:cs="Times New Roman" w:eastAsiaTheme="majorEastAsia"/>
          <w:bCs/>
          <w:position w:val="-28"/>
        </w:rPr>
        <w:object>
          <v:shape id="_x0000_i1071" o:spt="75" type="#_x0000_t75" style="height:33.8pt;width:90.15pt;" o:ole="t" filled="f" o:preferrelative="t" stroked="f" coordsize="21600,21600">
            <v:path/>
            <v:fill on="f" focussize="0,0"/>
            <v:stroke on="f" joinstyle="miter"/>
            <v:imagedata r:id="rId129" o:title=""/>
            <o:lock v:ext="edit" aspectratio="t"/>
            <w10:wrap type="none"/>
            <w10:anchorlock/>
          </v:shape>
          <o:OLEObject Type="Embed" ProgID="Equation.3" ShapeID="_x0000_i1071" DrawAspect="Content" ObjectID="_1468075783" r:id="rId128">
            <o:LockedField>false</o:LockedField>
          </o:OLEObject>
        </w:object>
      </w:r>
      <w:r>
        <w:rPr>
          <w:rFonts w:ascii="Times New Roman" w:hAnsi="Times New Roman" w:cs="Times New Roman" w:eastAsiaTheme="majorEastAsia"/>
          <w:b w:val="0"/>
          <w:bCs/>
          <w:position w:val="-28"/>
          <w:sz w:val="24"/>
          <w:rPrChange w:id="2494" w:author="China" w:date="2017-06-06T20:51:00Z">
            <w:rPr>
              <w:rFonts w:asciiTheme="majorEastAsia" w:hAnsiTheme="majorEastAsia" w:eastAsiaTheme="majorEastAsia" w:cstheme="majorEastAsia"/>
              <w:b/>
              <w:bCs/>
              <w:position w:val="-28"/>
              <w:sz w:val="28"/>
            </w:rPr>
          </w:rPrChange>
        </w:rPr>
        <w:t xml:space="preserve">                       </w:t>
      </w:r>
      <w:r>
        <w:rPr>
          <w:rFonts w:cs="Times New Roman"/>
        </w:rPr>
        <w:t>(2.11)</w:t>
      </w:r>
    </w:p>
    <w:p>
      <w:pPr>
        <w:ind w:firstLine="480"/>
        <w:rPr>
          <w:rFonts w:cs="Times New Roman"/>
          <w:rPrChange w:id="2496" w:author="China" w:date="2017-06-06T20:51:00Z">
            <w:rPr/>
          </w:rPrChange>
        </w:rPr>
        <w:pPrChange w:id="2495" w:author="China" w:date="2017-06-09T13:23:00Z">
          <w:pPr>
            <w:ind w:firstLine="562"/>
          </w:pPr>
        </w:pPrChange>
      </w:pPr>
      <w:r>
        <w:rPr>
          <w:rFonts w:hint="eastAsia" w:cs="Times New Roman"/>
          <w:b w:val="0"/>
          <w:sz w:val="24"/>
          <w:rPrChange w:id="2497" w:author="China" w:date="2017-06-06T20:51:00Z">
            <w:rPr>
              <w:rFonts w:hint="eastAsia"/>
              <w:b/>
              <w:sz w:val="28"/>
            </w:rPr>
          </w:rPrChange>
        </w:rPr>
        <w:t>其中</w:t>
      </w:r>
      <w:r>
        <w:rPr>
          <w:rFonts w:cs="Times New Roman"/>
          <w:position w:val="-10"/>
        </w:rPr>
        <w:object>
          <v:shape id="_x0000_i1072" o:spt="75" type="#_x0000_t75" style="height:16pt;width:29pt;" o:ole="t" filled="f" o:preferrelative="t" stroked="f" coordsize="21600,21600">
            <v:path/>
            <v:fill on="f" focussize="0,0"/>
            <v:stroke on="f" joinstyle="miter"/>
            <v:imagedata r:id="rId131" o:title=""/>
            <o:lock v:ext="edit" aspectratio="t"/>
            <w10:wrap type="none"/>
            <w10:anchorlock/>
          </v:shape>
          <o:OLEObject Type="Embed" ProgID="Equation.3" ShapeID="_x0000_i1072" DrawAspect="Content" ObjectID="_1468075784" r:id="rId130">
            <o:LockedField>false</o:LockedField>
          </o:OLEObject>
        </w:object>
      </w:r>
      <w:r>
        <w:rPr>
          <w:rFonts w:hint="eastAsia" w:cs="Times New Roman"/>
          <w:b w:val="0"/>
          <w:sz w:val="24"/>
          <w:rPrChange w:id="2498" w:author="China" w:date="2017-06-06T20:51:00Z">
            <w:rPr>
              <w:rFonts w:hint="eastAsia"/>
              <w:b/>
              <w:sz w:val="28"/>
            </w:rPr>
          </w:rPrChange>
        </w:rPr>
        <w:t>是</w:t>
      </w:r>
      <w:r>
        <w:rPr>
          <w:rFonts w:cs="Times New Roman" w:eastAsiaTheme="majorEastAsia"/>
          <w:bCs/>
          <w:position w:val="-4"/>
        </w:rPr>
        <w:object>
          <v:shape id="_x0000_i1073" o:spt="75" type="#_x0000_t75" style="height:15.05pt;width:18.15pt;" o:ole="t" filled="f" o:preferrelative="t" stroked="f" coordsize="21600,21600">
            <v:path/>
            <v:fill on="f" focussize="0,0"/>
            <v:stroke on="f" joinstyle="miter"/>
            <v:imagedata r:id="rId133" o:title=""/>
            <o:lock v:ext="edit" aspectratio="t"/>
            <w10:wrap type="none"/>
            <w10:anchorlock/>
          </v:shape>
          <o:OLEObject Type="Embed" ProgID="Equation.3" ShapeID="_x0000_i1073" DrawAspect="Content" ObjectID="_1468075785" r:id="rId132">
            <o:LockedField>false</o:LockedField>
          </o:OLEObject>
        </w:object>
      </w:r>
      <w:r>
        <w:rPr>
          <w:rFonts w:cs="Times New Roman"/>
        </w:rPr>
        <w:t>的</w:t>
      </w:r>
      <w:r>
        <w:rPr>
          <w:rFonts w:cs="Times New Roman"/>
          <w:b w:val="0"/>
          <w:sz w:val="24"/>
          <w:rPrChange w:id="2499" w:author="China" w:date="2017-06-06T20:51:00Z">
            <w:rPr>
              <w:b/>
              <w:sz w:val="28"/>
            </w:rPr>
          </w:rPrChange>
        </w:rPr>
        <w:t>M</w:t>
      </w:r>
      <w:r>
        <w:rPr>
          <w:rFonts w:hint="eastAsia" w:cs="Times New Roman"/>
          <w:b w:val="0"/>
          <w:sz w:val="24"/>
          <w:rPrChange w:id="2500" w:author="China" w:date="2017-06-06T20:51:00Z">
            <w:rPr>
              <w:rFonts w:hint="eastAsia"/>
              <w:b/>
              <w:sz w:val="28"/>
            </w:rPr>
          </w:rPrChange>
        </w:rPr>
        <w:t>阶多相式，在一定范围内的</w:t>
      </w:r>
      <w:r>
        <w:rPr>
          <w:rFonts w:cs="Times New Roman"/>
          <w:position w:val="-4"/>
        </w:rPr>
        <w:object>
          <v:shape id="_x0000_i1074" o:spt="75" type="#_x0000_t75" style="height:10pt;width:10pt;" o:ole="t" filled="f" o:preferrelative="t" stroked="f" coordsize="21600,21600">
            <v:path/>
            <v:fill on="f" focussize="0,0"/>
            <v:stroke on="f" joinstyle="miter"/>
            <v:imagedata r:id="rId135" o:title=""/>
            <o:lock v:ext="edit" aspectratio="t"/>
            <w10:wrap type="none"/>
            <w10:anchorlock/>
          </v:shape>
          <o:OLEObject Type="Embed" ProgID="Equation.3" ShapeID="_x0000_i1074" DrawAspect="Content" ObjectID="_1468075786" r:id="rId134">
            <o:LockedField>false</o:LockedField>
          </o:OLEObject>
        </w:object>
      </w:r>
      <w:r>
        <w:rPr>
          <w:rFonts w:hint="eastAsia" w:cs="Times New Roman"/>
          <w:b w:val="0"/>
          <w:sz w:val="24"/>
          <w:rPrChange w:id="2501" w:author="China" w:date="2017-06-06T20:51:00Z">
            <w:rPr>
              <w:rFonts w:hint="eastAsia"/>
              <w:b/>
              <w:sz w:val="28"/>
            </w:rPr>
          </w:rPrChange>
        </w:rPr>
        <w:t>平面内</w:t>
      </w:r>
      <w:r>
        <w:rPr>
          <w:rFonts w:cs="Times New Roman"/>
          <w:position w:val="-10"/>
        </w:rPr>
        <w:object>
          <v:shape id="_x0000_i1075" o:spt="75" type="#_x0000_t75" style="height:16pt;width:29pt;" o:ole="t" filled="f" o:preferrelative="t" stroked="f" coordsize="21600,21600">
            <v:path/>
            <v:fill on="f" focussize="0,0"/>
            <v:stroke on="f" joinstyle="miter"/>
            <v:imagedata r:id="rId137" o:title=""/>
            <o:lock v:ext="edit" aspectratio="t"/>
            <w10:wrap type="none"/>
            <w10:anchorlock/>
          </v:shape>
          <o:OLEObject Type="Embed" ProgID="Equation.3" ShapeID="_x0000_i1075" DrawAspect="Content" ObjectID="_1468075787" r:id="rId136">
            <o:LockedField>false</o:LockedField>
          </o:OLEObject>
        </w:object>
      </w:r>
      <w:r>
        <w:rPr>
          <w:rFonts w:hint="eastAsia" w:cs="Times New Roman"/>
          <w:b w:val="0"/>
          <w:sz w:val="24"/>
          <w:rPrChange w:id="2502" w:author="China" w:date="2017-06-06T20:51:00Z">
            <w:rPr>
              <w:rFonts w:hint="eastAsia"/>
              <w:b/>
              <w:sz w:val="28"/>
            </w:rPr>
          </w:rPrChange>
        </w:rPr>
        <w:t>有</w:t>
      </w:r>
      <w:r>
        <w:rPr>
          <w:rFonts w:cs="Times New Roman"/>
          <w:b w:val="0"/>
          <w:sz w:val="24"/>
          <w:rPrChange w:id="2503" w:author="China" w:date="2017-06-06T20:51:00Z">
            <w:rPr>
              <w:b/>
              <w:sz w:val="28"/>
            </w:rPr>
          </w:rPrChange>
        </w:rPr>
        <w:t>M</w:t>
      </w:r>
      <w:r>
        <w:rPr>
          <w:rFonts w:hint="eastAsia" w:cs="Times New Roman"/>
          <w:b w:val="0"/>
          <w:sz w:val="24"/>
          <w:rPrChange w:id="2504" w:author="China" w:date="2017-06-06T20:51:00Z">
            <w:rPr>
              <w:rFonts w:hint="eastAsia"/>
              <w:b/>
              <w:sz w:val="28"/>
            </w:rPr>
          </w:rPrChange>
        </w:rPr>
        <w:t>个</w:t>
      </w:r>
      <w:r>
        <w:rPr>
          <w:rFonts w:hint="eastAsia" w:cs="Times New Roman"/>
          <w:b w:val="0"/>
          <w:sz w:val="24"/>
          <w:rPrChange w:id="2505" w:author="China" w:date="2017-06-06T20:51:00Z">
            <w:rPr>
              <w:rFonts w:hint="eastAsia"/>
              <w:b/>
              <w:sz w:val="28"/>
            </w:rPr>
          </w:rPrChange>
        </w:rPr>
        <w:t>零点，在</w:t>
      </w:r>
      <w:r>
        <w:rPr>
          <w:rFonts w:cs="Times New Roman"/>
          <w:position w:val="-4"/>
        </w:rPr>
        <w:object>
          <v:shape id="_x0000_i1076" o:spt="75" type="#_x0000_t75" style="height:10pt;width:10pt;" o:ole="t" filled="f" o:preferrelative="t" stroked="f" coordsize="21600,21600">
            <v:path/>
            <v:fill on="f" focussize="0,0"/>
            <v:stroke on="f" joinstyle="miter"/>
            <v:imagedata r:id="rId135" o:title=""/>
            <o:lock v:ext="edit" aspectratio="t"/>
            <w10:wrap type="none"/>
            <w10:anchorlock/>
          </v:shape>
          <o:OLEObject Type="Embed" ProgID="Equation.3" ShapeID="_x0000_i1076" DrawAspect="Content" ObjectID="_1468075788" r:id="rId138">
            <o:LockedField>false</o:LockedField>
          </o:OLEObject>
        </w:object>
      </w:r>
      <w:r>
        <w:rPr>
          <w:rFonts w:hint="eastAsia" w:cs="Times New Roman"/>
          <w:b w:val="0"/>
          <w:sz w:val="24"/>
          <w:rPrChange w:id="2506" w:author="China" w:date="2017-06-06T20:51:00Z">
            <w:rPr>
              <w:rFonts w:hint="eastAsia"/>
              <w:b/>
              <w:sz w:val="28"/>
            </w:rPr>
          </w:rPrChange>
        </w:rPr>
        <w:t>平面上原点</w:t>
      </w:r>
      <w:r>
        <w:rPr>
          <w:rFonts w:cs="Times New Roman"/>
          <w:position w:val="-4"/>
        </w:rPr>
        <w:object>
          <v:shape id="_x0000_i1077" o:spt="75" type="#_x0000_t75" style="height:10pt;width:10pt;" o:ole="t" filled="f" o:preferrelative="t" stroked="f" coordsize="21600,21600">
            <v:path/>
            <v:fill on="f" focussize="0,0"/>
            <v:stroke on="f" joinstyle="miter"/>
            <v:imagedata r:id="rId135" o:title=""/>
            <o:lock v:ext="edit" aspectratio="t"/>
            <w10:wrap type="none"/>
            <w10:anchorlock/>
          </v:shape>
          <o:OLEObject Type="Embed" ProgID="Equation.3" ShapeID="_x0000_i1077" DrawAspect="Content" ObjectID="_1468075789" r:id="rId139">
            <o:LockedField>false</o:LockedField>
          </o:OLEObject>
        </w:object>
      </w:r>
      <w:r>
        <w:rPr>
          <w:rFonts w:cs="Times New Roman"/>
          <w:b w:val="0"/>
          <w:sz w:val="24"/>
          <w:rPrChange w:id="2507" w:author="China" w:date="2017-06-06T20:51:00Z">
            <w:rPr>
              <w:b/>
              <w:sz w:val="28"/>
            </w:rPr>
          </w:rPrChange>
        </w:rPr>
        <w:t>=0</w:t>
      </w:r>
      <w:r>
        <w:rPr>
          <w:rFonts w:hint="eastAsia" w:cs="Times New Roman"/>
          <w:b w:val="0"/>
          <w:sz w:val="24"/>
          <w:rPrChange w:id="2508" w:author="China" w:date="2017-06-06T20:51:00Z">
            <w:rPr>
              <w:rFonts w:hint="eastAsia"/>
              <w:b/>
              <w:sz w:val="28"/>
            </w:rPr>
          </w:rPrChange>
        </w:rPr>
        <w:t>有</w:t>
      </w:r>
      <w:r>
        <w:rPr>
          <w:rFonts w:cs="Times New Roman"/>
          <w:b w:val="0"/>
          <w:sz w:val="24"/>
          <w:rPrChange w:id="2509" w:author="China" w:date="2017-06-06T20:51:00Z">
            <w:rPr>
              <w:b/>
              <w:sz w:val="28"/>
            </w:rPr>
          </w:rPrChange>
        </w:rPr>
        <w:t>M</w:t>
      </w:r>
      <w:r>
        <w:rPr>
          <w:rFonts w:hint="eastAsia" w:cs="Times New Roman"/>
          <w:b w:val="0"/>
          <w:sz w:val="24"/>
          <w:rPrChange w:id="2510" w:author="China" w:date="2017-06-06T20:51:00Z">
            <w:rPr>
              <w:rFonts w:hint="eastAsia"/>
              <w:b/>
              <w:sz w:val="28"/>
            </w:rPr>
          </w:rPrChange>
        </w:rPr>
        <w:t>个</w:t>
      </w:r>
      <w:r>
        <w:rPr>
          <w:rFonts w:hint="eastAsia" w:cs="Times New Roman"/>
          <w:b w:val="0"/>
          <w:sz w:val="24"/>
          <w:rPrChange w:id="2511" w:author="China" w:date="2017-06-06T20:51:00Z">
            <w:rPr>
              <w:rFonts w:hint="eastAsia"/>
              <w:b/>
              <w:sz w:val="28"/>
            </w:rPr>
          </w:rPrChange>
        </w:rPr>
        <w:t>极点。</w:t>
      </w:r>
    </w:p>
    <w:p>
      <w:pPr>
        <w:ind w:firstLine="480"/>
        <w:rPr>
          <w:rFonts w:cs="Times New Roman"/>
          <w:rPrChange w:id="2513" w:author="China" w:date="2017-06-06T20:51:00Z">
            <w:rPr/>
          </w:rPrChange>
        </w:rPr>
        <w:pPrChange w:id="2512" w:author="China" w:date="2017-06-09T13:23:00Z">
          <w:pPr>
            <w:ind w:firstLine="562"/>
          </w:pPr>
        </w:pPrChange>
      </w:pPr>
      <w:r>
        <w:rPr>
          <w:rFonts w:cs="Times New Roman"/>
          <w:b w:val="0"/>
          <w:sz w:val="24"/>
          <w:rPrChange w:id="2514" w:author="China" w:date="2017-06-06T20:51:00Z">
            <w:rPr>
              <w:b/>
              <w:sz w:val="28"/>
            </w:rPr>
          </w:rPrChange>
        </w:rPr>
        <w:t>FIR</w:t>
      </w:r>
      <w:r>
        <w:rPr>
          <w:rFonts w:hint="eastAsia" w:cs="Times New Roman"/>
          <w:b w:val="0"/>
          <w:sz w:val="24"/>
          <w:rPrChange w:id="2515" w:author="China" w:date="2017-06-06T20:51:00Z">
            <w:rPr>
              <w:rFonts w:hint="eastAsia"/>
              <w:b/>
              <w:sz w:val="28"/>
            </w:rPr>
          </w:rPrChange>
        </w:rPr>
        <w:t>滤波器的频率响应</w:t>
      </w:r>
      <w:r>
        <w:rPr>
          <w:rFonts w:cs="Times New Roman" w:eastAsiaTheme="majorEastAsia"/>
          <w:bCs/>
          <w:position w:val="-10"/>
        </w:rPr>
        <w:object>
          <v:shape id="_x0000_i1078" o:spt="75" type="#_x0000_t75" style="height:18.15pt;width:38.8pt;" o:ole="t" filled="f" o:preferrelative="t" stroked="f" coordsize="21600,21600">
            <v:path/>
            <v:fill on="f" focussize="0,0"/>
            <v:stroke on="f" joinstyle="miter"/>
            <v:imagedata r:id="rId141" o:title=""/>
            <o:lock v:ext="edit" aspectratio="t"/>
            <w10:wrap type="none"/>
            <w10:anchorlock/>
          </v:shape>
          <o:OLEObject Type="Embed" ProgID="Equation.3" ShapeID="_x0000_i1078" DrawAspect="Content" ObjectID="_1468075790" r:id="rId140">
            <o:LockedField>false</o:LockedField>
          </o:OLEObject>
        </w:object>
      </w:r>
      <w:r>
        <w:rPr>
          <w:rFonts w:cs="Times New Roman"/>
        </w:rPr>
        <w:t>为</w:t>
      </w:r>
      <w:r>
        <w:rPr>
          <w:rFonts w:hint="eastAsia" w:cs="Times New Roman"/>
          <w:b w:val="0"/>
          <w:sz w:val="24"/>
          <w:rPrChange w:id="2516" w:author="China" w:date="2017-06-06T20:51:00Z">
            <w:rPr>
              <w:rFonts w:hint="eastAsia"/>
              <w:b/>
              <w:sz w:val="28"/>
            </w:rPr>
          </w:rPrChange>
        </w:rPr>
        <w:t>：</w:t>
      </w:r>
    </w:p>
    <w:p>
      <w:pPr>
        <w:spacing w:line="360" w:lineRule="auto"/>
        <w:ind w:firstLine="480"/>
        <w:jc w:val="right"/>
        <w:rPr>
          <w:rFonts w:cs="Times New Roman"/>
          <w:rPrChange w:id="2517" w:author="China" w:date="2017-06-06T20:51:00Z">
            <w:rPr/>
          </w:rPrChange>
        </w:rPr>
      </w:pPr>
      <w:r>
        <w:rPr>
          <w:rFonts w:cs="Times New Roman" w:eastAsiaTheme="majorEastAsia"/>
          <w:bCs/>
          <w:position w:val="-28"/>
        </w:rPr>
        <w:object>
          <v:shape id="_x0000_i1079" o:spt="75" type="#_x0000_t75" style="height:33.8pt;width:108.3pt;" o:ole="t" filled="f" o:preferrelative="t" stroked="f" coordsize="21600,21600">
            <v:path/>
            <v:fill on="f" focussize="0,0"/>
            <v:stroke on="f" joinstyle="miter"/>
            <v:imagedata r:id="rId143" o:title=""/>
            <o:lock v:ext="edit" aspectratio="t"/>
            <w10:wrap type="none"/>
            <w10:anchorlock/>
          </v:shape>
          <o:OLEObject Type="Embed" ProgID="Equation.3" ShapeID="_x0000_i1079" DrawAspect="Content" ObjectID="_1468075791" r:id="rId142">
            <o:LockedField>false</o:LockedField>
          </o:OLEObject>
        </w:object>
      </w:r>
      <w:r>
        <w:rPr>
          <w:rFonts w:ascii="Times New Roman" w:hAnsi="Times New Roman" w:cs="Times New Roman" w:eastAsiaTheme="majorEastAsia"/>
          <w:b w:val="0"/>
          <w:bCs/>
          <w:position w:val="-28"/>
          <w:sz w:val="24"/>
          <w:rPrChange w:id="2518" w:author="China" w:date="2017-06-06T20:51:00Z">
            <w:rPr>
              <w:rFonts w:asciiTheme="majorEastAsia" w:hAnsiTheme="majorEastAsia" w:eastAsiaTheme="majorEastAsia" w:cstheme="majorEastAsia"/>
              <w:b/>
              <w:bCs/>
              <w:position w:val="-28"/>
              <w:sz w:val="28"/>
            </w:rPr>
          </w:rPrChange>
        </w:rPr>
        <w:t xml:space="preserve">                     </w:t>
      </w:r>
      <w:r>
        <w:rPr>
          <w:rFonts w:cs="Times New Roman"/>
        </w:rPr>
        <w:t>(2.12)</w:t>
      </w:r>
    </w:p>
    <w:p>
      <w:pPr>
        <w:ind w:firstLine="480"/>
        <w:rPr>
          <w:rFonts w:cs="Times New Roman"/>
          <w:rPrChange w:id="2520" w:author="China" w:date="2017-06-06T20:51:00Z">
            <w:rPr/>
          </w:rPrChange>
        </w:rPr>
        <w:pPrChange w:id="2519" w:author="China" w:date="2017-06-09T13:23:00Z">
          <w:pPr>
            <w:ind w:firstLine="562"/>
          </w:pPr>
        </w:pPrChange>
      </w:pPr>
      <w:r>
        <w:rPr>
          <w:rFonts w:hint="eastAsia" w:cs="Times New Roman"/>
          <w:b w:val="0"/>
          <w:sz w:val="24"/>
          <w:rPrChange w:id="2521" w:author="China" w:date="2017-06-06T20:51:00Z">
            <w:rPr>
              <w:rFonts w:hint="eastAsia"/>
              <w:b/>
              <w:sz w:val="28"/>
            </w:rPr>
          </w:rPrChange>
        </w:rPr>
        <w:t>它的另一种表示方法为：</w:t>
      </w:r>
    </w:p>
    <w:p>
      <w:pPr>
        <w:ind w:firstLine="480"/>
        <w:jc w:val="right"/>
        <w:rPr>
          <w:rFonts w:cs="Times New Roman"/>
          <w:rPrChange w:id="2522" w:author="China" w:date="2017-06-06T20:51:00Z">
            <w:rPr/>
          </w:rPrChange>
        </w:rPr>
      </w:pPr>
      <w:r>
        <w:rPr>
          <w:rFonts w:cs="Times New Roman" w:eastAsiaTheme="majorEastAsia"/>
          <w:bCs/>
          <w:position w:val="-10"/>
        </w:rPr>
        <w:object>
          <v:shape id="_x0000_i1080" o:spt="75" type="#_x0000_t75" style="height:18.15pt;width:112.05pt;" o:ole="t" filled="f" o:preferrelative="t" stroked="f" coordsize="21600,21600">
            <v:path/>
            <v:fill on="f" focussize="0,0"/>
            <v:stroke on="f" joinstyle="miter"/>
            <v:imagedata r:id="rId145" o:title=""/>
            <o:lock v:ext="edit" aspectratio="t"/>
            <w10:wrap type="none"/>
            <w10:anchorlock/>
          </v:shape>
          <o:OLEObject Type="Embed" ProgID="Equation.3" ShapeID="_x0000_i1080" DrawAspect="Content" ObjectID="_1468075792" r:id="rId144">
            <o:LockedField>false</o:LockedField>
          </o:OLEObject>
        </w:object>
      </w:r>
      <w:r>
        <w:rPr>
          <w:rFonts w:ascii="Times New Roman" w:hAnsi="Times New Roman" w:cs="Times New Roman" w:eastAsiaTheme="majorEastAsia"/>
          <w:b w:val="0"/>
          <w:bCs/>
          <w:position w:val="-10"/>
          <w:sz w:val="24"/>
          <w:rPrChange w:id="2523" w:author="China" w:date="2017-06-06T20:51:00Z">
            <w:rPr>
              <w:rFonts w:asciiTheme="majorEastAsia" w:hAnsiTheme="majorEastAsia" w:eastAsiaTheme="majorEastAsia" w:cstheme="majorEastAsia"/>
              <w:b/>
              <w:bCs/>
              <w:position w:val="-10"/>
              <w:sz w:val="28"/>
            </w:rPr>
          </w:rPrChange>
        </w:rPr>
        <w:t xml:space="preserve">                     </w:t>
      </w:r>
      <w:r>
        <w:rPr>
          <w:rFonts w:cs="Times New Roman"/>
        </w:rPr>
        <w:t>(2.13)</w:t>
      </w:r>
    </w:p>
    <w:p>
      <w:pPr>
        <w:ind w:firstLine="480"/>
        <w:rPr>
          <w:rFonts w:cs="Times New Roman"/>
          <w:rPrChange w:id="2525" w:author="China" w:date="2017-06-06T20:51:00Z">
            <w:rPr/>
          </w:rPrChange>
        </w:rPr>
        <w:pPrChange w:id="2524" w:author="China" w:date="2017-06-09T13:23:00Z">
          <w:pPr>
            <w:ind w:firstLine="562"/>
          </w:pPr>
        </w:pPrChange>
      </w:pPr>
      <w:r>
        <w:rPr>
          <w:rFonts w:hint="eastAsia" w:cs="Times New Roman"/>
          <w:b w:val="0"/>
          <w:sz w:val="24"/>
          <w:rPrChange w:id="2526" w:author="China" w:date="2017-06-06T20:51:00Z">
            <w:rPr>
              <w:rFonts w:hint="eastAsia"/>
              <w:b/>
              <w:sz w:val="28"/>
            </w:rPr>
          </w:rPrChange>
        </w:rPr>
        <w:t>其中</w:t>
      </w:r>
      <w:r>
        <w:rPr>
          <w:rFonts w:cs="Times New Roman" w:eastAsiaTheme="majorEastAsia"/>
          <w:bCs/>
          <w:position w:val="-10"/>
        </w:rPr>
        <w:object>
          <v:shape id="_x0000_i1081" o:spt="75" type="#_x0000_t75" style="height:18.15pt;width:46.95pt;" o:ole="t" filled="f" o:preferrelative="t" stroked="f" coordsize="21600,21600">
            <v:path/>
            <v:fill on="f" focussize="0,0"/>
            <v:stroke on="f" joinstyle="miter"/>
            <v:imagedata r:id="rId147" o:title=""/>
            <o:lock v:ext="edit" aspectratio="t"/>
            <w10:wrap type="none"/>
            <w10:anchorlock/>
          </v:shape>
          <o:OLEObject Type="Embed" ProgID="Equation.3" ShapeID="_x0000_i1081" DrawAspect="Content" ObjectID="_1468075793" r:id="rId146">
            <o:LockedField>false</o:LockedField>
          </o:OLEObject>
        </w:object>
      </w:r>
      <w:r>
        <w:rPr>
          <w:rFonts w:cs="Times New Roman"/>
        </w:rPr>
        <w:t>和</w:t>
      </w:r>
      <w:r>
        <w:rPr>
          <w:rFonts w:cs="Times New Roman" w:eastAsiaTheme="majorEastAsia"/>
          <w:bCs/>
          <w:position w:val="-10"/>
        </w:rPr>
        <w:object>
          <v:shape id="_x0000_i1082" o:spt="75" type="#_x0000_t75" style="height:16.3pt;width:28.15pt;" o:ole="t" filled="f" o:preferrelative="t" stroked="f" coordsize="21600,21600">
            <v:path/>
            <v:fill on="f" focussize="0,0"/>
            <v:stroke on="f" joinstyle="miter"/>
            <v:imagedata r:id="rId149" o:title=""/>
            <o:lock v:ext="edit" aspectratio="t"/>
            <w10:wrap type="none"/>
            <w10:anchorlock/>
          </v:shape>
          <o:OLEObject Type="Embed" ProgID="Equation.3" ShapeID="_x0000_i1082" DrawAspect="Content" ObjectID="_1468075794" r:id="rId148">
            <o:LockedField>false</o:LockedField>
          </o:OLEObject>
        </w:object>
      </w:r>
      <w:r>
        <w:rPr>
          <w:rFonts w:cs="Times New Roman"/>
        </w:rPr>
        <w:t>分别为整个滤波系统的幅度激励和相位响应。</w:t>
      </w:r>
    </w:p>
    <w:p>
      <w:pPr>
        <w:ind w:firstLine="480"/>
        <w:rPr>
          <w:rFonts w:cs="Times New Roman"/>
          <w:rPrChange w:id="2528" w:author="China" w:date="2017-06-06T20:51:00Z">
            <w:rPr/>
          </w:rPrChange>
        </w:rPr>
        <w:pPrChange w:id="2527" w:author="China" w:date="2017-06-09T13:23:00Z">
          <w:pPr>
            <w:ind w:firstLine="562"/>
          </w:pPr>
        </w:pPrChange>
      </w:pPr>
      <w:r>
        <w:rPr>
          <w:rFonts w:hint="eastAsia" w:cs="Times New Roman"/>
          <w:b w:val="0"/>
          <w:sz w:val="24"/>
          <w:rPrChange w:id="2529" w:author="China" w:date="2017-06-06T20:51:00Z">
            <w:rPr>
              <w:rFonts w:hint="eastAsia"/>
              <w:b/>
              <w:sz w:val="28"/>
            </w:rPr>
          </w:rPrChange>
        </w:rPr>
        <w:t>若系统的相位响应</w:t>
      </w:r>
      <w:r>
        <w:rPr>
          <w:rFonts w:cs="Times New Roman" w:eastAsiaTheme="majorEastAsia"/>
          <w:bCs/>
          <w:position w:val="-10"/>
        </w:rPr>
        <w:object>
          <v:shape id="_x0000_i1083" o:spt="75" type="#_x0000_t75" style="height:16.3pt;width:28.15pt;" o:ole="t" filled="f" o:preferrelative="t" stroked="f" coordsize="21600,21600">
            <v:path/>
            <v:fill on="f" focussize="0,0"/>
            <v:stroke on="f" joinstyle="miter"/>
            <v:imagedata r:id="rId149" o:title=""/>
            <o:lock v:ext="edit" aspectratio="t"/>
            <w10:wrap type="none"/>
            <w10:anchorlock/>
          </v:shape>
          <o:OLEObject Type="Embed" ProgID="Equation.3" ShapeID="_x0000_i1083" DrawAspect="Content" ObjectID="_1468075795" r:id="rId150">
            <o:LockedField>false</o:LockedField>
          </o:OLEObject>
        </w:object>
      </w:r>
      <w:r>
        <w:rPr>
          <w:rFonts w:cs="Times New Roman"/>
        </w:rPr>
        <w:t>满足下面的条件</w:t>
      </w:r>
    </w:p>
    <w:p>
      <w:pPr>
        <w:ind w:firstLine="480"/>
        <w:jc w:val="right"/>
        <w:rPr>
          <w:rFonts w:cs="Times New Roman"/>
          <w:rPrChange w:id="2530" w:author="China" w:date="2017-06-06T20:51:00Z">
            <w:rPr/>
          </w:rPrChange>
        </w:rPr>
      </w:pPr>
      <w:r>
        <w:rPr>
          <w:rFonts w:cs="Times New Roman" w:eastAsiaTheme="majorEastAsia"/>
          <w:bCs/>
          <w:position w:val="-10"/>
        </w:rPr>
        <w:object>
          <v:shape id="_x0000_i1084" o:spt="75" type="#_x0000_t75" style="height:16.3pt;width:63.25pt;" o:ole="t" filled="f" o:preferrelative="t" stroked="f" coordsize="21600,21600">
            <v:path/>
            <v:fill on="f" focussize="0,0"/>
            <v:stroke on="f" joinstyle="miter"/>
            <v:imagedata r:id="rId152" o:title=""/>
            <o:lock v:ext="edit" aspectratio="t"/>
            <w10:wrap type="none"/>
            <w10:anchorlock/>
          </v:shape>
          <o:OLEObject Type="Embed" ProgID="Equation.3" ShapeID="_x0000_i1084" DrawAspect="Content" ObjectID="_1468075796" r:id="rId151">
            <o:LockedField>false</o:LockedField>
          </o:OLEObject>
        </w:object>
      </w:r>
      <w:r>
        <w:rPr>
          <w:rFonts w:ascii="Times New Roman" w:hAnsi="Times New Roman" w:cs="Times New Roman" w:eastAsiaTheme="majorEastAsia"/>
          <w:b w:val="0"/>
          <w:bCs/>
          <w:position w:val="-10"/>
          <w:sz w:val="24"/>
          <w:rPrChange w:id="2531" w:author="China" w:date="2017-06-06T20:51:00Z">
            <w:rPr>
              <w:rFonts w:asciiTheme="majorEastAsia" w:hAnsiTheme="majorEastAsia" w:eastAsiaTheme="majorEastAsia" w:cstheme="majorEastAsia"/>
              <w:b/>
              <w:bCs/>
              <w:position w:val="-10"/>
              <w:sz w:val="28"/>
            </w:rPr>
          </w:rPrChange>
        </w:rPr>
        <w:t xml:space="preserve">                          </w:t>
      </w:r>
      <w:r>
        <w:rPr>
          <w:rFonts w:cs="Times New Roman"/>
        </w:rPr>
        <w:t>(2.14)</w:t>
      </w:r>
    </w:p>
    <w:p>
      <w:pPr>
        <w:ind w:firstLine="480"/>
        <w:rPr>
          <w:rFonts w:cs="Times New Roman"/>
          <w:rPrChange w:id="2533" w:author="China" w:date="2017-06-06T20:51:00Z">
            <w:rPr/>
          </w:rPrChange>
        </w:rPr>
        <w:pPrChange w:id="2532" w:author="China" w:date="2017-06-09T13:23:00Z">
          <w:pPr>
            <w:ind w:firstLine="562"/>
          </w:pPr>
        </w:pPrChange>
      </w:pPr>
      <w:r>
        <w:rPr>
          <w:rFonts w:hint="eastAsia" w:cs="Times New Roman"/>
          <w:b w:val="0"/>
          <w:sz w:val="24"/>
          <w:rPrChange w:id="2534" w:author="China" w:date="2017-06-06T20:51:00Z">
            <w:rPr>
              <w:rFonts w:hint="eastAsia"/>
              <w:b/>
              <w:sz w:val="28"/>
            </w:rPr>
          </w:rPrChange>
        </w:rPr>
        <w:t>即系统的群延时是一个与</w:t>
      </w:r>
      <w:r>
        <w:rPr>
          <w:rFonts w:cs="Times New Roman" w:eastAsiaTheme="majorEastAsia"/>
          <w:bCs/>
          <w:position w:val="-4"/>
        </w:rPr>
        <w:object>
          <v:shape id="_x0000_i1085" o:spt="75" type="#_x0000_t75" style="height:13.15pt;width:13.15pt;" o:ole="t" filled="f" o:preferrelative="t" stroked="f" coordsize="21600,21600">
            <v:path/>
            <v:fill on="f" focussize="0,0"/>
            <v:stroke on="f" joinstyle="miter"/>
            <v:imagedata r:id="rId154" o:title=""/>
            <o:lock v:ext="edit" aspectratio="t"/>
            <w10:wrap type="none"/>
            <w10:anchorlock/>
          </v:shape>
          <o:OLEObject Type="Embed" ProgID="Equation.3" ShapeID="_x0000_i1085" DrawAspect="Content" ObjectID="_1468075797" r:id="rId153">
            <o:LockedField>false</o:LockedField>
          </o:OLEObject>
        </w:object>
      </w:r>
      <w:r>
        <w:rPr>
          <w:rFonts w:hint="eastAsia" w:cs="Times New Roman"/>
          <w:b w:val="0"/>
          <w:sz w:val="24"/>
          <w:rPrChange w:id="2535" w:author="China" w:date="2017-06-06T20:51:00Z">
            <w:rPr>
              <w:rFonts w:hint="eastAsia"/>
              <w:b/>
              <w:sz w:val="28"/>
            </w:rPr>
          </w:rPrChange>
        </w:rPr>
        <w:t>没有关系的常数</w:t>
      </w:r>
      <w:r>
        <w:rPr>
          <w:rFonts w:cs="Times New Roman" w:eastAsiaTheme="majorEastAsia"/>
          <w:bCs/>
          <w:position w:val="-6"/>
        </w:rPr>
        <w:object>
          <v:shape id="_x0000_i1086" o:spt="75" type="#_x0000_t75" style="height:11.25pt;width:11.9pt;" o:ole="t" filled="f" o:preferrelative="t" stroked="f" coordsize="21600,21600">
            <v:path/>
            <v:fill on="f" focussize="0,0"/>
            <v:stroke on="f" joinstyle="miter"/>
            <v:imagedata r:id="rId156" o:title=""/>
            <o:lock v:ext="edit" aspectratio="t"/>
            <w10:wrap type="none"/>
            <w10:anchorlock/>
          </v:shape>
          <o:OLEObject Type="Embed" ProgID="Equation.3" ShapeID="_x0000_i1086" DrawAspect="Content" ObjectID="_1468075798" r:id="rId155">
            <o:LockedField>false</o:LockedField>
          </o:OLEObject>
        </w:object>
      </w:r>
      <w:r>
        <w:rPr>
          <w:rFonts w:hint="eastAsia" w:cs="Times New Roman"/>
          <w:b w:val="0"/>
          <w:sz w:val="24"/>
          <w:rPrChange w:id="2536" w:author="China" w:date="2017-06-06T20:51:00Z">
            <w:rPr>
              <w:rFonts w:hint="eastAsia"/>
              <w:b/>
              <w:sz w:val="28"/>
            </w:rPr>
          </w:rPrChange>
        </w:rPr>
        <w:t>，称为系统</w:t>
      </w:r>
      <w:r>
        <w:rPr>
          <w:rFonts w:cs="Times New Roman"/>
          <w:position w:val="-10"/>
        </w:rPr>
        <w:object>
          <v:shape id="_x0000_i1087" o:spt="75" type="#_x0000_t75" style="height:16pt;width:29pt;" o:ole="t" filled="f" o:preferrelative="t" stroked="f" coordsize="21600,21600">
            <v:path/>
            <v:fill on="f" focussize="0,0"/>
            <v:stroke on="f" joinstyle="miter"/>
            <v:imagedata r:id="rId158" o:title=""/>
            <o:lock v:ext="edit" aspectratio="t"/>
            <w10:wrap type="none"/>
            <w10:anchorlock/>
          </v:shape>
          <o:OLEObject Type="Embed" ProgID="Equation.3" ShapeID="_x0000_i1087" DrawAspect="Content" ObjectID="_1468075799" r:id="rId157">
            <o:LockedField>false</o:LockedField>
          </o:OLEObject>
        </w:object>
      </w:r>
      <w:r>
        <w:rPr>
          <w:rFonts w:hint="eastAsia" w:cs="Times New Roman"/>
          <w:b w:val="0"/>
          <w:sz w:val="24"/>
          <w:rPrChange w:id="2537" w:author="China" w:date="2017-06-06T20:51:00Z">
            <w:rPr>
              <w:rFonts w:hint="eastAsia"/>
              <w:b/>
              <w:sz w:val="28"/>
            </w:rPr>
          </w:rPrChange>
        </w:rPr>
        <w:t>具备较好的线性相位。</w:t>
      </w:r>
    </w:p>
    <w:p>
      <w:pPr>
        <w:ind w:firstLine="480"/>
        <w:rPr>
          <w:rFonts w:cs="Times New Roman"/>
          <w:rPrChange w:id="2539" w:author="China" w:date="2017-06-06T20:51:00Z">
            <w:rPr/>
          </w:rPrChange>
        </w:rPr>
        <w:pPrChange w:id="2538" w:author="China" w:date="2017-06-09T13:23:00Z">
          <w:pPr>
            <w:ind w:firstLine="562"/>
          </w:pPr>
        </w:pPrChange>
      </w:pPr>
      <w:r>
        <w:rPr>
          <w:rFonts w:hint="eastAsia" w:cs="Times New Roman"/>
          <w:b w:val="0"/>
          <w:sz w:val="24"/>
          <w:rPrChange w:id="2540" w:author="China" w:date="2017-06-06T20:51:00Z">
            <w:rPr>
              <w:rFonts w:hint="eastAsia"/>
              <w:b/>
              <w:sz w:val="28"/>
            </w:rPr>
          </w:rPrChange>
        </w:rPr>
        <w:t>如果一个离散系统的频率响应</w:t>
      </w:r>
      <w:r>
        <w:rPr>
          <w:rFonts w:cs="Times New Roman" w:eastAsiaTheme="majorEastAsia"/>
          <w:bCs/>
          <w:position w:val="-10"/>
        </w:rPr>
        <w:object>
          <v:shape id="_x0000_i1088" o:spt="75" type="#_x0000_t75" style="height:18.15pt;width:38.8pt;" o:ole="t" filled="f" o:preferrelative="t" stroked="f" coordsize="21600,21600">
            <v:path/>
            <v:fill on="f" focussize="0,0"/>
            <v:stroke on="f" joinstyle="miter"/>
            <v:imagedata r:id="rId160" o:title=""/>
            <o:lock v:ext="edit" aspectratio="t"/>
            <w10:wrap type="none"/>
            <w10:anchorlock/>
          </v:shape>
          <o:OLEObject Type="Embed" ProgID="Equation.3" ShapeID="_x0000_i1088" DrawAspect="Content" ObjectID="_1468075800" r:id="rId159">
            <o:LockedField>false</o:LockedField>
          </o:OLEObject>
        </w:object>
      </w:r>
      <w:r>
        <w:rPr>
          <w:rFonts w:cs="Times New Roman"/>
        </w:rPr>
        <w:t>可以表示为</w:t>
      </w:r>
      <w:r>
        <w:rPr>
          <w:rFonts w:hint="eastAsia" w:cs="Times New Roman"/>
          <w:b w:val="0"/>
          <w:sz w:val="24"/>
          <w:rPrChange w:id="2541" w:author="China" w:date="2017-06-06T20:51:00Z">
            <w:rPr>
              <w:rFonts w:hint="eastAsia"/>
              <w:b/>
              <w:sz w:val="28"/>
            </w:rPr>
          </w:rPrChange>
        </w:rPr>
        <w:t>：</w:t>
      </w:r>
    </w:p>
    <w:p>
      <w:pPr>
        <w:ind w:firstLine="480"/>
        <w:jc w:val="right"/>
        <w:rPr>
          <w:rFonts w:cs="Times New Roman"/>
          <w:rPrChange w:id="2542" w:author="China" w:date="2017-06-06T20:51:00Z">
            <w:rPr/>
          </w:rPrChange>
        </w:rPr>
      </w:pPr>
      <w:r>
        <w:rPr>
          <w:rFonts w:cs="Times New Roman" w:eastAsiaTheme="majorEastAsia"/>
          <w:bCs/>
          <w:position w:val="-10"/>
        </w:rPr>
        <w:object>
          <v:shape id="_x0000_i1089" o:spt="75" type="#_x0000_t75" style="height:18.15pt;width:115.85pt;" o:ole="t" filled="f" o:preferrelative="t" stroked="f" coordsize="21600,21600">
            <v:path/>
            <v:fill on="f" focussize="0,0"/>
            <v:stroke on="f" joinstyle="miter"/>
            <v:imagedata r:id="rId162" o:title=""/>
            <o:lock v:ext="edit" aspectratio="t"/>
            <w10:wrap type="none"/>
            <w10:anchorlock/>
          </v:shape>
          <o:OLEObject Type="Embed" ProgID="Equation.3" ShapeID="_x0000_i1089" DrawAspect="Content" ObjectID="_1468075801" r:id="rId161">
            <o:LockedField>false</o:LockedField>
          </o:OLEObject>
        </w:object>
      </w:r>
      <w:r>
        <w:rPr>
          <w:rFonts w:ascii="Times New Roman" w:hAnsi="Times New Roman" w:cs="Times New Roman" w:eastAsiaTheme="majorEastAsia"/>
          <w:b w:val="0"/>
          <w:bCs/>
          <w:position w:val="-10"/>
          <w:sz w:val="24"/>
          <w:rPrChange w:id="2543" w:author="China" w:date="2017-06-06T20:51:00Z">
            <w:rPr>
              <w:rFonts w:asciiTheme="majorEastAsia" w:hAnsiTheme="majorEastAsia" w:eastAsiaTheme="majorEastAsia" w:cstheme="majorEastAsia"/>
              <w:b/>
              <w:bCs/>
              <w:position w:val="-10"/>
              <w:sz w:val="28"/>
            </w:rPr>
          </w:rPrChange>
        </w:rPr>
        <w:t xml:space="preserve">                    </w:t>
      </w:r>
      <w:r>
        <w:rPr>
          <w:rFonts w:cs="Times New Roman"/>
        </w:rPr>
        <w:t>(2.15)</w:t>
      </w:r>
    </w:p>
    <w:p>
      <w:pPr>
        <w:ind w:firstLine="480"/>
        <w:rPr>
          <w:rFonts w:cs="Times New Roman"/>
          <w:rPrChange w:id="2545" w:author="China" w:date="2017-06-06T20:51:00Z">
            <w:rPr/>
          </w:rPrChange>
        </w:rPr>
        <w:pPrChange w:id="2544" w:author="China" w:date="2017-06-09T13:23:00Z">
          <w:pPr>
            <w:ind w:firstLine="562"/>
          </w:pPr>
        </w:pPrChange>
      </w:pPr>
      <w:r>
        <w:rPr>
          <w:rFonts w:hint="eastAsia" w:cs="Times New Roman"/>
          <w:b w:val="0"/>
          <w:sz w:val="24"/>
          <w:rPrChange w:id="2546" w:author="China" w:date="2017-06-06T20:51:00Z">
            <w:rPr>
              <w:rFonts w:hint="eastAsia"/>
              <w:b/>
              <w:sz w:val="28"/>
            </w:rPr>
          </w:rPrChange>
        </w:rPr>
        <w:t>其中</w:t>
      </w:r>
      <w:r>
        <w:rPr>
          <w:rFonts w:cs="Times New Roman" w:eastAsiaTheme="majorEastAsia"/>
          <w:bCs/>
          <w:position w:val="-6"/>
        </w:rPr>
        <w:object>
          <v:shape id="_x0000_i1090" o:spt="75" type="#_x0000_t75" style="height:11.25pt;width:11.9pt;" o:ole="t" filled="f" o:preferrelative="t" stroked="f" coordsize="21600,21600">
            <v:path/>
            <v:fill on="f" focussize="0,0"/>
            <v:stroke on="f" joinstyle="miter"/>
            <v:imagedata r:id="rId164" o:title=""/>
            <o:lock v:ext="edit" aspectratio="t"/>
            <w10:wrap type="none"/>
            <w10:anchorlock/>
          </v:shape>
          <o:OLEObject Type="Embed" ProgID="Equation.3" ShapeID="_x0000_i1090" DrawAspect="Content" ObjectID="_1468075802" r:id="rId163">
            <o:LockedField>false</o:LockedField>
          </o:OLEObject>
        </w:object>
      </w:r>
      <w:r>
        <w:rPr>
          <w:rFonts w:cs="Times New Roman"/>
        </w:rPr>
        <w:t>和</w:t>
      </w:r>
      <w:r>
        <w:rPr>
          <w:rFonts w:cs="Times New Roman" w:eastAsiaTheme="majorEastAsia"/>
          <w:bCs/>
          <w:position w:val="-10"/>
        </w:rPr>
        <w:object>
          <v:shape id="_x0000_i1091" o:spt="75" type="#_x0000_t75" style="height:16.3pt;width:11.9pt;" o:ole="t" filled="f" o:preferrelative="t" stroked="f" coordsize="21600,21600">
            <v:path/>
            <v:fill on="f" focussize="0,0"/>
            <v:stroke on="f" joinstyle="miter"/>
            <v:imagedata r:id="rId166" o:title=""/>
            <o:lock v:ext="edit" aspectratio="t"/>
            <w10:wrap type="none"/>
            <w10:anchorlock/>
          </v:shape>
          <o:OLEObject Type="Embed" ProgID="Equation.3" ShapeID="_x0000_i1091" DrawAspect="Content" ObjectID="_1468075803" r:id="rId165">
            <o:LockedField>false</o:LockedField>
          </o:OLEObject>
        </w:object>
      </w:r>
      <w:r>
        <w:rPr>
          <w:rFonts w:hint="eastAsia" w:cs="Times New Roman"/>
          <w:b w:val="0"/>
          <w:sz w:val="24"/>
          <w:rPrChange w:id="2547" w:author="China" w:date="2017-06-06T20:51:00Z">
            <w:rPr>
              <w:rFonts w:hint="eastAsia"/>
              <w:b/>
              <w:sz w:val="28"/>
            </w:rPr>
          </w:rPrChange>
        </w:rPr>
        <w:t>是与</w:t>
      </w:r>
      <w:r>
        <w:rPr>
          <w:rFonts w:cs="Times New Roman" w:eastAsiaTheme="majorEastAsia"/>
          <w:bCs/>
          <w:position w:val="-4"/>
        </w:rPr>
        <w:object>
          <v:shape id="_x0000_i1092" o:spt="75" type="#_x0000_t75" style="height:13.15pt;width:13.15pt;" o:ole="t" filled="f" o:preferrelative="t" stroked="f" coordsize="21600,21600">
            <v:path/>
            <v:fill on="f" focussize="0,0"/>
            <v:stroke on="f" joinstyle="miter"/>
            <v:imagedata r:id="rId168" o:title=""/>
            <o:lock v:ext="edit" aspectratio="t"/>
            <w10:wrap type="none"/>
            <w10:anchorlock/>
          </v:shape>
          <o:OLEObject Type="Embed" ProgID="Equation.3" ShapeID="_x0000_i1092" DrawAspect="Content" ObjectID="_1468075804" r:id="rId167">
            <o:LockedField>false</o:LockedField>
          </o:OLEObject>
        </w:object>
      </w:r>
      <w:r>
        <w:rPr>
          <w:rFonts w:hint="eastAsia" w:cs="Times New Roman"/>
          <w:b w:val="0"/>
          <w:sz w:val="24"/>
          <w:rPrChange w:id="2548" w:author="China" w:date="2017-06-06T20:51:00Z">
            <w:rPr>
              <w:rFonts w:hint="eastAsia"/>
              <w:b/>
              <w:sz w:val="28"/>
            </w:rPr>
          </w:rPrChange>
        </w:rPr>
        <w:t>无关联的常数，</w:t>
      </w:r>
      <w:r>
        <w:rPr>
          <w:rFonts w:cs="Times New Roman" w:eastAsiaTheme="majorEastAsia"/>
          <w:bCs/>
          <w:position w:val="-10"/>
        </w:rPr>
        <w:object>
          <v:shape id="_x0000_i1093" o:spt="75" type="#_x0000_t75" style="height:16.3pt;width:28.8pt;" o:ole="t" filled="f" o:preferrelative="t" stroked="f" coordsize="21600,21600">
            <v:path/>
            <v:fill on="f" focussize="0,0"/>
            <v:stroke on="f" joinstyle="miter"/>
            <v:imagedata r:id="rId170" o:title=""/>
            <o:lock v:ext="edit" aspectratio="t"/>
            <w10:wrap type="none"/>
            <w10:anchorlock/>
          </v:shape>
          <o:OLEObject Type="Embed" ProgID="Equation.3" ShapeID="_x0000_i1093" DrawAspect="Content" ObjectID="_1468075805" r:id="rId169">
            <o:LockedField>false</o:LockedField>
          </o:OLEObject>
        </w:object>
      </w:r>
      <w:r>
        <w:rPr>
          <w:rFonts w:cs="Times New Roman"/>
        </w:rPr>
        <w:t>是可正可负的实函数，则称滤波效果是广义线性相位的。</w:t>
      </w:r>
    </w:p>
    <w:p>
      <w:pPr>
        <w:ind w:firstLine="480"/>
        <w:rPr>
          <w:rFonts w:cs="Times New Roman"/>
          <w:rPrChange w:id="2550" w:author="China" w:date="2017-06-06T20:51:00Z">
            <w:rPr/>
          </w:rPrChange>
        </w:rPr>
        <w:pPrChange w:id="2549" w:author="China" w:date="2017-06-09T13:23:00Z">
          <w:pPr>
            <w:ind w:firstLine="562"/>
          </w:pPr>
        </w:pPrChange>
      </w:pPr>
      <w:r>
        <w:rPr>
          <w:rFonts w:hint="eastAsia" w:cs="Times New Roman"/>
          <w:b w:val="0"/>
          <w:sz w:val="24"/>
          <w:rPrChange w:id="2551" w:author="China" w:date="2017-06-06T20:51:00Z">
            <w:rPr>
              <w:rFonts w:hint="eastAsia"/>
              <w:b/>
              <w:sz w:val="28"/>
            </w:rPr>
          </w:rPrChange>
        </w:rPr>
        <w:t>如果</w:t>
      </w:r>
      <w:r>
        <w:rPr>
          <w:rFonts w:cs="Times New Roman"/>
          <w:b w:val="0"/>
          <w:sz w:val="24"/>
          <w:rPrChange w:id="2552" w:author="China" w:date="2017-06-06T20:51:00Z">
            <w:rPr>
              <w:b/>
              <w:sz w:val="28"/>
            </w:rPr>
          </w:rPrChange>
        </w:rPr>
        <w:t>M</w:t>
      </w:r>
      <w:r>
        <w:rPr>
          <w:rFonts w:hint="eastAsia" w:cs="Times New Roman"/>
          <w:b w:val="0"/>
          <w:sz w:val="24"/>
          <w:rPrChange w:id="2553" w:author="China" w:date="2017-06-06T20:51:00Z">
            <w:rPr>
              <w:rFonts w:hint="eastAsia"/>
              <w:b/>
              <w:sz w:val="28"/>
            </w:rPr>
          </w:rPrChange>
        </w:rPr>
        <w:t>阶</w:t>
      </w:r>
      <w:r>
        <w:rPr>
          <w:rFonts w:cs="Times New Roman"/>
          <w:b w:val="0"/>
          <w:sz w:val="24"/>
          <w:rPrChange w:id="2554" w:author="China" w:date="2017-06-06T20:51:00Z">
            <w:rPr>
              <w:b/>
              <w:sz w:val="28"/>
            </w:rPr>
          </w:rPrChange>
        </w:rPr>
        <w:t>FIR</w:t>
      </w:r>
      <w:r>
        <w:rPr>
          <w:rFonts w:hint="eastAsia" w:cs="Times New Roman"/>
          <w:b w:val="0"/>
          <w:sz w:val="24"/>
          <w:rPrChange w:id="2555" w:author="China" w:date="2017-06-06T20:51:00Z">
            <w:rPr>
              <w:rFonts w:hint="eastAsia"/>
              <w:b/>
              <w:sz w:val="28"/>
            </w:rPr>
          </w:rPrChange>
        </w:rPr>
        <w:t>滤波器的单位响应</w:t>
      </w:r>
      <w:ins w:id="2556" w:author="China" w:date="2017-06-06T21:13:00Z"/>
      <w:ins w:id="2557" w:author="China" w:date="2017-06-06T21:13:00Z"/>
      <w:ins w:id="2558" w:author="China" w:date="2017-06-06T21:13:00Z"/>
      <w:ins w:id="2559" w:author="China" w:date="2017-06-06T21:13:00Z">
        <w:r>
          <w:rPr>
            <w:position w:val="-10"/>
          </w:rPr>
          <w:object>
            <v:shape id="_x0000_i1094" o:spt="75" type="#_x0000_t75" style="height:16pt;width:23pt;" o:ole="t" filled="f" o:preferrelative="t" stroked="f" coordsize="21600,21600">
              <v:path/>
              <v:fill on="f" focussize="0,0"/>
              <v:stroke on="f" joinstyle="miter"/>
              <v:imagedata r:id="rId172" o:title=""/>
              <o:lock v:ext="edit" aspectratio="t"/>
              <w10:wrap type="none"/>
              <w10:anchorlock/>
            </v:shape>
            <o:OLEObject Type="Embed" ProgID="Equation.DSMT4" ShapeID="_x0000_i1094" DrawAspect="Content" ObjectID="_1468075806" r:id="rId171">
              <o:LockedField>false</o:LockedField>
            </o:OLEObject>
          </w:object>
        </w:r>
      </w:ins>
      <w:ins w:id="2561" w:author="China" w:date="2017-06-06T21:13:00Z"/>
      <w:del w:id="2562" w:author="China" w:date="2017-06-06T21:13:00Z">
        <w:r>
          <w:rPr>
            <w:rFonts w:cs="Times New Roman"/>
            <w:b w:val="0"/>
            <w:sz w:val="24"/>
            <w:rPrChange w:id="2563" w:author="China" w:date="2017-06-06T20:51:00Z">
              <w:rPr>
                <w:b/>
                <w:sz w:val="28"/>
              </w:rPr>
            </w:rPrChange>
          </w:rPr>
          <w:delText>h[k]</w:delText>
        </w:r>
      </w:del>
      <w:r>
        <w:rPr>
          <w:rFonts w:hint="eastAsia" w:cs="Times New Roman"/>
          <w:b w:val="0"/>
          <w:sz w:val="24"/>
          <w:rPrChange w:id="2564" w:author="China" w:date="2017-06-06T20:51:00Z">
            <w:rPr>
              <w:rFonts w:hint="eastAsia"/>
              <w:b/>
              <w:sz w:val="28"/>
            </w:rPr>
          </w:rPrChange>
        </w:rPr>
        <w:t>是实数，则可以证明系统是线性相位的充要条件为：</w:t>
      </w:r>
    </w:p>
    <w:p>
      <w:pPr>
        <w:ind w:firstLine="480"/>
        <w:jc w:val="right"/>
        <w:rPr>
          <w:rFonts w:cs="Times New Roman"/>
          <w:rPrChange w:id="2565" w:author="China" w:date="2017-06-06T20:51:00Z">
            <w:rPr/>
          </w:rPrChange>
        </w:rPr>
      </w:pPr>
      <w:r>
        <w:rPr>
          <w:rFonts w:cs="Times New Roman" w:eastAsiaTheme="majorEastAsia"/>
          <w:bCs/>
          <w:position w:val="-10"/>
        </w:rPr>
        <w:object>
          <v:shape id="_x0000_i1095" o:spt="75" type="#_x0000_t75" style="height:16.3pt;width:85.15pt;" o:ole="t" filled="f" o:preferrelative="t" stroked="f" coordsize="21600,21600">
            <v:path/>
            <v:fill on="f" focussize="0,0"/>
            <v:stroke on="f" joinstyle="miter"/>
            <v:imagedata r:id="rId174" o:title=""/>
            <o:lock v:ext="edit" aspectratio="t"/>
            <w10:wrap type="none"/>
            <w10:anchorlock/>
          </v:shape>
          <o:OLEObject Type="Embed" ProgID="Equation.3" ShapeID="_x0000_i1095" DrawAspect="Content" ObjectID="_1468075807" r:id="rId173">
            <o:LockedField>false</o:LockedField>
          </o:OLEObject>
        </w:object>
      </w:r>
      <w:r>
        <w:rPr>
          <w:rFonts w:ascii="Times New Roman" w:hAnsi="Times New Roman" w:cs="Times New Roman" w:eastAsiaTheme="majorEastAsia"/>
          <w:b w:val="0"/>
          <w:bCs/>
          <w:position w:val="-10"/>
          <w:sz w:val="24"/>
          <w:rPrChange w:id="2566" w:author="China" w:date="2017-06-06T20:51:00Z">
            <w:rPr>
              <w:rFonts w:asciiTheme="majorEastAsia" w:hAnsiTheme="majorEastAsia" w:eastAsiaTheme="majorEastAsia" w:cstheme="majorEastAsia"/>
              <w:b/>
              <w:bCs/>
              <w:position w:val="-10"/>
              <w:sz w:val="28"/>
            </w:rPr>
          </w:rPrChange>
        </w:rPr>
        <w:t xml:space="preserve">                       </w:t>
      </w:r>
      <w:r>
        <w:rPr>
          <w:rFonts w:cs="Times New Roman"/>
        </w:rPr>
        <w:t>(2.16)</w:t>
      </w:r>
    </w:p>
    <w:p>
      <w:pPr>
        <w:ind w:firstLine="480"/>
        <w:rPr>
          <w:rFonts w:cs="Times New Roman"/>
          <w:rPrChange w:id="2568" w:author="China" w:date="2017-06-06T20:51:00Z">
            <w:rPr/>
          </w:rPrChange>
        </w:rPr>
        <w:pPrChange w:id="2567" w:author="China" w:date="2017-06-09T13:23:00Z">
          <w:pPr>
            <w:ind w:firstLine="562"/>
          </w:pPr>
        </w:pPrChange>
      </w:pPr>
      <w:r>
        <w:rPr>
          <w:rFonts w:hint="eastAsia" w:cs="Times New Roman"/>
          <w:b w:val="0"/>
          <w:sz w:val="24"/>
          <w:rPrChange w:id="2569" w:author="China" w:date="2017-06-06T20:51:00Z">
            <w:rPr>
              <w:rFonts w:hint="eastAsia"/>
              <w:b/>
              <w:sz w:val="28"/>
            </w:rPr>
          </w:rPrChange>
        </w:rPr>
        <w:t>当</w:t>
      </w:r>
      <w:r>
        <w:rPr>
          <w:rFonts w:cs="Times New Roman"/>
          <w:position w:val="-10"/>
        </w:rPr>
        <w:object>
          <v:shape id="_x0000_i1096" o:spt="75" type="#_x0000_t75" style="height:16pt;width:23pt;" o:ole="t" filled="f" o:preferrelative="t" stroked="f" coordsize="21600,21600">
            <v:path/>
            <v:fill on="f" focussize="0,0"/>
            <v:stroke on="f" joinstyle="miter"/>
            <v:imagedata r:id="rId176" o:title=""/>
            <o:lock v:ext="edit" aspectratio="t"/>
            <w10:wrap type="none"/>
            <w10:anchorlock/>
          </v:shape>
          <o:OLEObject Type="Embed" ProgID="Equation.3" ShapeID="_x0000_i1096" DrawAspect="Content" ObjectID="_1468075808" r:id="rId175">
            <o:LockedField>false</o:LockedField>
          </o:OLEObject>
        </w:object>
      </w:r>
      <w:r>
        <w:rPr>
          <w:rFonts w:hint="eastAsia" w:cs="Times New Roman"/>
          <w:b w:val="0"/>
          <w:sz w:val="24"/>
          <w:rPrChange w:id="2570" w:author="China" w:date="2017-06-06T20:51:00Z">
            <w:rPr>
              <w:rFonts w:hint="eastAsia"/>
              <w:b/>
              <w:sz w:val="28"/>
            </w:rPr>
          </w:rPrChange>
        </w:rPr>
        <w:t>满足</w:t>
      </w:r>
      <w:r>
        <w:rPr>
          <w:rFonts w:cs="Times New Roman" w:eastAsiaTheme="majorEastAsia"/>
          <w:bCs/>
          <w:position w:val="-10"/>
        </w:rPr>
        <w:object>
          <v:shape id="_x0000_i1097" o:spt="75" type="#_x0000_t75" style="height:16.3pt;width:78.25pt;" o:ole="t" filled="f" o:preferrelative="t" stroked="f" coordsize="21600,21600">
            <v:path/>
            <v:fill on="f" focussize="0,0"/>
            <v:stroke on="f" joinstyle="miter"/>
            <v:imagedata r:id="rId178" o:title=""/>
            <o:lock v:ext="edit" aspectratio="t"/>
            <w10:wrap type="none"/>
            <w10:anchorlock/>
          </v:shape>
          <o:OLEObject Type="Embed" ProgID="Equation.3" ShapeID="_x0000_i1097" DrawAspect="Content" ObjectID="_1468075809" r:id="rId177">
            <o:LockedField>false</o:LockedField>
          </o:OLEObject>
        </w:object>
      </w:r>
      <w:r>
        <w:rPr>
          <w:rFonts w:cs="Times New Roman"/>
        </w:rPr>
        <w:t>，称</w:t>
      </w:r>
      <w:r>
        <w:rPr>
          <w:rFonts w:cs="Times New Roman"/>
          <w:b w:val="0"/>
          <w:sz w:val="24"/>
          <w:rPrChange w:id="2571" w:author="China" w:date="2017-06-06T20:51:00Z">
            <w:rPr>
              <w:b/>
              <w:sz w:val="28"/>
            </w:rPr>
          </w:rPrChange>
        </w:rPr>
        <w:t>h[k]</w:t>
      </w:r>
      <w:r>
        <w:rPr>
          <w:rFonts w:hint="eastAsia" w:cs="Times New Roman"/>
          <w:b w:val="0"/>
          <w:sz w:val="24"/>
          <w:rPrChange w:id="2572" w:author="China" w:date="2017-06-06T20:51:00Z">
            <w:rPr>
              <w:rFonts w:hint="eastAsia"/>
              <w:b/>
              <w:sz w:val="28"/>
            </w:rPr>
          </w:rPrChange>
        </w:rPr>
        <w:t>偶对称。当</w:t>
      </w:r>
      <w:r>
        <w:rPr>
          <w:rFonts w:cs="Times New Roman"/>
          <w:b w:val="0"/>
          <w:sz w:val="24"/>
          <w:rPrChange w:id="2573" w:author="China" w:date="2017-06-06T20:51:00Z">
            <w:rPr>
              <w:b/>
              <w:sz w:val="28"/>
            </w:rPr>
          </w:rPrChange>
        </w:rPr>
        <w:t>h[k]</w:t>
      </w:r>
      <w:r>
        <w:rPr>
          <w:rFonts w:hint="eastAsia" w:cs="Times New Roman"/>
          <w:b w:val="0"/>
          <w:sz w:val="24"/>
          <w:rPrChange w:id="2574" w:author="China" w:date="2017-06-06T20:51:00Z">
            <w:rPr>
              <w:rFonts w:hint="eastAsia"/>
              <w:b/>
              <w:sz w:val="28"/>
            </w:rPr>
          </w:rPrChange>
        </w:rPr>
        <w:t>满足</w:t>
      </w:r>
      <w:r>
        <w:rPr>
          <w:rFonts w:cs="Times New Roman" w:eastAsiaTheme="majorEastAsia"/>
          <w:bCs/>
          <w:position w:val="-10"/>
        </w:rPr>
        <w:object>
          <v:shape id="_x0000_i1098" o:spt="75" type="#_x0000_t75" style="height:16.3pt;width:85.15pt;" o:ole="t" filled="f" o:preferrelative="t" stroked="f" coordsize="21600,21600">
            <v:path/>
            <v:fill on="f" focussize="0,0"/>
            <v:stroke on="f" joinstyle="miter"/>
            <v:imagedata r:id="rId180" o:title=""/>
            <o:lock v:ext="edit" aspectratio="t"/>
            <w10:wrap type="none"/>
            <w10:anchorlock/>
          </v:shape>
          <o:OLEObject Type="Embed" ProgID="Equation.3" ShapeID="_x0000_i1098" DrawAspect="Content" ObjectID="_1468075810" r:id="rId179">
            <o:LockedField>false</o:LockedField>
          </o:OLEObject>
        </w:object>
      </w:r>
      <w:r>
        <w:rPr>
          <w:rFonts w:cs="Times New Roman"/>
        </w:rPr>
        <w:t>，称</w:t>
      </w:r>
      <w:r>
        <w:rPr>
          <w:rFonts w:cs="Times New Roman"/>
          <w:position w:val="-10"/>
        </w:rPr>
        <w:object>
          <v:shape id="_x0000_i1099" o:spt="75" type="#_x0000_t75" style="height:16pt;width:23pt;" o:ole="t" filled="f" o:preferrelative="t" stroked="f" coordsize="21600,21600">
            <v:path/>
            <v:fill on="f" focussize="0,0"/>
            <v:stroke on="f" joinstyle="miter"/>
            <v:imagedata r:id="rId176" o:title=""/>
            <o:lock v:ext="edit" aspectratio="t"/>
            <w10:wrap type="none"/>
            <w10:anchorlock/>
          </v:shape>
          <o:OLEObject Type="Embed" ProgID="Equation.3" ShapeID="_x0000_i1099" DrawAspect="Content" ObjectID="_1468075811" r:id="rId181">
            <o:LockedField>false</o:LockedField>
          </o:OLEObject>
        </w:object>
      </w:r>
      <w:r>
        <w:rPr>
          <w:rFonts w:hint="eastAsia" w:cs="Times New Roman"/>
          <w:b w:val="0"/>
          <w:sz w:val="24"/>
          <w:rPrChange w:id="2575" w:author="China" w:date="2017-06-06T20:51:00Z">
            <w:rPr>
              <w:rFonts w:hint="eastAsia"/>
              <w:b/>
              <w:sz w:val="28"/>
            </w:rPr>
          </w:rPrChange>
        </w:rPr>
        <w:t>奇对称，</w:t>
      </w:r>
      <w:r>
        <w:rPr>
          <w:rFonts w:hint="eastAsia" w:cs="Times New Roman"/>
          <w:b w:val="0"/>
          <w:sz w:val="24"/>
          <w:rPrChange w:id="2576" w:author="China" w:date="2017-06-06T20:51:00Z">
            <w:rPr>
              <w:rFonts w:hint="eastAsia"/>
              <w:b/>
              <w:sz w:val="28"/>
            </w:rPr>
          </w:rPrChange>
        </w:rPr>
        <w:t>按阶数</w:t>
      </w:r>
      <w:r>
        <w:rPr>
          <w:rFonts w:cs="Times New Roman"/>
          <w:position w:val="-10"/>
        </w:rPr>
        <w:object>
          <v:shape id="_x0000_i1100" o:spt="75" type="#_x0000_t75" style="height:16pt;width:23pt;" o:ole="t" filled="f" o:preferrelative="t" stroked="f" coordsize="21600,21600">
            <v:path/>
            <v:fill on="f" focussize="0,0"/>
            <v:stroke on="f" joinstyle="miter"/>
            <v:imagedata r:id="rId176" o:title=""/>
            <o:lock v:ext="edit" aspectratio="t"/>
            <w10:wrap type="none"/>
            <w10:anchorlock/>
          </v:shape>
          <o:OLEObject Type="Embed" ProgID="Equation.3" ShapeID="_x0000_i1100" DrawAspect="Content" ObjectID="_1468075812" r:id="rId182">
            <o:LockedField>false</o:LockedField>
          </o:OLEObject>
        </w:object>
      </w:r>
      <w:r>
        <w:rPr>
          <w:rFonts w:hint="eastAsia" w:cs="Times New Roman"/>
          <w:b w:val="0"/>
          <w:sz w:val="24"/>
          <w:rPrChange w:id="2577" w:author="China" w:date="2017-06-06T20:51:00Z">
            <w:rPr>
              <w:rFonts w:hint="eastAsia"/>
              <w:b/>
              <w:sz w:val="28"/>
            </w:rPr>
          </w:rPrChange>
        </w:rPr>
        <w:t>又能够分为</w:t>
      </w:r>
      <w:r>
        <w:rPr>
          <w:rFonts w:cs="Times New Roman"/>
          <w:b w:val="0"/>
          <w:sz w:val="24"/>
          <w:rPrChange w:id="2578" w:author="China" w:date="2017-06-06T20:51:00Z">
            <w:rPr>
              <w:b/>
              <w:sz w:val="28"/>
            </w:rPr>
          </w:rPrChange>
        </w:rPr>
        <w:t>M</w:t>
      </w:r>
      <w:r>
        <w:rPr>
          <w:rFonts w:hint="eastAsia" w:cs="Times New Roman"/>
          <w:b w:val="0"/>
          <w:sz w:val="24"/>
          <w:rPrChange w:id="2579" w:author="China" w:date="2017-06-06T20:51:00Z">
            <w:rPr>
              <w:rFonts w:hint="eastAsia"/>
              <w:b/>
              <w:sz w:val="28"/>
            </w:rPr>
          </w:rPrChange>
        </w:rPr>
        <w:t>为奇数和</w:t>
      </w:r>
      <w:r>
        <w:rPr>
          <w:rFonts w:cs="Times New Roman"/>
          <w:b w:val="0"/>
          <w:sz w:val="24"/>
          <w:rPrChange w:id="2580" w:author="China" w:date="2017-06-06T20:51:00Z">
            <w:rPr>
              <w:b/>
              <w:sz w:val="28"/>
            </w:rPr>
          </w:rPrChange>
        </w:rPr>
        <w:t>M</w:t>
      </w:r>
      <w:r>
        <w:rPr>
          <w:rFonts w:hint="eastAsia" w:cs="Times New Roman"/>
          <w:b w:val="0"/>
          <w:sz w:val="24"/>
          <w:rPrChange w:id="2581" w:author="China" w:date="2017-06-06T20:51:00Z">
            <w:rPr>
              <w:rFonts w:hint="eastAsia"/>
              <w:b/>
              <w:sz w:val="28"/>
            </w:rPr>
          </w:rPrChange>
        </w:rPr>
        <w:t>为偶数，所以线性相位的</w:t>
      </w:r>
      <w:r>
        <w:rPr>
          <w:rFonts w:cs="Times New Roman"/>
          <w:b w:val="0"/>
          <w:sz w:val="24"/>
          <w:rPrChange w:id="2582" w:author="China" w:date="2017-06-06T20:51:00Z">
            <w:rPr>
              <w:b/>
              <w:sz w:val="28"/>
            </w:rPr>
          </w:rPrChange>
        </w:rPr>
        <w:t>FIR</w:t>
      </w:r>
      <w:r>
        <w:rPr>
          <w:rFonts w:hint="eastAsia" w:cs="Times New Roman"/>
          <w:b w:val="0"/>
          <w:sz w:val="24"/>
          <w:rPrChange w:id="2583" w:author="China" w:date="2017-06-06T20:51:00Z">
            <w:rPr>
              <w:rFonts w:hint="eastAsia"/>
              <w:b/>
              <w:sz w:val="28"/>
            </w:rPr>
          </w:rPrChange>
        </w:rPr>
        <w:t>滤波器</w:t>
      </w:r>
      <w:r>
        <w:rPr>
          <w:rFonts w:hint="eastAsia" w:cs="Times New Roman"/>
          <w:b w:val="0"/>
          <w:sz w:val="24"/>
          <w:rPrChange w:id="2584" w:author="China" w:date="2017-06-06T20:51:00Z">
            <w:rPr>
              <w:rFonts w:hint="eastAsia"/>
              <w:b/>
              <w:sz w:val="28"/>
            </w:rPr>
          </w:rPrChange>
        </w:rPr>
        <w:t>能够有四种类型，四种线性相位</w:t>
      </w:r>
      <w:r>
        <w:rPr>
          <w:rFonts w:cs="Times New Roman"/>
          <w:b w:val="0"/>
          <w:sz w:val="24"/>
          <w:rPrChange w:id="2585" w:author="China" w:date="2017-06-06T20:51:00Z">
            <w:rPr>
              <w:b/>
              <w:sz w:val="28"/>
            </w:rPr>
          </w:rPrChange>
        </w:rPr>
        <w:t>FIR</w:t>
      </w:r>
      <w:r>
        <w:rPr>
          <w:rFonts w:hint="eastAsia" w:cs="Times New Roman"/>
          <w:b w:val="0"/>
          <w:sz w:val="24"/>
          <w:rPrChange w:id="2586" w:author="China" w:date="2017-06-06T20:51:00Z">
            <w:rPr>
              <w:rFonts w:hint="eastAsia"/>
              <w:b/>
              <w:sz w:val="28"/>
            </w:rPr>
          </w:rPrChange>
        </w:rPr>
        <w:t>滤波器的性质如附表</w:t>
      </w:r>
      <w:r>
        <w:rPr>
          <w:rFonts w:cs="Times New Roman"/>
          <w:b w:val="0"/>
          <w:sz w:val="24"/>
          <w:rPrChange w:id="2587" w:author="China" w:date="2017-06-06T20:51:00Z">
            <w:rPr>
              <w:b/>
              <w:sz w:val="28"/>
            </w:rPr>
          </w:rPrChange>
        </w:rPr>
        <w:t>1</w:t>
      </w:r>
      <w:r>
        <w:rPr>
          <w:rFonts w:hint="eastAsia" w:cs="Times New Roman"/>
          <w:b w:val="0"/>
          <w:sz w:val="24"/>
          <w:rPrChange w:id="2588" w:author="China" w:date="2017-06-06T20:51:00Z">
            <w:rPr>
              <w:rFonts w:hint="eastAsia"/>
              <w:b/>
              <w:sz w:val="28"/>
            </w:rPr>
          </w:rPrChange>
        </w:rPr>
        <w:t>所示</w:t>
      </w:r>
      <w:r>
        <w:rPr>
          <w:rFonts w:cs="Times New Roman"/>
          <w:b w:val="0"/>
          <w:sz w:val="24"/>
          <w:rPrChange w:id="2589" w:author="China" w:date="2017-06-06T20:51:00Z">
            <w:rPr>
              <w:b/>
              <w:sz w:val="28"/>
            </w:rPr>
          </w:rPrChange>
        </w:rPr>
        <w:t xml:space="preserve"> </w:t>
      </w:r>
      <w:r>
        <w:rPr>
          <w:rFonts w:hint="eastAsia" w:cs="Times New Roman"/>
          <w:b w:val="0"/>
          <w:sz w:val="24"/>
          <w:rPrChange w:id="2590" w:author="China" w:date="2017-06-06T20:51:00Z">
            <w:rPr>
              <w:rFonts w:hint="eastAsia"/>
              <w:b/>
              <w:sz w:val="28"/>
            </w:rPr>
          </w:rPrChange>
        </w:rPr>
        <w:t>。</w:t>
      </w:r>
    </w:p>
    <w:p>
      <w:pPr>
        <w:ind w:left="0" w:firstLine="0" w:firstLineChars="0"/>
        <w:rPr>
          <w:rFonts w:cs="Times New Roman"/>
          <w:rPrChange w:id="2592" w:author="China" w:date="2017-06-06T20:51:00Z">
            <w:rPr/>
          </w:rPrChange>
        </w:rPr>
        <w:pPrChange w:id="2591" w:author="China" w:date="2017-06-09T13:26:00Z">
          <w:pPr>
            <w:ind w:left="400" w:firstLine="0" w:firstLineChars="0"/>
          </w:pPr>
        </w:pPrChange>
      </w:pPr>
      <w:ins w:id="2593" w:author="China" w:date="2017-06-06T21:10:00Z">
        <w:bookmarkStart w:id="49" w:name="_Toc31047"/>
        <w:r>
          <w:rPr>
            <w:rFonts w:cs="Times New Roman"/>
          </w:rPr>
          <w:t>（</w:t>
        </w:r>
      </w:ins>
      <w:ins w:id="2594" w:author="China" w:date="2017-06-06T21:11:00Z">
        <w:r>
          <w:rPr>
            <w:rFonts w:cs="Times New Roman"/>
          </w:rPr>
          <w:t>2</w:t>
        </w:r>
      </w:ins>
      <w:ins w:id="2595" w:author="China" w:date="2017-06-06T21:10:00Z">
        <w:r>
          <w:rPr>
            <w:rFonts w:cs="Times New Roman"/>
          </w:rPr>
          <w:t>）</w:t>
        </w:r>
      </w:ins>
      <w:del w:id="2596" w:author="China" w:date="2017-06-06T21:10:00Z">
        <w:r>
          <w:rPr>
            <w:rFonts w:cs="Times New Roman"/>
            <w:b w:val="0"/>
            <w:sz w:val="24"/>
            <w:rPrChange w:id="2597" w:author="China" w:date="2017-06-06T20:51:00Z">
              <w:rPr>
                <w:b/>
                <w:sz w:val="28"/>
              </w:rPr>
            </w:rPrChange>
          </w:rPr>
          <w:delText>(2)</w:delText>
        </w:r>
      </w:del>
      <w:r>
        <w:rPr>
          <w:rFonts w:cs="Times New Roman"/>
          <w:b w:val="0"/>
          <w:sz w:val="24"/>
          <w:rPrChange w:id="2598" w:author="China" w:date="2017-06-06T20:51:00Z">
            <w:rPr>
              <w:b/>
              <w:sz w:val="28"/>
            </w:rPr>
          </w:rPrChange>
        </w:rPr>
        <w:t>IIR</w:t>
      </w:r>
      <w:r>
        <w:rPr>
          <w:rFonts w:hint="eastAsia" w:cs="Times New Roman"/>
          <w:b w:val="0"/>
          <w:sz w:val="24"/>
          <w:rPrChange w:id="2599" w:author="China" w:date="2017-06-06T20:51:00Z">
            <w:rPr>
              <w:rFonts w:hint="eastAsia"/>
              <w:b/>
              <w:sz w:val="28"/>
            </w:rPr>
          </w:rPrChange>
        </w:rPr>
        <w:t>数字滤波器</w:t>
      </w:r>
      <w:bookmarkEnd w:id="49"/>
    </w:p>
    <w:p>
      <w:pPr>
        <w:ind w:firstLine="480"/>
        <w:rPr>
          <w:rFonts w:cs="Times New Roman"/>
          <w:rPrChange w:id="2600" w:author="China" w:date="2017-06-06T20:51:00Z">
            <w:rPr/>
          </w:rPrChange>
        </w:rPr>
      </w:pPr>
      <w:r>
        <w:rPr>
          <w:rFonts w:cs="Times New Roman"/>
          <w:b w:val="0"/>
          <w:sz w:val="24"/>
          <w:rPrChange w:id="2601" w:author="China" w:date="2017-06-06T20:51:00Z">
            <w:rPr>
              <w:b/>
              <w:sz w:val="28"/>
            </w:rPr>
          </w:rPrChange>
        </w:rPr>
        <w:t>IIR</w:t>
      </w:r>
      <w:r>
        <w:rPr>
          <w:rFonts w:hint="eastAsia" w:cs="Times New Roman"/>
          <w:b w:val="0"/>
          <w:sz w:val="24"/>
          <w:rPrChange w:id="2602" w:author="China" w:date="2017-06-06T20:51:00Z">
            <w:rPr>
              <w:rFonts w:hint="eastAsia"/>
              <w:b/>
              <w:sz w:val="28"/>
            </w:rPr>
          </w:rPrChange>
        </w:rPr>
        <w:t>又称为无限冲激激励数字滤波器。其转移函数的极点应位于</w:t>
      </w:r>
      <w:r>
        <w:rPr>
          <w:rFonts w:cs="Times New Roman"/>
          <w:position w:val="-4"/>
        </w:rPr>
        <w:object>
          <v:shape id="_x0000_i1101" o:spt="75" type="#_x0000_t75" style="height:10pt;width:10pt;" o:ole="t" filled="f" o:preferrelative="t" stroked="f" coordsize="21600,21600">
            <v:path/>
            <v:fill on="f" focussize="0,0"/>
            <v:stroke on="f" joinstyle="miter"/>
            <v:imagedata r:id="rId184" o:title=""/>
            <o:lock v:ext="edit" aspectratio="t"/>
            <w10:wrap type="none"/>
            <w10:anchorlock/>
          </v:shape>
          <o:OLEObject Type="Embed" ProgID="Equation.3" ShapeID="_x0000_i1101" DrawAspect="Content" ObjectID="_1468075813" r:id="rId183">
            <o:LockedField>false</o:LockedField>
          </o:OLEObject>
        </w:object>
      </w:r>
      <w:r>
        <w:rPr>
          <w:rFonts w:hint="eastAsia" w:cs="Times New Roman"/>
          <w:b w:val="0"/>
          <w:sz w:val="24"/>
          <w:rPrChange w:id="2603" w:author="China" w:date="2017-06-06T20:51:00Z">
            <w:rPr>
              <w:rFonts w:hint="eastAsia"/>
              <w:b/>
              <w:sz w:val="28"/>
            </w:rPr>
          </w:rPrChange>
        </w:rPr>
        <w:t>面的单位圆内，以确保滤波器滤波结果的稳定性。这类数字滤波器完成滤波优劣为递归型构造，故又称一维递归型数字滤波器。</w:t>
      </w:r>
      <w:r>
        <w:rPr>
          <w:rFonts w:cs="Times New Roman"/>
          <w:b w:val="0"/>
          <w:sz w:val="24"/>
          <w:rPrChange w:id="2604" w:author="China" w:date="2017-06-06T20:51:00Z">
            <w:rPr>
              <w:b/>
              <w:sz w:val="28"/>
            </w:rPr>
          </w:rPrChange>
        </w:rPr>
        <w:t>IIR</w:t>
      </w:r>
      <w:r>
        <w:rPr>
          <w:rFonts w:hint="eastAsia" w:cs="Times New Roman"/>
          <w:b w:val="0"/>
          <w:sz w:val="24"/>
          <w:rPrChange w:id="2605" w:author="China" w:date="2017-06-06T20:51:00Z">
            <w:rPr>
              <w:rFonts w:hint="eastAsia"/>
              <w:b/>
              <w:sz w:val="28"/>
            </w:rPr>
          </w:rPrChange>
        </w:rPr>
        <w:t>数字滤波器具备以下几个特点：</w:t>
      </w:r>
    </w:p>
    <w:p>
      <w:pPr>
        <w:numPr>
          <w:ilvl w:val="0"/>
          <w:numId w:val="3"/>
        </w:numPr>
        <w:ind w:firstLine="480"/>
        <w:rPr>
          <w:rFonts w:cs="Times New Roman"/>
          <w:rPrChange w:id="2607" w:author="China" w:date="2017-06-06T20:51:00Z">
            <w:rPr/>
          </w:rPrChange>
        </w:rPr>
        <w:pPrChange w:id="2606" w:author="China" w:date="2017-06-09T13:23:00Z">
          <w:pPr>
            <w:numPr>
              <w:ilvl w:val="0"/>
              <w:numId w:val="3"/>
            </w:numPr>
            <w:ind w:firstLine="562"/>
          </w:pPr>
        </w:pPrChange>
      </w:pPr>
      <w:r>
        <w:rPr>
          <w:rFonts w:hint="eastAsia" w:cs="Times New Roman"/>
          <w:b w:val="0"/>
          <w:sz w:val="24"/>
          <w:rPrChange w:id="2608" w:author="China" w:date="2017-06-06T20:51:00Z">
            <w:rPr>
              <w:rFonts w:hint="eastAsia"/>
              <w:b/>
              <w:sz w:val="28"/>
            </w:rPr>
          </w:rPrChange>
        </w:rPr>
        <w:t>系统的单位冲激响应无限长。</w:t>
      </w:r>
    </w:p>
    <w:p>
      <w:pPr>
        <w:numPr>
          <w:ilvl w:val="0"/>
          <w:numId w:val="3"/>
        </w:numPr>
        <w:ind w:firstLine="480"/>
        <w:rPr>
          <w:rFonts w:cs="Times New Roman"/>
          <w:rPrChange w:id="2610" w:author="China" w:date="2017-06-06T20:51:00Z">
            <w:rPr/>
          </w:rPrChange>
        </w:rPr>
        <w:pPrChange w:id="2609" w:author="China" w:date="2017-06-09T13:23:00Z">
          <w:pPr>
            <w:numPr>
              <w:ilvl w:val="0"/>
              <w:numId w:val="3"/>
            </w:numPr>
            <w:ind w:firstLine="562"/>
          </w:pPr>
        </w:pPrChange>
      </w:pPr>
      <w:r>
        <w:rPr>
          <w:rFonts w:hint="eastAsia" w:cs="Times New Roman"/>
          <w:b w:val="0"/>
          <w:sz w:val="24"/>
          <w:rPrChange w:id="2611" w:author="China" w:date="2017-06-06T20:51:00Z">
            <w:rPr>
              <w:rFonts w:hint="eastAsia"/>
              <w:b/>
              <w:sz w:val="28"/>
            </w:rPr>
          </w:rPrChange>
        </w:rPr>
        <w:t>结构上是递归型的。</w:t>
      </w:r>
    </w:p>
    <w:p>
      <w:pPr>
        <w:numPr>
          <w:ilvl w:val="0"/>
          <w:numId w:val="3"/>
        </w:numPr>
        <w:ind w:firstLine="480"/>
        <w:rPr>
          <w:rFonts w:cs="Times New Roman"/>
          <w:rPrChange w:id="2613" w:author="China" w:date="2017-06-06T20:51:00Z">
            <w:rPr/>
          </w:rPrChange>
        </w:rPr>
        <w:pPrChange w:id="2612" w:author="China" w:date="2017-06-09T13:23:00Z">
          <w:pPr>
            <w:numPr>
              <w:ilvl w:val="0"/>
              <w:numId w:val="3"/>
            </w:numPr>
            <w:ind w:firstLine="562"/>
          </w:pPr>
        </w:pPrChange>
      </w:pPr>
      <w:r>
        <w:rPr>
          <w:rFonts w:hint="eastAsia" w:cs="Times New Roman"/>
          <w:b w:val="0"/>
          <w:sz w:val="24"/>
          <w:rPrChange w:id="2614" w:author="China" w:date="2017-06-06T20:51:00Z">
            <w:rPr>
              <w:rFonts w:hint="eastAsia"/>
              <w:b/>
              <w:sz w:val="28"/>
            </w:rPr>
          </w:rPrChange>
        </w:rPr>
        <w:t>系统函数在有限</w:t>
      </w:r>
      <w:r>
        <w:rPr>
          <w:rFonts w:cs="Times New Roman"/>
          <w:position w:val="-4"/>
        </w:rPr>
        <w:object>
          <v:shape id="_x0000_i1102" o:spt="75" type="#_x0000_t75" style="height:10pt;width:10pt;" o:ole="t" filled="f" o:preferrelative="t" stroked="f" coordsize="21600,21600">
            <v:path/>
            <v:fill on="f" focussize="0,0"/>
            <v:stroke on="f" joinstyle="miter"/>
            <v:imagedata r:id="rId186" o:title=""/>
            <o:lock v:ext="edit" aspectratio="t"/>
            <w10:wrap type="none"/>
            <w10:anchorlock/>
          </v:shape>
          <o:OLEObject Type="Embed" ProgID="Equation.3" ShapeID="_x0000_i1102" DrawAspect="Content" ObjectID="_1468075814" r:id="rId185">
            <o:LockedField>false</o:LockedField>
          </o:OLEObject>
        </w:object>
      </w:r>
      <w:r>
        <w:rPr>
          <w:rFonts w:hint="eastAsia" w:cs="Times New Roman"/>
          <w:b w:val="0"/>
          <w:sz w:val="24"/>
          <w:rPrChange w:id="2615" w:author="China" w:date="2017-06-06T20:51:00Z">
            <w:rPr>
              <w:rFonts w:hint="eastAsia"/>
              <w:b/>
              <w:sz w:val="28"/>
            </w:rPr>
          </w:rPrChange>
        </w:rPr>
        <w:t>平面上有极值点。</w:t>
      </w:r>
    </w:p>
    <w:p>
      <w:pPr>
        <w:ind w:firstLine="480"/>
        <w:rPr>
          <w:rFonts w:cs="Times New Roman"/>
          <w:rPrChange w:id="2616" w:author="China" w:date="2017-06-06T20:51:00Z">
            <w:rPr/>
          </w:rPrChange>
        </w:rPr>
      </w:pPr>
      <w:r>
        <w:rPr>
          <w:rFonts w:hint="eastAsia" w:cs="Times New Roman"/>
          <w:b w:val="0"/>
          <w:sz w:val="24"/>
          <w:rPrChange w:id="2617" w:author="China" w:date="2017-06-06T20:51:00Z">
            <w:rPr>
              <w:rFonts w:hint="eastAsia"/>
              <w:b/>
              <w:sz w:val="28"/>
            </w:rPr>
          </w:rPrChange>
        </w:rPr>
        <w:t>无限冲激响应数字滤波器的设计步骤过程最重要的是依据模拟滤波器设计理论，由模拟滤波器特征或组成导出数字滤波器转移函数或构造，较典型的有冲激响应不变法和双线性变换法。原因为：</w:t>
      </w:r>
    </w:p>
    <w:p>
      <w:pPr>
        <w:numPr>
          <w:ilvl w:val="0"/>
          <w:numId w:val="4"/>
        </w:numPr>
        <w:ind w:firstLine="480"/>
        <w:rPr>
          <w:rFonts w:cs="Times New Roman"/>
          <w:rPrChange w:id="2619" w:author="China" w:date="2017-06-06T20:51:00Z">
            <w:rPr/>
          </w:rPrChange>
        </w:rPr>
        <w:pPrChange w:id="2618" w:author="China" w:date="2017-06-09T13:23:00Z">
          <w:pPr>
            <w:numPr>
              <w:ilvl w:val="0"/>
              <w:numId w:val="4"/>
            </w:numPr>
            <w:ind w:firstLine="562"/>
          </w:pPr>
        </w:pPrChange>
      </w:pPr>
      <w:r>
        <w:rPr>
          <w:rFonts w:hint="eastAsia" w:cs="Times New Roman"/>
          <w:b w:val="0"/>
          <w:sz w:val="24"/>
          <w:rPrChange w:id="2620" w:author="China" w:date="2017-06-06T20:51:00Z">
            <w:rPr>
              <w:rFonts w:hint="eastAsia"/>
              <w:b/>
              <w:sz w:val="28"/>
            </w:rPr>
          </w:rPrChange>
        </w:rPr>
        <w:t>模拟滤波器的设计技术相对成熟，可以广泛利用。</w:t>
      </w:r>
    </w:p>
    <w:p>
      <w:pPr>
        <w:numPr>
          <w:ilvl w:val="0"/>
          <w:numId w:val="4"/>
        </w:numPr>
        <w:ind w:firstLine="480"/>
        <w:rPr>
          <w:rFonts w:cs="Times New Roman"/>
          <w:rPrChange w:id="2622" w:author="China" w:date="2017-06-06T20:51:00Z">
            <w:rPr/>
          </w:rPrChange>
        </w:rPr>
        <w:pPrChange w:id="2621" w:author="China" w:date="2017-06-09T13:23:00Z">
          <w:pPr>
            <w:numPr>
              <w:ilvl w:val="0"/>
              <w:numId w:val="4"/>
            </w:numPr>
            <w:ind w:firstLine="562"/>
          </w:pPr>
        </w:pPrChange>
      </w:pPr>
      <w:r>
        <w:rPr>
          <w:rFonts w:hint="eastAsia" w:cs="Times New Roman"/>
          <w:b w:val="0"/>
          <w:sz w:val="24"/>
          <w:rPrChange w:id="2623" w:author="China" w:date="2017-06-06T20:51:00Z">
            <w:rPr>
              <w:rFonts w:hint="eastAsia"/>
              <w:b/>
              <w:sz w:val="28"/>
            </w:rPr>
          </w:rPrChange>
        </w:rPr>
        <w:t>模拟滤波器有大量的参考程序和表格。</w:t>
      </w:r>
    </w:p>
    <w:p>
      <w:pPr>
        <w:numPr>
          <w:ilvl w:val="0"/>
          <w:numId w:val="4"/>
        </w:numPr>
        <w:ind w:firstLine="480"/>
        <w:rPr>
          <w:rFonts w:cs="Times New Roman"/>
          <w:rPrChange w:id="2625" w:author="China" w:date="2017-06-06T20:51:00Z">
            <w:rPr/>
          </w:rPrChange>
        </w:rPr>
        <w:pPrChange w:id="2624" w:author="China" w:date="2017-06-09T13:23:00Z">
          <w:pPr>
            <w:numPr>
              <w:ilvl w:val="0"/>
              <w:numId w:val="4"/>
            </w:numPr>
            <w:ind w:firstLine="562"/>
          </w:pPr>
        </w:pPrChange>
      </w:pPr>
      <w:r>
        <w:rPr>
          <w:rFonts w:hint="eastAsia" w:cs="Times New Roman"/>
          <w:b w:val="0"/>
          <w:sz w:val="24"/>
          <w:rPrChange w:id="2626" w:author="China" w:date="2017-06-06T20:51:00Z">
            <w:rPr>
              <w:rFonts w:hint="eastAsia"/>
              <w:b/>
              <w:sz w:val="28"/>
            </w:rPr>
          </w:rPrChange>
        </w:rPr>
        <w:t>它的</w:t>
      </w:r>
      <w:r>
        <w:rPr>
          <w:rFonts w:hint="eastAsia" w:cs="Times New Roman"/>
          <w:b w:val="0"/>
          <w:sz w:val="24"/>
          <w:rPrChange w:id="2627" w:author="China" w:date="2017-06-06T20:51:00Z">
            <w:rPr>
              <w:rFonts w:hint="eastAsia"/>
              <w:b/>
              <w:sz w:val="28"/>
            </w:rPr>
          </w:rPrChange>
        </w:rPr>
        <w:t>解可以</w:t>
      </w:r>
      <w:r>
        <w:rPr>
          <w:rFonts w:hint="eastAsia" w:cs="Times New Roman"/>
          <w:b w:val="0"/>
          <w:sz w:val="24"/>
          <w:rPrChange w:id="2628" w:author="China" w:date="2017-06-06T20:51:00Z">
            <w:rPr>
              <w:rFonts w:hint="eastAsia"/>
              <w:b/>
              <w:sz w:val="28"/>
            </w:rPr>
          </w:rPrChange>
        </w:rPr>
        <w:t>为闭合形式的。</w:t>
      </w:r>
    </w:p>
    <w:p>
      <w:pPr>
        <w:pStyle w:val="3"/>
        <w:spacing w:before="156" w:beforeLines="50" w:after="156" w:afterLines="50" w:line="440" w:lineRule="exact"/>
        <w:ind w:firstLine="0" w:firstLineChars="0"/>
        <w:rPr>
          <w:rFonts w:ascii="Times New Roman" w:hAnsi="Times New Roman" w:cs="Times New Roman" w:eastAsiaTheme="majorEastAsia"/>
          <w:rPrChange w:id="2630" w:author="China" w:date="2017-06-06T20:51:00Z">
            <w:rPr>
              <w:rFonts w:asciiTheme="majorEastAsia" w:hAnsiTheme="majorEastAsia" w:eastAsiaTheme="majorEastAsia" w:cstheme="majorEastAsia"/>
            </w:rPr>
          </w:rPrChange>
        </w:rPr>
        <w:pPrChange w:id="2629" w:author="China" w:date="2017-06-06T21:08:00Z">
          <w:pPr>
            <w:pStyle w:val="3"/>
            <w:spacing w:before="0" w:after="0" w:line="440" w:lineRule="exact"/>
            <w:ind w:firstLine="0" w:firstLineChars="0"/>
          </w:pPr>
        </w:pPrChange>
      </w:pPr>
      <w:bookmarkStart w:id="50" w:name="_Toc28526"/>
      <w:bookmarkStart w:id="51" w:name="_Toc484545618"/>
      <w:bookmarkStart w:id="52" w:name="_Toc1952"/>
      <w:r>
        <w:rPr>
          <w:rFonts w:ascii="Times New Roman" w:hAnsi="Times New Roman" w:cs="Times New Roman" w:eastAsiaTheme="majorEastAsia"/>
        </w:rPr>
        <w:t>2.</w:t>
      </w:r>
      <w:del w:id="2631" w:author="China" w:date="2017-06-06T21:09:00Z">
        <w:r>
          <w:rPr>
            <w:rFonts w:ascii="Times New Roman" w:hAnsi="Times New Roman" w:cs="Times New Roman" w:eastAsiaTheme="majorEastAsia"/>
          </w:rPr>
          <w:delText>4</w:delText>
        </w:r>
      </w:del>
      <w:ins w:id="2632" w:author="China" w:date="2017-06-06T21:09:00Z">
        <w:r>
          <w:rPr>
            <w:rFonts w:ascii="Times New Roman" w:hAnsi="Times New Roman" w:cs="Times New Roman" w:eastAsiaTheme="majorEastAsia"/>
          </w:rPr>
          <w:t>3</w:t>
        </w:r>
      </w:ins>
      <w:r>
        <w:rPr>
          <w:rFonts w:ascii="Times New Roman" w:hAnsi="Times New Roman" w:cs="Times New Roman" w:eastAsiaTheme="majorEastAsia"/>
          <w:rPrChange w:id="2633" w:author="China" w:date="2017-06-06T20:51:00Z">
            <w:rPr>
              <w:rFonts w:asciiTheme="majorEastAsia" w:hAnsiTheme="majorEastAsia" w:eastAsiaTheme="majorEastAsia" w:cstheme="majorEastAsia"/>
            </w:rPr>
          </w:rPrChange>
        </w:rPr>
        <w:t xml:space="preserve"> </w:t>
      </w:r>
      <w:del w:id="2634" w:author="刘宁" w:date="2017-06-09T10:22:00Z">
        <w:r>
          <w:rPr>
            <w:rFonts w:ascii="Times New Roman" w:hAnsi="Times New Roman" w:cs="Times New Roman" w:eastAsiaTheme="majorEastAsia"/>
            <w:rPrChange w:id="2635" w:author="China" w:date="2017-06-06T20:51:00Z">
              <w:rPr>
                <w:rFonts w:asciiTheme="majorEastAsia" w:hAnsiTheme="majorEastAsia" w:eastAsiaTheme="majorEastAsia" w:cstheme="majorEastAsia"/>
              </w:rPr>
            </w:rPrChange>
          </w:rPr>
          <w:delText>winform</w:delText>
        </w:r>
        <w:bookmarkEnd w:id="50"/>
      </w:del>
      <w:ins w:id="2636" w:author="刘宁" w:date="2017-06-09T10:22:00Z">
        <w:r>
          <w:rPr>
            <w:rFonts w:hint="eastAsia" w:ascii="Times New Roman" w:hAnsi="Times New Roman" w:cs="Times New Roman" w:eastAsiaTheme="majorEastAsia"/>
          </w:rPr>
          <w:t>Winform</w:t>
        </w:r>
      </w:ins>
      <w:r>
        <w:rPr>
          <w:rFonts w:hint="eastAsia" w:ascii="Times New Roman" w:hAnsi="Times New Roman" w:cs="Times New Roman" w:eastAsiaTheme="majorEastAsia"/>
          <w:rPrChange w:id="2637" w:author="China" w:date="2017-06-06T20:51:00Z">
            <w:rPr>
              <w:rFonts w:hint="eastAsia" w:asciiTheme="majorEastAsia" w:hAnsiTheme="majorEastAsia" w:eastAsiaTheme="majorEastAsia" w:cstheme="majorEastAsia"/>
            </w:rPr>
          </w:rPrChange>
        </w:rPr>
        <w:t>特点与介绍</w:t>
      </w:r>
      <w:bookmarkEnd w:id="51"/>
      <w:bookmarkEnd w:id="52"/>
    </w:p>
    <w:p>
      <w:pPr>
        <w:ind w:firstLine="480"/>
        <w:rPr>
          <w:rFonts w:cs="Times New Roman"/>
          <w:rPrChange w:id="2638" w:author="China" w:date="2017-06-06T20:51:00Z">
            <w:rPr/>
          </w:rPrChange>
        </w:rPr>
      </w:pPr>
      <w:del w:id="2639" w:author="刘宁" w:date="2017-06-09T10:22:00Z">
        <w:r>
          <w:rPr>
            <w:rFonts w:cs="Times New Roman"/>
          </w:rPr>
          <w:delText>winform</w:delText>
        </w:r>
      </w:del>
      <w:ins w:id="2640" w:author="刘宁" w:date="2017-06-09T10:22:00Z">
        <w:r>
          <w:rPr>
            <w:rFonts w:hint="eastAsia" w:cs="Times New Roman"/>
          </w:rPr>
          <w:t>Winform</w:t>
        </w:r>
      </w:ins>
      <w:r>
        <w:rPr>
          <w:rFonts w:hint="eastAsia" w:ascii="Times New Roman" w:hAnsi="Times New Roman" w:cs="Times New Roman"/>
          <w:b w:val="0"/>
          <w:sz w:val="24"/>
          <w:rPrChange w:id="2641" w:author="China" w:date="2017-06-06T20:51:00Z">
            <w:rPr>
              <w:rFonts w:hint="eastAsia" w:ascii="Arial" w:hAnsi="Arial"/>
              <w:b/>
              <w:sz w:val="30"/>
            </w:rPr>
          </w:rPrChange>
        </w:rPr>
        <w:t>是</w:t>
      </w:r>
      <w:r>
        <w:rPr>
          <w:rFonts w:ascii="Times New Roman" w:hAnsi="Times New Roman" w:cs="Times New Roman"/>
          <w:b w:val="0"/>
          <w:sz w:val="24"/>
          <w:rPrChange w:id="2642" w:author="China" w:date="2017-06-06T20:51:00Z">
            <w:rPr>
              <w:rFonts w:ascii="Arial" w:hAnsi="Arial"/>
              <w:b/>
              <w:sz w:val="30"/>
            </w:rPr>
          </w:rPrChange>
        </w:rPr>
        <w:t>Visaul Studio</w:t>
      </w:r>
      <w:r>
        <w:rPr>
          <w:rFonts w:hint="eastAsia" w:ascii="Times New Roman" w:hAnsi="Times New Roman" w:cs="Times New Roman"/>
          <w:b w:val="0"/>
          <w:sz w:val="24"/>
          <w:rPrChange w:id="2643" w:author="China" w:date="2017-06-06T20:51:00Z">
            <w:rPr>
              <w:rFonts w:hint="eastAsia" w:ascii="Arial" w:hAnsi="Arial"/>
              <w:b/>
              <w:sz w:val="30"/>
            </w:rPr>
          </w:rPrChange>
        </w:rPr>
        <w:t>中的一款用于设计用户界面的平台，</w:t>
      </w:r>
      <w:r>
        <w:rPr>
          <w:rFonts w:ascii="Times New Roman" w:hAnsi="Times New Roman" w:cs="Times New Roman"/>
          <w:b w:val="0"/>
          <w:sz w:val="24"/>
          <w:rPrChange w:id="2644" w:author="China" w:date="2017-06-06T20:51:00Z">
            <w:rPr>
              <w:rFonts w:ascii="Arial" w:hAnsi="Arial"/>
              <w:b/>
              <w:sz w:val="30"/>
            </w:rPr>
          </w:rPrChange>
        </w:rPr>
        <w:t>Visaul Studio</w:t>
      </w:r>
      <w:r>
        <w:rPr>
          <w:rFonts w:hint="eastAsia" w:ascii="Times New Roman" w:hAnsi="Times New Roman" w:cs="Times New Roman"/>
          <w:b w:val="0"/>
          <w:sz w:val="24"/>
          <w:rPrChange w:id="2645" w:author="China" w:date="2017-06-06T20:51:00Z">
            <w:rPr>
              <w:rFonts w:hint="eastAsia" w:ascii="Arial" w:hAnsi="Arial"/>
              <w:b/>
              <w:sz w:val="30"/>
            </w:rPr>
          </w:rPrChange>
        </w:rPr>
        <w:t>中进行编程的语言为</w:t>
      </w:r>
      <w:r>
        <w:rPr>
          <w:rFonts w:ascii="Times New Roman" w:hAnsi="Times New Roman" w:cs="Times New Roman"/>
          <w:b w:val="0"/>
          <w:sz w:val="24"/>
          <w:rPrChange w:id="2646" w:author="China" w:date="2017-06-06T20:51:00Z">
            <w:rPr>
              <w:rFonts w:ascii="Arial" w:hAnsi="Arial"/>
              <w:b/>
              <w:sz w:val="30"/>
            </w:rPr>
          </w:rPrChange>
        </w:rPr>
        <w:t>C#</w:t>
      </w:r>
      <w:r>
        <w:rPr>
          <w:rFonts w:hint="eastAsia" w:ascii="Times New Roman" w:hAnsi="Times New Roman" w:cs="Times New Roman"/>
          <w:b w:val="0"/>
          <w:sz w:val="24"/>
          <w:rPrChange w:id="2647" w:author="China" w:date="2017-06-06T20:51:00Z">
            <w:rPr>
              <w:rFonts w:hint="eastAsia" w:ascii="Arial" w:hAnsi="Arial"/>
              <w:b/>
              <w:sz w:val="30"/>
            </w:rPr>
          </w:rPrChange>
        </w:rPr>
        <w:t>语言，是一种面向对象的、运行于</w:t>
      </w:r>
      <w:r>
        <w:rPr>
          <w:rFonts w:ascii="Times New Roman" w:hAnsi="Times New Roman" w:cs="Times New Roman"/>
          <w:b w:val="0"/>
          <w:sz w:val="24"/>
          <w:rPrChange w:id="2648" w:author="China" w:date="2017-06-06T20:51:00Z">
            <w:rPr>
              <w:rFonts w:ascii="Arial" w:hAnsi="Arial"/>
              <w:b/>
              <w:sz w:val="30"/>
            </w:rPr>
          </w:rPrChange>
        </w:rPr>
        <w:t xml:space="preserve">.NET </w:t>
      </w:r>
      <w:r>
        <w:rPr>
          <w:rFonts w:ascii="Times New Roman" w:hAnsi="Times New Roman" w:cs="Times New Roman"/>
          <w:b w:val="0"/>
          <w:sz w:val="24"/>
          <w:rPrChange w:id="2649" w:author="China" w:date="2017-06-06T20:51:00Z">
            <w:rPr>
              <w:rFonts w:ascii="Arial" w:hAnsi="Arial"/>
              <w:b/>
              <w:sz w:val="30"/>
            </w:rPr>
          </w:rPrChange>
        </w:rPr>
        <w:t>FIRamework</w:t>
      </w:r>
      <w:r>
        <w:rPr>
          <w:rFonts w:hint="eastAsia" w:ascii="Times New Roman" w:hAnsi="Times New Roman" w:cs="Times New Roman"/>
          <w:b w:val="0"/>
          <w:sz w:val="24"/>
          <w:rPrChange w:id="2650" w:author="China" w:date="2017-06-06T20:51:00Z">
            <w:rPr>
              <w:rFonts w:hint="eastAsia" w:ascii="Arial" w:hAnsi="Arial"/>
              <w:b/>
              <w:sz w:val="30"/>
            </w:rPr>
          </w:rPrChange>
        </w:rPr>
        <w:t>之上的安全高端设计语言。并定于在微软职业开发者论坛上登台并为广大程序员采用。它包括了诸如单一继承、接口等语言。</w:t>
      </w:r>
      <w:r>
        <w:rPr>
          <w:rFonts w:ascii="Times New Roman" w:hAnsi="Times New Roman" w:cs="Times New Roman"/>
          <w:b w:val="0"/>
          <w:sz w:val="24"/>
          <w:rPrChange w:id="2651" w:author="China" w:date="2017-06-06T20:51:00Z">
            <w:rPr>
              <w:rFonts w:ascii="Arial" w:hAnsi="Arial"/>
              <w:b/>
              <w:sz w:val="30"/>
            </w:rPr>
          </w:rPrChange>
        </w:rPr>
        <w:t>Visaul Studio</w:t>
      </w:r>
      <w:r>
        <w:rPr>
          <w:rFonts w:hint="eastAsia" w:ascii="Times New Roman" w:hAnsi="Times New Roman" w:cs="Times New Roman"/>
          <w:b w:val="0"/>
          <w:sz w:val="24"/>
          <w:rPrChange w:id="2652" w:author="China" w:date="2017-06-06T20:51:00Z">
            <w:rPr>
              <w:rFonts w:hint="eastAsia" w:ascii="Arial" w:hAnsi="Arial"/>
              <w:b/>
              <w:sz w:val="30"/>
            </w:rPr>
          </w:rPrChange>
        </w:rPr>
        <w:t>中的编程语言是由</w:t>
      </w:r>
      <w:r>
        <w:rPr>
          <w:rFonts w:ascii="Times New Roman" w:hAnsi="Times New Roman" w:cs="Times New Roman"/>
          <w:b w:val="0"/>
          <w:sz w:val="24"/>
          <w:rPrChange w:id="2653" w:author="China" w:date="2017-06-06T20:51:00Z">
            <w:rPr>
              <w:rFonts w:ascii="Arial" w:hAnsi="Arial"/>
              <w:b/>
              <w:sz w:val="30"/>
            </w:rPr>
          </w:rPrChange>
        </w:rPr>
        <w:t>C</w:t>
      </w:r>
      <w:r>
        <w:rPr>
          <w:rFonts w:hint="eastAsia" w:ascii="Times New Roman" w:hAnsi="Times New Roman" w:cs="Times New Roman"/>
          <w:b w:val="0"/>
          <w:sz w:val="24"/>
          <w:rPrChange w:id="2654" w:author="China" w:date="2017-06-06T20:51:00Z">
            <w:rPr>
              <w:rFonts w:hint="eastAsia" w:ascii="Arial" w:hAnsi="Arial"/>
              <w:b/>
              <w:sz w:val="30"/>
            </w:rPr>
          </w:rPrChange>
        </w:rPr>
        <w:t>和</w:t>
      </w:r>
      <w:r>
        <w:rPr>
          <w:rFonts w:ascii="Times New Roman" w:hAnsi="Times New Roman" w:cs="Times New Roman"/>
          <w:b w:val="0"/>
          <w:sz w:val="24"/>
          <w:rPrChange w:id="2655" w:author="China" w:date="2017-06-06T20:51:00Z">
            <w:rPr>
              <w:rFonts w:ascii="Arial" w:hAnsi="Arial"/>
              <w:b/>
              <w:sz w:val="30"/>
            </w:rPr>
          </w:rPrChange>
        </w:rPr>
        <w:t>C++</w:t>
      </w:r>
      <w:r>
        <w:rPr>
          <w:rFonts w:hint="eastAsia" w:ascii="Times New Roman" w:hAnsi="Times New Roman" w:cs="Times New Roman"/>
          <w:b w:val="0"/>
          <w:sz w:val="24"/>
          <w:rPrChange w:id="2656" w:author="China" w:date="2017-06-06T20:51:00Z">
            <w:rPr>
              <w:rFonts w:hint="eastAsia" w:ascii="Arial" w:hAnsi="Arial"/>
              <w:b/>
              <w:sz w:val="30"/>
            </w:rPr>
          </w:rPrChange>
        </w:rPr>
        <w:t>衍生并能综合使用的面向对象的编程语言。同时综合了</w:t>
      </w:r>
      <w:r>
        <w:rPr>
          <w:rFonts w:ascii="Times New Roman" w:hAnsi="Times New Roman" w:cs="Times New Roman"/>
          <w:b w:val="0"/>
          <w:sz w:val="24"/>
          <w:rPrChange w:id="2657" w:author="China" w:date="2017-06-06T20:51:00Z">
            <w:rPr>
              <w:rFonts w:ascii="Arial" w:hAnsi="Arial"/>
              <w:b/>
              <w:sz w:val="30"/>
            </w:rPr>
          </w:rPrChange>
        </w:rPr>
        <w:t>VB</w:t>
      </w:r>
      <w:r>
        <w:rPr>
          <w:rFonts w:hint="eastAsia" w:ascii="Times New Roman" w:hAnsi="Times New Roman" w:cs="Times New Roman"/>
          <w:b w:val="0"/>
          <w:sz w:val="24"/>
          <w:rPrChange w:id="2658" w:author="China" w:date="2017-06-06T20:51:00Z">
            <w:rPr>
              <w:rFonts w:hint="eastAsia" w:ascii="Arial" w:hAnsi="Arial"/>
              <w:b/>
              <w:sz w:val="30"/>
            </w:rPr>
          </w:rPrChange>
        </w:rPr>
        <w:t>简易的可视化操作和</w:t>
      </w:r>
      <w:r>
        <w:rPr>
          <w:rFonts w:ascii="Times New Roman" w:hAnsi="Times New Roman" w:cs="Times New Roman"/>
          <w:b w:val="0"/>
          <w:sz w:val="24"/>
          <w:rPrChange w:id="2659" w:author="China" w:date="2017-06-06T20:51:00Z">
            <w:rPr>
              <w:rFonts w:ascii="Arial" w:hAnsi="Arial"/>
              <w:b/>
              <w:sz w:val="30"/>
            </w:rPr>
          </w:rPrChange>
        </w:rPr>
        <w:t>C++</w:t>
      </w:r>
      <w:r>
        <w:rPr>
          <w:rFonts w:hint="eastAsia" w:ascii="Times New Roman" w:hAnsi="Times New Roman" w:cs="Times New Roman"/>
          <w:b w:val="0"/>
          <w:sz w:val="24"/>
          <w:rPrChange w:id="2660" w:author="China" w:date="2017-06-06T20:51:00Z">
            <w:rPr>
              <w:rFonts w:hint="eastAsia" w:ascii="Arial" w:hAnsi="Arial"/>
              <w:b/>
              <w:sz w:val="30"/>
            </w:rPr>
          </w:rPrChange>
        </w:rPr>
        <w:t>的高编译效率，以其方便并强大的操作能力、优雅的语法格调、创新的语言编辑特性和便捷的面向组件编程的支持成为</w:t>
      </w:r>
      <w:r>
        <w:rPr>
          <w:rFonts w:ascii="Times New Roman" w:hAnsi="Times New Roman" w:cs="Times New Roman"/>
          <w:b w:val="0"/>
          <w:sz w:val="24"/>
          <w:rPrChange w:id="2661" w:author="China" w:date="2017-06-06T20:51:00Z">
            <w:rPr>
              <w:rFonts w:ascii="Arial" w:hAnsi="Arial"/>
              <w:b/>
              <w:sz w:val="30"/>
            </w:rPr>
          </w:rPrChange>
        </w:rPr>
        <w:t>.NET</w:t>
      </w:r>
      <w:r>
        <w:rPr>
          <w:rFonts w:hint="eastAsia" w:ascii="Times New Roman" w:hAnsi="Times New Roman" w:cs="Times New Roman"/>
          <w:b w:val="0"/>
          <w:sz w:val="24"/>
          <w:rPrChange w:id="2662" w:author="China" w:date="2017-06-06T20:51:00Z">
            <w:rPr>
              <w:rFonts w:hint="eastAsia" w:ascii="Arial" w:hAnsi="Arial"/>
              <w:b/>
              <w:sz w:val="30"/>
            </w:rPr>
          </w:rPrChange>
        </w:rPr>
        <w:t>开发的首选语言。所以</w:t>
      </w:r>
      <w:r>
        <w:rPr>
          <w:rFonts w:ascii="Times New Roman" w:hAnsi="Times New Roman" w:cs="Times New Roman"/>
          <w:b w:val="0"/>
          <w:sz w:val="24"/>
          <w:rPrChange w:id="2663" w:author="China" w:date="2017-06-06T20:51:00Z">
            <w:rPr>
              <w:rFonts w:ascii="Arial" w:hAnsi="Arial"/>
              <w:b/>
              <w:sz w:val="30"/>
            </w:rPr>
          </w:rPrChange>
        </w:rPr>
        <w:t>Visaul Studio</w:t>
      </w:r>
      <w:r>
        <w:rPr>
          <w:rFonts w:hint="eastAsia" w:ascii="Times New Roman" w:hAnsi="Times New Roman" w:cs="Times New Roman"/>
          <w:b w:val="0"/>
          <w:sz w:val="24"/>
          <w:rPrChange w:id="2664" w:author="China" w:date="2017-06-06T20:51:00Z">
            <w:rPr>
              <w:rFonts w:hint="eastAsia" w:ascii="Arial" w:hAnsi="Arial"/>
              <w:b/>
              <w:sz w:val="30"/>
            </w:rPr>
          </w:rPrChange>
        </w:rPr>
        <w:t>中的</w:t>
      </w:r>
      <w:del w:id="2665" w:author="刘宁" w:date="2017-06-09T10:22:00Z">
        <w:r>
          <w:rPr>
            <w:rFonts w:ascii="Times New Roman" w:hAnsi="Times New Roman" w:cs="Times New Roman"/>
            <w:b w:val="0"/>
            <w:sz w:val="24"/>
            <w:rPrChange w:id="2666" w:author="China" w:date="2017-06-06T20:51:00Z">
              <w:rPr>
                <w:rFonts w:ascii="Arial" w:hAnsi="Arial"/>
                <w:b/>
                <w:sz w:val="30"/>
              </w:rPr>
            </w:rPrChange>
          </w:rPr>
          <w:delText>winform</w:delText>
        </w:r>
      </w:del>
      <w:ins w:id="2667" w:author="刘宁" w:date="2017-06-09T10:22:00Z">
        <w:r>
          <w:rPr>
            <w:rFonts w:hint="eastAsia" w:cs="Times New Roman"/>
          </w:rPr>
          <w:t>Winform</w:t>
        </w:r>
      </w:ins>
      <w:r>
        <w:rPr>
          <w:rFonts w:hint="eastAsia" w:ascii="Times New Roman" w:hAnsi="Times New Roman" w:cs="Times New Roman"/>
          <w:b w:val="0"/>
          <w:sz w:val="24"/>
          <w:rPrChange w:id="2668" w:author="China" w:date="2017-06-06T20:51:00Z">
            <w:rPr>
              <w:rFonts w:hint="eastAsia" w:ascii="Arial" w:hAnsi="Arial"/>
              <w:b/>
              <w:sz w:val="30"/>
            </w:rPr>
          </w:rPrChange>
        </w:rPr>
        <w:t>平台有</w:t>
      </w:r>
      <w:bookmarkStart w:id="53" w:name="_Toc24418"/>
      <w:r>
        <w:rPr>
          <w:rFonts w:hint="eastAsia" w:ascii="Times New Roman" w:hAnsi="Times New Roman" w:cs="Times New Roman"/>
          <w:b w:val="0"/>
          <w:sz w:val="24"/>
          <w:rPrChange w:id="2669" w:author="China" w:date="2017-06-06T20:51:00Z">
            <w:rPr>
              <w:rFonts w:hint="eastAsia" w:ascii="Arial" w:hAnsi="Arial"/>
              <w:b/>
              <w:sz w:val="30"/>
            </w:rPr>
          </w:rPrChange>
        </w:rPr>
        <w:t>以下特点</w:t>
      </w:r>
      <w:bookmarkEnd w:id="53"/>
      <w:r>
        <w:rPr>
          <w:rFonts w:hint="eastAsia" w:ascii="Times New Roman" w:hAnsi="Times New Roman" w:cs="Times New Roman"/>
          <w:b w:val="0"/>
          <w:sz w:val="24"/>
          <w:rPrChange w:id="2670" w:author="China" w:date="2017-06-06T20:51:00Z">
            <w:rPr>
              <w:rFonts w:hint="eastAsia" w:ascii="Arial" w:hAnsi="Arial"/>
              <w:b/>
              <w:sz w:val="30"/>
            </w:rPr>
          </w:rPrChange>
        </w:rPr>
        <w:t>：</w:t>
      </w:r>
    </w:p>
    <w:p>
      <w:pPr>
        <w:numPr>
          <w:ilvl w:val="0"/>
          <w:numId w:val="5"/>
        </w:numPr>
        <w:ind w:firstLine="480"/>
        <w:rPr>
          <w:rFonts w:cs="Times New Roman"/>
          <w:rPrChange w:id="2672" w:author="China" w:date="2017-06-06T20:51:00Z">
            <w:rPr/>
          </w:rPrChange>
        </w:rPr>
        <w:pPrChange w:id="2671" w:author="China" w:date="2017-06-09T13:23:00Z">
          <w:pPr>
            <w:numPr>
              <w:ilvl w:val="0"/>
              <w:numId w:val="5"/>
            </w:numPr>
            <w:ind w:firstLine="602"/>
          </w:pPr>
        </w:pPrChange>
      </w:pPr>
      <w:r>
        <w:rPr>
          <w:rFonts w:hint="eastAsia" w:ascii="Times New Roman" w:hAnsi="Times New Roman" w:cs="Times New Roman"/>
          <w:b w:val="0"/>
          <w:sz w:val="24"/>
          <w:rPrChange w:id="2673" w:author="China" w:date="2017-06-06T20:51:00Z">
            <w:rPr>
              <w:rFonts w:hint="eastAsia" w:ascii="Arial" w:hAnsi="Arial"/>
              <w:b/>
              <w:sz w:val="30"/>
            </w:rPr>
          </w:rPrChange>
        </w:rPr>
        <w:t>性能强大：</w:t>
      </w:r>
      <w:r>
        <w:rPr>
          <w:rFonts w:ascii="Times New Roman" w:hAnsi="Times New Roman" w:cs="Times New Roman"/>
          <w:b w:val="0"/>
          <w:sz w:val="24"/>
          <w:rPrChange w:id="2674" w:author="China" w:date="2017-06-06T20:51:00Z">
            <w:rPr>
              <w:rFonts w:ascii="Arial" w:hAnsi="Arial"/>
              <w:b/>
              <w:sz w:val="30"/>
            </w:rPr>
          </w:rPrChange>
        </w:rPr>
        <w:t>Windows</w:t>
      </w:r>
      <w:r>
        <w:rPr>
          <w:rFonts w:hint="eastAsia" w:ascii="Times New Roman" w:hAnsi="Times New Roman" w:cs="Times New Roman"/>
          <w:b w:val="0"/>
          <w:sz w:val="24"/>
          <w:rPrChange w:id="2675" w:author="China" w:date="2017-06-06T20:51:00Z">
            <w:rPr>
              <w:rFonts w:hint="eastAsia" w:ascii="Arial" w:hAnsi="Arial"/>
              <w:b/>
              <w:sz w:val="30"/>
            </w:rPr>
          </w:rPrChange>
        </w:rPr>
        <w:t>窗体可用于设计窗体和可</w:t>
      </w:r>
      <w:r>
        <w:rPr>
          <w:rFonts w:hint="eastAsia" w:ascii="Times New Roman" w:hAnsi="Times New Roman" w:cs="Times New Roman"/>
          <w:b w:val="0"/>
          <w:sz w:val="24"/>
          <w:rPrChange w:id="2676" w:author="China" w:date="2017-06-06T20:51:00Z">
            <w:rPr>
              <w:rFonts w:hint="eastAsia" w:ascii="Arial" w:hAnsi="Arial"/>
              <w:b/>
              <w:sz w:val="30"/>
            </w:rPr>
          </w:rPrChange>
        </w:rPr>
        <w:t>视控件，以建立丰富的基于</w:t>
      </w:r>
      <w:r>
        <w:rPr>
          <w:rFonts w:ascii="Times New Roman" w:hAnsi="Times New Roman" w:cs="Times New Roman"/>
          <w:b w:val="0"/>
          <w:sz w:val="24"/>
          <w:rPrChange w:id="2677" w:author="China" w:date="2017-06-06T20:51:00Z">
            <w:rPr>
              <w:rFonts w:ascii="Arial" w:hAnsi="Arial"/>
              <w:b/>
              <w:sz w:val="30"/>
            </w:rPr>
          </w:rPrChange>
        </w:rPr>
        <w:t>Windows</w:t>
      </w:r>
      <w:r>
        <w:rPr>
          <w:rFonts w:hint="eastAsia" w:ascii="Times New Roman" w:hAnsi="Times New Roman" w:cs="Times New Roman"/>
          <w:b w:val="0"/>
          <w:sz w:val="24"/>
          <w:rPrChange w:id="2678" w:author="China" w:date="2017-06-06T20:51:00Z">
            <w:rPr>
              <w:rFonts w:hint="eastAsia" w:ascii="Arial" w:hAnsi="Arial"/>
              <w:b/>
              <w:sz w:val="30"/>
            </w:rPr>
          </w:rPrChange>
        </w:rPr>
        <w:t>的运行程序。</w:t>
      </w:r>
    </w:p>
    <w:p>
      <w:pPr>
        <w:numPr>
          <w:ilvl w:val="0"/>
          <w:numId w:val="5"/>
        </w:numPr>
        <w:ind w:firstLine="480"/>
        <w:rPr>
          <w:rFonts w:cs="Times New Roman"/>
          <w:rPrChange w:id="2680" w:author="China" w:date="2017-06-06T20:51:00Z">
            <w:rPr/>
          </w:rPrChange>
        </w:rPr>
        <w:pPrChange w:id="2679" w:author="China" w:date="2017-06-09T13:23:00Z">
          <w:pPr>
            <w:numPr>
              <w:ilvl w:val="0"/>
              <w:numId w:val="5"/>
            </w:numPr>
            <w:ind w:firstLine="602"/>
          </w:pPr>
        </w:pPrChange>
      </w:pPr>
      <w:r>
        <w:rPr>
          <w:rFonts w:hint="eastAsia" w:ascii="Times New Roman" w:hAnsi="Times New Roman" w:cs="Times New Roman"/>
          <w:b w:val="0"/>
          <w:sz w:val="24"/>
          <w:rPrChange w:id="2681" w:author="China" w:date="2017-06-06T20:51:00Z">
            <w:rPr>
              <w:rFonts w:hint="eastAsia" w:ascii="Arial" w:hAnsi="Arial"/>
              <w:b/>
              <w:sz w:val="30"/>
            </w:rPr>
          </w:rPrChange>
        </w:rPr>
        <w:t>折叠控件灵便：</w:t>
      </w:r>
      <w:r>
        <w:rPr>
          <w:rFonts w:ascii="Times New Roman" w:hAnsi="Times New Roman" w:cs="Times New Roman"/>
          <w:b w:val="0"/>
          <w:sz w:val="24"/>
          <w:rPrChange w:id="2682" w:author="China" w:date="2017-06-06T20:51:00Z">
            <w:rPr>
              <w:rFonts w:ascii="Arial" w:hAnsi="Arial"/>
              <w:b/>
              <w:sz w:val="30"/>
            </w:rPr>
          </w:rPrChange>
        </w:rPr>
        <w:t>Windows</w:t>
      </w:r>
      <w:r>
        <w:rPr>
          <w:rFonts w:hint="eastAsia" w:ascii="Times New Roman" w:hAnsi="Times New Roman" w:cs="Times New Roman"/>
          <w:b w:val="0"/>
          <w:sz w:val="24"/>
          <w:rPrChange w:id="2683" w:author="China" w:date="2017-06-06T20:51:00Z">
            <w:rPr>
              <w:rFonts w:hint="eastAsia" w:ascii="Arial" w:hAnsi="Arial"/>
              <w:b/>
              <w:sz w:val="30"/>
            </w:rPr>
          </w:rPrChange>
        </w:rPr>
        <w:t>窗体提供了一套完整的控件，并且开发人员可以定义本人自身有特征的新的控件，另外</w:t>
      </w:r>
      <w:del w:id="2684" w:author="刘宁" w:date="2017-06-09T10:22:00Z">
        <w:r>
          <w:rPr>
            <w:rFonts w:ascii="Times New Roman" w:hAnsi="Times New Roman" w:cs="Times New Roman"/>
            <w:b w:val="0"/>
            <w:sz w:val="24"/>
            <w:rPrChange w:id="2685" w:author="China" w:date="2017-06-06T20:51:00Z">
              <w:rPr>
                <w:rFonts w:ascii="Arial" w:hAnsi="Arial"/>
                <w:b/>
                <w:sz w:val="30"/>
              </w:rPr>
            </w:rPrChange>
          </w:rPr>
          <w:delText>winform</w:delText>
        </w:r>
      </w:del>
      <w:ins w:id="2686" w:author="刘宁" w:date="2017-06-09T10:22:00Z">
        <w:r>
          <w:rPr>
            <w:rFonts w:hint="eastAsia" w:cs="Times New Roman"/>
          </w:rPr>
          <w:t>Winform</w:t>
        </w:r>
      </w:ins>
      <w:r>
        <w:rPr>
          <w:rFonts w:hint="eastAsia" w:ascii="Times New Roman" w:hAnsi="Times New Roman" w:cs="Times New Roman"/>
          <w:b w:val="0"/>
          <w:sz w:val="24"/>
          <w:rPrChange w:id="2687" w:author="China" w:date="2017-06-06T20:51:00Z">
            <w:rPr>
              <w:rFonts w:hint="eastAsia" w:ascii="Arial" w:hAnsi="Arial"/>
              <w:b/>
              <w:sz w:val="30"/>
            </w:rPr>
          </w:rPrChange>
        </w:rPr>
        <w:t>控件是指以输入或操作数据的对象。</w:t>
      </w:r>
    </w:p>
    <w:p>
      <w:pPr>
        <w:numPr>
          <w:ilvl w:val="0"/>
          <w:numId w:val="5"/>
        </w:numPr>
        <w:ind w:firstLine="480"/>
        <w:rPr>
          <w:rFonts w:cs="Times New Roman"/>
          <w:rPrChange w:id="2689" w:author="China" w:date="2017-06-06T20:51:00Z">
            <w:rPr/>
          </w:rPrChange>
        </w:rPr>
        <w:pPrChange w:id="2688" w:author="China" w:date="2017-06-09T13:23:00Z">
          <w:pPr>
            <w:numPr>
              <w:ilvl w:val="0"/>
              <w:numId w:val="5"/>
            </w:numPr>
            <w:ind w:firstLine="602"/>
          </w:pPr>
        </w:pPrChange>
      </w:pPr>
      <w:r>
        <w:rPr>
          <w:rFonts w:hint="eastAsia" w:ascii="Times New Roman" w:hAnsi="Times New Roman" w:cs="Times New Roman"/>
          <w:b w:val="0"/>
          <w:sz w:val="24"/>
          <w:rPrChange w:id="2690" w:author="China" w:date="2017-06-06T20:51:00Z">
            <w:rPr>
              <w:rFonts w:hint="eastAsia" w:ascii="Arial" w:hAnsi="Arial"/>
              <w:b/>
              <w:sz w:val="30"/>
            </w:rPr>
          </w:rPrChange>
        </w:rPr>
        <w:t>操作方便：数据提供控件管理平台提供易于衔接</w:t>
      </w:r>
      <w:r>
        <w:rPr>
          <w:rFonts w:ascii="Times New Roman" w:hAnsi="Times New Roman" w:cs="Times New Roman"/>
          <w:b w:val="0"/>
          <w:sz w:val="24"/>
          <w:rPrChange w:id="2691" w:author="China" w:date="2017-06-06T20:51:00Z">
            <w:rPr>
              <w:rFonts w:ascii="Arial" w:hAnsi="Arial"/>
              <w:b/>
              <w:sz w:val="30"/>
            </w:rPr>
          </w:rPrChange>
        </w:rPr>
        <w:t>OLEDB</w:t>
      </w:r>
      <w:r>
        <w:rPr>
          <w:rFonts w:hint="eastAsia" w:ascii="Times New Roman" w:hAnsi="Times New Roman" w:cs="Times New Roman"/>
          <w:b w:val="0"/>
          <w:sz w:val="24"/>
          <w:rPrChange w:id="2692" w:author="China" w:date="2017-06-06T20:51:00Z">
            <w:rPr>
              <w:rFonts w:hint="eastAsia" w:ascii="Arial" w:hAnsi="Arial"/>
              <w:b/>
              <w:sz w:val="30"/>
            </w:rPr>
          </w:rPrChange>
        </w:rPr>
        <w:t>和</w:t>
      </w:r>
      <w:r>
        <w:rPr>
          <w:rFonts w:ascii="Times New Roman" w:hAnsi="Times New Roman" w:cs="Times New Roman"/>
          <w:b w:val="0"/>
          <w:sz w:val="24"/>
          <w:rPrChange w:id="2693" w:author="China" w:date="2017-06-06T20:51:00Z">
            <w:rPr>
              <w:rFonts w:ascii="Arial" w:hAnsi="Arial"/>
              <w:b/>
              <w:sz w:val="30"/>
            </w:rPr>
          </w:rPrChange>
        </w:rPr>
        <w:t>ODBC</w:t>
      </w:r>
      <w:r>
        <w:rPr>
          <w:rFonts w:hint="eastAsia" w:ascii="Times New Roman" w:hAnsi="Times New Roman" w:cs="Times New Roman"/>
          <w:b w:val="0"/>
          <w:sz w:val="24"/>
          <w:rPrChange w:id="2694" w:author="China" w:date="2017-06-06T20:51:00Z">
            <w:rPr>
              <w:rFonts w:hint="eastAsia" w:ascii="Arial" w:hAnsi="Arial"/>
              <w:b/>
              <w:sz w:val="30"/>
            </w:rPr>
          </w:rPrChange>
        </w:rPr>
        <w:t>数据源的数据控件，包含</w:t>
      </w:r>
      <w:r>
        <w:rPr>
          <w:rFonts w:ascii="Times New Roman" w:hAnsi="Times New Roman" w:cs="Times New Roman"/>
          <w:b w:val="0"/>
          <w:sz w:val="24"/>
          <w:rPrChange w:id="2695" w:author="China" w:date="2017-06-06T20:51:00Z">
            <w:rPr>
              <w:rFonts w:ascii="Arial" w:hAnsi="Arial"/>
              <w:b/>
              <w:sz w:val="30"/>
            </w:rPr>
          </w:rPrChange>
        </w:rPr>
        <w:t>SQL Server</w:t>
      </w:r>
      <w:r>
        <w:rPr>
          <w:rFonts w:hint="eastAsia" w:ascii="Times New Roman" w:hAnsi="Times New Roman" w:cs="Times New Roman"/>
          <w:b w:val="0"/>
          <w:sz w:val="24"/>
          <w:rPrChange w:id="2696" w:author="China" w:date="2017-06-06T20:51:00Z">
            <w:rPr>
              <w:rFonts w:hint="eastAsia" w:ascii="Arial" w:hAnsi="Arial"/>
              <w:b/>
              <w:sz w:val="30"/>
            </w:rPr>
          </w:rPrChange>
        </w:rPr>
        <w:t>、</w:t>
      </w:r>
      <w:r>
        <w:rPr>
          <w:rFonts w:ascii="Times New Roman" w:hAnsi="Times New Roman" w:cs="Times New Roman"/>
          <w:b w:val="0"/>
          <w:sz w:val="24"/>
          <w:rPrChange w:id="2697" w:author="China" w:date="2017-06-06T20:51:00Z">
            <w:rPr>
              <w:rFonts w:ascii="Arial" w:hAnsi="Arial"/>
              <w:b/>
              <w:sz w:val="30"/>
            </w:rPr>
          </w:rPrChange>
        </w:rPr>
        <w:t>Jet</w:t>
      </w:r>
      <w:r>
        <w:rPr>
          <w:rFonts w:hint="eastAsia" w:ascii="Times New Roman" w:hAnsi="Times New Roman" w:cs="Times New Roman"/>
          <w:b w:val="0"/>
          <w:sz w:val="24"/>
          <w:rPrChange w:id="2698" w:author="China" w:date="2017-06-06T20:51:00Z">
            <w:rPr>
              <w:rFonts w:hint="eastAsia" w:ascii="Arial" w:hAnsi="Arial"/>
              <w:b/>
              <w:sz w:val="30"/>
            </w:rPr>
          </w:rPrChange>
        </w:rPr>
        <w:t>、</w:t>
      </w:r>
      <w:r>
        <w:rPr>
          <w:rFonts w:ascii="Times New Roman" w:hAnsi="Times New Roman" w:cs="Times New Roman"/>
          <w:b w:val="0"/>
          <w:sz w:val="24"/>
          <w:rPrChange w:id="2699" w:author="China" w:date="2017-06-06T20:51:00Z">
            <w:rPr>
              <w:rFonts w:ascii="Arial" w:hAnsi="Arial"/>
              <w:b/>
              <w:sz w:val="30"/>
            </w:rPr>
          </w:rPrChange>
        </w:rPr>
        <w:t>DB2</w:t>
      </w:r>
      <w:r>
        <w:rPr>
          <w:rFonts w:hint="eastAsia" w:ascii="Times New Roman" w:hAnsi="Times New Roman" w:cs="Times New Roman"/>
          <w:b w:val="0"/>
          <w:sz w:val="24"/>
          <w:rPrChange w:id="2700" w:author="China" w:date="2017-06-06T20:51:00Z">
            <w:rPr>
              <w:rFonts w:hint="eastAsia" w:ascii="Arial" w:hAnsi="Arial"/>
              <w:b/>
              <w:sz w:val="30"/>
            </w:rPr>
          </w:rPrChange>
        </w:rPr>
        <w:t>以及</w:t>
      </w:r>
      <w:r>
        <w:rPr>
          <w:rFonts w:ascii="Times New Roman" w:hAnsi="Times New Roman" w:cs="Times New Roman"/>
          <w:b w:val="0"/>
          <w:sz w:val="24"/>
          <w:rPrChange w:id="2701" w:author="China" w:date="2017-06-06T20:51:00Z">
            <w:rPr>
              <w:rFonts w:ascii="Arial" w:hAnsi="Arial"/>
              <w:b/>
              <w:sz w:val="30"/>
            </w:rPr>
          </w:rPrChange>
        </w:rPr>
        <w:t>Orcle</w:t>
      </w:r>
      <w:r>
        <w:rPr>
          <w:rFonts w:hint="eastAsia" w:ascii="Times New Roman" w:hAnsi="Times New Roman" w:cs="Times New Roman"/>
          <w:b w:val="0"/>
          <w:sz w:val="24"/>
          <w:rPrChange w:id="2702" w:author="China" w:date="2017-06-06T20:51:00Z">
            <w:rPr>
              <w:rFonts w:hint="eastAsia" w:ascii="Arial" w:hAnsi="Arial"/>
              <w:b/>
              <w:sz w:val="30"/>
            </w:rPr>
          </w:rPrChange>
        </w:rPr>
        <w:t>等。</w:t>
      </w:r>
    </w:p>
    <w:p>
      <w:pPr>
        <w:numPr>
          <w:ilvl w:val="0"/>
          <w:numId w:val="5"/>
        </w:numPr>
        <w:ind w:firstLine="480"/>
        <w:rPr>
          <w:rFonts w:cs="Times New Roman"/>
          <w:rPrChange w:id="2704" w:author="China" w:date="2017-06-06T20:51:00Z">
            <w:rPr/>
          </w:rPrChange>
        </w:rPr>
        <w:pPrChange w:id="2703" w:author="China" w:date="2017-06-09T13:23:00Z">
          <w:pPr>
            <w:numPr>
              <w:ilvl w:val="0"/>
              <w:numId w:val="5"/>
            </w:numPr>
            <w:ind w:firstLine="602"/>
          </w:pPr>
        </w:pPrChange>
      </w:pPr>
      <w:r>
        <w:rPr>
          <w:rFonts w:hint="eastAsia" w:ascii="Times New Roman" w:hAnsi="Times New Roman" w:cs="Times New Roman"/>
          <w:b w:val="0"/>
          <w:sz w:val="24"/>
          <w:rPrChange w:id="2705" w:author="China" w:date="2017-06-06T20:51:00Z">
            <w:rPr>
              <w:rFonts w:hint="eastAsia" w:ascii="Arial" w:hAnsi="Arial"/>
              <w:b/>
              <w:sz w:val="30"/>
            </w:rPr>
          </w:rPrChange>
        </w:rPr>
        <w:t>折叠向导确定：向用户提供建立窗体、数据处理、打包和部署等的离散向导。</w:t>
      </w:r>
    </w:p>
    <w:p>
      <w:pPr>
        <w:numPr>
          <w:ilvl w:val="0"/>
          <w:numId w:val="5"/>
        </w:numPr>
        <w:ind w:firstLine="480"/>
        <w:rPr>
          <w:rFonts w:cs="Times New Roman"/>
          <w:rPrChange w:id="2707" w:author="China" w:date="2017-06-06T20:51:00Z">
            <w:rPr/>
          </w:rPrChange>
        </w:rPr>
        <w:pPrChange w:id="2706" w:author="China" w:date="2017-06-09T13:23:00Z">
          <w:pPr>
            <w:numPr>
              <w:ilvl w:val="0"/>
              <w:numId w:val="5"/>
            </w:numPr>
            <w:ind w:firstLine="602"/>
          </w:pPr>
        </w:pPrChange>
      </w:pPr>
      <w:r>
        <w:rPr>
          <w:rFonts w:hint="eastAsia" w:ascii="Times New Roman" w:hAnsi="Times New Roman" w:cs="Times New Roman"/>
          <w:b w:val="0"/>
          <w:sz w:val="24"/>
          <w:rPrChange w:id="2708" w:author="China" w:date="2017-06-06T20:51:00Z">
            <w:rPr>
              <w:rFonts w:hint="eastAsia" w:ascii="Arial" w:hAnsi="Arial"/>
              <w:b/>
              <w:sz w:val="30"/>
            </w:rPr>
          </w:rPrChange>
        </w:rPr>
        <w:t>使用安全：</w:t>
      </w:r>
      <w:del w:id="2709" w:author="刘宁" w:date="2017-06-09T10:22:00Z">
        <w:r>
          <w:rPr>
            <w:rFonts w:ascii="Times New Roman" w:hAnsi="Times New Roman" w:cs="Times New Roman"/>
            <w:b w:val="0"/>
            <w:sz w:val="24"/>
            <w:rPrChange w:id="2710" w:author="China" w:date="2017-06-06T20:51:00Z">
              <w:rPr>
                <w:rFonts w:ascii="Arial" w:hAnsi="Arial"/>
                <w:b/>
                <w:sz w:val="30"/>
              </w:rPr>
            </w:rPrChange>
          </w:rPr>
          <w:delText>winform</w:delText>
        </w:r>
      </w:del>
      <w:ins w:id="2711" w:author="刘宁" w:date="2017-06-09T10:22:00Z">
        <w:r>
          <w:rPr>
            <w:rFonts w:hint="eastAsia" w:cs="Times New Roman"/>
          </w:rPr>
          <w:t>Winform</w:t>
        </w:r>
      </w:ins>
      <w:r>
        <w:rPr>
          <w:rFonts w:hint="eastAsia" w:ascii="Times New Roman" w:hAnsi="Times New Roman" w:cs="Times New Roman"/>
          <w:b w:val="0"/>
          <w:sz w:val="24"/>
          <w:rPrChange w:id="2712" w:author="China" w:date="2017-06-06T20:51:00Z">
            <w:rPr>
              <w:rFonts w:hint="eastAsia" w:ascii="Arial" w:hAnsi="Arial"/>
              <w:b/>
              <w:sz w:val="30"/>
            </w:rPr>
          </w:rPrChange>
        </w:rPr>
        <w:t>程序编写中继承了</w:t>
      </w:r>
      <w:r>
        <w:rPr>
          <w:rFonts w:ascii="Times New Roman" w:hAnsi="Times New Roman" w:cs="Times New Roman"/>
          <w:b w:val="0"/>
          <w:sz w:val="24"/>
          <w:rPrChange w:id="2713" w:author="China" w:date="2017-06-06T20:51:00Z">
            <w:rPr>
              <w:rFonts w:ascii="Arial" w:hAnsi="Arial"/>
              <w:b/>
              <w:sz w:val="30"/>
            </w:rPr>
          </w:rPrChange>
        </w:rPr>
        <w:t>c#</w:t>
      </w:r>
      <w:r>
        <w:rPr>
          <w:rFonts w:hint="eastAsia" w:ascii="Times New Roman" w:hAnsi="Times New Roman" w:cs="Times New Roman"/>
          <w:b w:val="0"/>
          <w:sz w:val="24"/>
          <w:rPrChange w:id="2714" w:author="China" w:date="2017-06-06T20:51:00Z">
            <w:rPr>
              <w:rFonts w:hint="eastAsia" w:ascii="Arial" w:hAnsi="Arial"/>
              <w:b/>
              <w:sz w:val="30"/>
            </w:rPr>
          </w:rPrChange>
        </w:rPr>
        <w:t>能够消除很多常见的</w:t>
      </w:r>
      <w:r>
        <w:rPr>
          <w:rFonts w:ascii="Times New Roman" w:hAnsi="Times New Roman" w:cs="Times New Roman"/>
          <w:b w:val="0"/>
          <w:sz w:val="24"/>
          <w:rPrChange w:id="2715" w:author="China" w:date="2017-06-06T20:51:00Z">
            <w:rPr>
              <w:rFonts w:ascii="Arial" w:hAnsi="Arial"/>
              <w:b/>
              <w:sz w:val="30"/>
            </w:rPr>
          </w:rPrChange>
        </w:rPr>
        <w:t>C++</w:t>
      </w:r>
      <w:r>
        <w:rPr>
          <w:rFonts w:hint="eastAsia" w:ascii="Times New Roman" w:hAnsi="Times New Roman" w:cs="Times New Roman"/>
          <w:b w:val="0"/>
          <w:sz w:val="24"/>
          <w:rPrChange w:id="2716" w:author="China" w:date="2017-06-06T20:51:00Z">
            <w:rPr>
              <w:rFonts w:hint="eastAsia" w:ascii="Arial" w:hAnsi="Arial"/>
              <w:b/>
              <w:sz w:val="30"/>
            </w:rPr>
          </w:rPrChange>
        </w:rPr>
        <w:t>编</w:t>
      </w:r>
      <w:r>
        <w:rPr>
          <w:rFonts w:hint="eastAsia" w:ascii="Times New Roman" w:hAnsi="Times New Roman" w:cs="Times New Roman"/>
          <w:b w:val="0"/>
          <w:sz w:val="24"/>
          <w:rPrChange w:id="2717" w:author="China" w:date="2017-06-06T20:51:00Z">
            <w:rPr>
              <w:rFonts w:hint="eastAsia" w:ascii="Arial" w:hAnsi="Arial"/>
              <w:b/>
              <w:sz w:val="30"/>
            </w:rPr>
          </w:rPrChange>
        </w:rPr>
        <w:t>程错</w:t>
      </w:r>
      <w:r>
        <w:rPr>
          <w:rFonts w:hint="eastAsia" w:ascii="Times New Roman" w:hAnsi="Times New Roman" w:cs="Times New Roman"/>
          <w:b w:val="0"/>
          <w:sz w:val="24"/>
          <w:rPrChange w:id="2718" w:author="China" w:date="2017-06-06T20:51:00Z">
            <w:rPr>
              <w:rFonts w:hint="eastAsia" w:ascii="Arial" w:hAnsi="Arial"/>
              <w:b/>
              <w:sz w:val="30"/>
            </w:rPr>
          </w:rPrChange>
        </w:rPr>
        <w:t>误，大大提高了平台的安全性。</w:t>
      </w:r>
    </w:p>
    <w:p>
      <w:pPr>
        <w:numPr>
          <w:ilvl w:val="0"/>
          <w:numId w:val="5"/>
        </w:numPr>
        <w:ind w:firstLine="480"/>
        <w:rPr>
          <w:rFonts w:ascii="Times New Roman" w:hAnsi="Times New Roman" w:cs="Times New Roman" w:eastAsiaTheme="majorEastAsia"/>
          <w:rPrChange w:id="2720" w:author="China" w:date="2017-06-06T20:51:00Z">
            <w:rPr>
              <w:rFonts w:asciiTheme="majorEastAsia" w:hAnsiTheme="majorEastAsia" w:eastAsiaTheme="majorEastAsia" w:cstheme="majorEastAsia"/>
            </w:rPr>
          </w:rPrChange>
        </w:rPr>
        <w:pPrChange w:id="2719" w:author="China" w:date="2017-06-09T13:23:00Z">
          <w:pPr>
            <w:numPr>
              <w:ilvl w:val="0"/>
              <w:numId w:val="5"/>
            </w:numPr>
            <w:ind w:firstLine="602"/>
          </w:pPr>
        </w:pPrChange>
      </w:pPr>
      <w:r>
        <w:rPr>
          <w:rFonts w:hint="eastAsia" w:ascii="Times New Roman" w:hAnsi="Times New Roman" w:cs="Times New Roman"/>
          <w:b w:val="0"/>
          <w:sz w:val="24"/>
          <w:rPrChange w:id="2721" w:author="China" w:date="2017-06-06T20:51:00Z">
            <w:rPr>
              <w:rFonts w:hint="eastAsia" w:ascii="Arial" w:hAnsi="Arial"/>
              <w:b/>
              <w:sz w:val="30"/>
            </w:rPr>
          </w:rPrChange>
        </w:rPr>
        <w:t>折叠数据管理：</w:t>
      </w:r>
      <w:r>
        <w:rPr>
          <w:rFonts w:ascii="Times New Roman" w:hAnsi="Times New Roman" w:cs="Times New Roman"/>
          <w:b w:val="0"/>
          <w:sz w:val="24"/>
          <w:rPrChange w:id="2722" w:author="China" w:date="2017-06-06T20:51:00Z">
            <w:rPr>
              <w:rFonts w:ascii="Arial" w:hAnsi="Arial"/>
              <w:b/>
              <w:sz w:val="30"/>
            </w:rPr>
          </w:rPrChange>
        </w:rPr>
        <w:t>Windows</w:t>
      </w:r>
      <w:r>
        <w:rPr>
          <w:rFonts w:hint="eastAsia" w:ascii="Times New Roman" w:hAnsi="Times New Roman" w:cs="Times New Roman"/>
          <w:b w:val="0"/>
          <w:sz w:val="24"/>
          <w:rPrChange w:id="2723" w:author="China" w:date="2017-06-06T20:51:00Z">
            <w:rPr>
              <w:rFonts w:hint="eastAsia" w:ascii="Arial" w:hAnsi="Arial"/>
              <w:b/>
              <w:sz w:val="30"/>
            </w:rPr>
          </w:rPrChange>
        </w:rPr>
        <w:t>窗体对数据库读取与导入能提供完整的步骤。能够读取数据库中的数据，并在窗体上显示和操作数据。</w:t>
      </w:r>
      <w:bookmarkStart w:id="54" w:name="_Toc14769"/>
    </w:p>
    <w:p>
      <w:pPr>
        <w:keepNext/>
        <w:ind w:firstLine="0" w:firstLineChars="0"/>
        <w:rPr>
          <w:rFonts w:ascii="Times New Roman" w:hAnsi="Times New Roman" w:cs="Times New Roman" w:eastAsiaTheme="majorEastAsia"/>
          <w:rPrChange w:id="2724" w:author="China" w:date="2017-06-06T20:51:00Z">
            <w:rPr>
              <w:rFonts w:asciiTheme="majorEastAsia" w:hAnsiTheme="majorEastAsia" w:eastAsiaTheme="majorEastAsia" w:cstheme="majorEastAsia"/>
            </w:rPr>
          </w:rPrChange>
        </w:rPr>
      </w:pPr>
      <w:r>
        <w:rPr>
          <w:rFonts w:ascii="Times New Roman" w:hAnsi="Times New Roman" w:cs="Times New Roman" w:eastAsiaTheme="majorEastAsia"/>
          <w:b w:val="0"/>
          <w:sz w:val="24"/>
          <w:rPrChange w:id="2725" w:author="China" w:date="2017-06-06T20:51:00Z">
            <w:rPr>
              <w:rFonts w:asciiTheme="majorEastAsia" w:hAnsiTheme="majorEastAsia" w:eastAsiaTheme="majorEastAsia" w:cstheme="majorEastAsia"/>
              <w:b/>
              <w:sz w:val="30"/>
            </w:rPr>
          </w:rPrChange>
        </w:rPr>
        <w:br w:type="page"/>
      </w:r>
    </w:p>
    <w:p>
      <w:pPr>
        <w:pStyle w:val="2"/>
        <w:spacing w:before="156" w:beforeLines="50" w:after="156" w:afterLines="50"/>
        <w:ind w:firstLine="0" w:firstLineChars="0"/>
        <w:rPr>
          <w:rFonts w:ascii="Times New Roman" w:hAnsi="Times New Roman" w:eastAsia="宋体" w:cs="Times New Roman"/>
          <w:rPrChange w:id="2727" w:author="刘宁" w:date="2017-06-06T23:16:00Z">
            <w:rPr>
              <w:rFonts w:asciiTheme="majorEastAsia" w:hAnsiTheme="majorEastAsia" w:eastAsiaTheme="majorEastAsia" w:cstheme="majorEastAsia"/>
            </w:rPr>
          </w:rPrChange>
        </w:rPr>
        <w:pPrChange w:id="2726" w:author="China" w:date="2017-06-09T13:23:00Z">
          <w:pPr>
            <w:pStyle w:val="2"/>
            <w:ind w:firstLine="0" w:firstLineChars="0"/>
          </w:pPr>
        </w:pPrChange>
      </w:pPr>
      <w:bookmarkStart w:id="55" w:name="_Toc484545619"/>
      <w:bookmarkStart w:id="56" w:name="_Toc31094"/>
      <w:r>
        <w:rPr>
          <w:rFonts w:ascii="Times New Roman" w:hAnsi="Times New Roman" w:eastAsia="宋体" w:cs="Times New Roman"/>
          <w:rPrChange w:id="2728" w:author="刘宁" w:date="2017-06-06T23:16:00Z">
            <w:rPr>
              <w:rFonts w:ascii="Times New Roman" w:hAnsi="Times New Roman" w:cs="Times New Roman" w:eastAsiaTheme="majorEastAsia"/>
            </w:rPr>
          </w:rPrChange>
        </w:rPr>
        <w:t>3</w:t>
      </w:r>
      <w:r>
        <w:rPr>
          <w:rFonts w:ascii="Times New Roman" w:hAnsi="Times New Roman" w:eastAsia="宋体" w:cs="Times New Roman"/>
          <w:rPrChange w:id="2729" w:author="刘宁" w:date="2017-06-06T23:16:00Z">
            <w:rPr>
              <w:rFonts w:asciiTheme="majorEastAsia" w:hAnsiTheme="majorEastAsia" w:eastAsiaTheme="majorEastAsia" w:cstheme="majorEastAsia"/>
            </w:rPr>
          </w:rPrChange>
        </w:rPr>
        <w:t xml:space="preserve"> </w:t>
      </w:r>
      <w:r>
        <w:rPr>
          <w:rFonts w:hint="eastAsia" w:ascii="Times New Roman" w:hAnsi="Times New Roman" w:eastAsia="宋体" w:cs="Times New Roman"/>
          <w:rPrChange w:id="2730" w:author="刘宁" w:date="2017-06-06T23:16:00Z">
            <w:rPr>
              <w:rFonts w:hint="eastAsia" w:asciiTheme="majorEastAsia" w:hAnsiTheme="majorEastAsia" w:eastAsiaTheme="majorEastAsia" w:cstheme="majorEastAsia"/>
            </w:rPr>
          </w:rPrChange>
        </w:rPr>
        <w:t>带通滤波器设计方案</w:t>
      </w:r>
      <w:bookmarkEnd w:id="54"/>
      <w:bookmarkEnd w:id="55"/>
      <w:bookmarkEnd w:id="56"/>
    </w:p>
    <w:p>
      <w:pPr>
        <w:pStyle w:val="3"/>
        <w:spacing w:before="156" w:beforeLines="50" w:after="156" w:afterLines="50" w:line="440" w:lineRule="exact"/>
        <w:ind w:firstLine="0" w:firstLineChars="0"/>
        <w:rPr>
          <w:rFonts w:ascii="Times New Roman" w:hAnsi="Times New Roman" w:cs="Times New Roman" w:eastAsiaTheme="majorEastAsia"/>
          <w:rPrChange w:id="2732" w:author="China" w:date="2017-06-06T20:51:00Z">
            <w:rPr>
              <w:rFonts w:asciiTheme="majorEastAsia" w:hAnsiTheme="majorEastAsia" w:eastAsiaTheme="majorEastAsia" w:cstheme="majorEastAsia"/>
            </w:rPr>
          </w:rPrChange>
        </w:rPr>
        <w:pPrChange w:id="2731" w:author="China" w:date="2017-06-06T21:08:00Z">
          <w:pPr>
            <w:pStyle w:val="3"/>
            <w:spacing w:before="0" w:after="0" w:line="440" w:lineRule="exact"/>
            <w:ind w:firstLine="0" w:firstLineChars="0"/>
          </w:pPr>
        </w:pPrChange>
      </w:pPr>
      <w:bookmarkStart w:id="57" w:name="_Toc20272"/>
      <w:bookmarkStart w:id="58" w:name="_Toc484545620"/>
      <w:bookmarkStart w:id="59" w:name="_Toc16850"/>
      <w:r>
        <w:rPr>
          <w:rFonts w:ascii="Times New Roman" w:hAnsi="Times New Roman" w:cs="Times New Roman" w:eastAsiaTheme="majorEastAsia"/>
        </w:rPr>
        <w:t xml:space="preserve">3.1 </w:t>
      </w:r>
      <w:r>
        <w:rPr>
          <w:rFonts w:hint="eastAsia" w:ascii="Times New Roman" w:hAnsi="Times New Roman" w:cs="Times New Roman" w:eastAsiaTheme="majorEastAsia"/>
          <w:rPrChange w:id="2733" w:author="China" w:date="2017-06-06T20:51:00Z">
            <w:rPr>
              <w:rFonts w:hint="eastAsia" w:asciiTheme="majorEastAsia" w:hAnsiTheme="majorEastAsia" w:eastAsiaTheme="majorEastAsia" w:cstheme="majorEastAsia"/>
            </w:rPr>
          </w:rPrChange>
        </w:rPr>
        <w:t>带通滤波器设计路线</w:t>
      </w:r>
      <w:bookmarkEnd w:id="57"/>
      <w:bookmarkEnd w:id="58"/>
      <w:bookmarkEnd w:id="59"/>
    </w:p>
    <w:p>
      <w:pPr>
        <w:ind w:firstLine="480"/>
        <w:rPr>
          <w:rFonts w:cs="Times New Roman"/>
          <w:rPrChange w:id="2734" w:author="China" w:date="2017-06-06T20:51:00Z">
            <w:rPr/>
          </w:rPrChange>
        </w:rPr>
      </w:pPr>
      <w:r>
        <w:rPr>
          <w:rFonts w:cs="Times New Roman"/>
        </w:rPr>
        <w:t>确定系统主要功能与模块，并充分调研分析国内外振动信号滤波分析技术的现状，结合现场实际情况，确立主要设计的技术方向，并对相关技术和模型进行文献调研。</w:t>
      </w:r>
    </w:p>
    <w:p>
      <w:pPr>
        <w:ind w:firstLine="480"/>
        <w:rPr>
          <w:rFonts w:cs="Times New Roman"/>
          <w:rPrChange w:id="2735" w:author="China" w:date="2017-06-06T20:51:00Z">
            <w:rPr/>
          </w:rPrChange>
        </w:rPr>
      </w:pPr>
      <w:r>
        <w:rPr>
          <w:rFonts w:hint="eastAsia" w:ascii="Times New Roman" w:hAnsi="Times New Roman" w:cs="Times New Roman"/>
          <w:b w:val="0"/>
          <w:sz w:val="24"/>
          <w:rPrChange w:id="2736" w:author="China" w:date="2017-06-06T20:51:00Z">
            <w:rPr>
              <w:rFonts w:hint="eastAsia" w:ascii="Arial" w:hAnsi="Arial"/>
              <w:b/>
              <w:sz w:val="30"/>
            </w:rPr>
          </w:rPrChange>
        </w:rPr>
        <w:t>根据文献资料与功能需求的调研，研究分析钻具信号的特性，提取现场数据库，分别采用两种滤波算法对现场数据进行计算，求出两种算法传递函数的参数以及其他相关参数，最后结合现场真实数据对算法进行编写，使其功能可实现用户界面化，从而形成一套完整的基于</w:t>
      </w:r>
      <w:r>
        <w:rPr>
          <w:rFonts w:ascii="Times New Roman" w:hAnsi="Times New Roman" w:cs="Times New Roman"/>
          <w:b w:val="0"/>
          <w:sz w:val="24"/>
          <w:rPrChange w:id="2737" w:author="China" w:date="2017-06-06T20:51:00Z">
            <w:rPr>
              <w:rFonts w:ascii="Arial" w:hAnsi="Arial"/>
              <w:b/>
              <w:sz w:val="30"/>
            </w:rPr>
          </w:rPrChange>
        </w:rPr>
        <w:t>C#</w:t>
      </w:r>
      <w:r>
        <w:rPr>
          <w:rFonts w:hint="eastAsia" w:ascii="Times New Roman" w:hAnsi="Times New Roman" w:cs="Times New Roman"/>
          <w:b w:val="0"/>
          <w:sz w:val="24"/>
          <w:rPrChange w:id="2738" w:author="China" w:date="2017-06-06T20:51:00Z">
            <w:rPr>
              <w:rFonts w:hint="eastAsia" w:ascii="Arial" w:hAnsi="Arial"/>
              <w:b/>
              <w:sz w:val="30"/>
            </w:rPr>
          </w:rPrChange>
        </w:rPr>
        <w:t>的钻具信号数字滤波处理的总体方案。</w:t>
      </w:r>
    </w:p>
    <w:p>
      <w:pPr>
        <w:ind w:firstLine="480"/>
        <w:rPr>
          <w:rFonts w:cs="Times New Roman"/>
          <w:rPrChange w:id="2739" w:author="China" w:date="2017-06-06T20:51:00Z">
            <w:rPr/>
          </w:rPrChange>
        </w:rPr>
      </w:pPr>
      <w:r>
        <w:rPr>
          <w:rFonts w:hint="eastAsia" w:ascii="Times New Roman" w:hAnsi="Times New Roman" w:cs="Times New Roman"/>
          <w:b w:val="0"/>
          <w:sz w:val="24"/>
          <w:rPrChange w:id="2740" w:author="China" w:date="2017-06-06T20:51:00Z">
            <w:rPr>
              <w:rFonts w:hint="eastAsia" w:ascii="Arial" w:hAnsi="Arial"/>
              <w:b/>
              <w:sz w:val="30"/>
            </w:rPr>
          </w:rPrChange>
        </w:rPr>
        <w:t>最后，根据系统总体设计方案，同时结合现场的数据完善优化滤波参数，设计出一套信号滤波方案，并基于</w:t>
      </w:r>
      <w:r>
        <w:rPr>
          <w:rFonts w:ascii="Times New Roman" w:hAnsi="Times New Roman" w:cs="Times New Roman"/>
          <w:b w:val="0"/>
          <w:sz w:val="24"/>
          <w:rPrChange w:id="2741" w:author="China" w:date="2017-06-06T20:51:00Z">
            <w:rPr>
              <w:rFonts w:ascii="Arial" w:hAnsi="Arial"/>
              <w:b/>
              <w:sz w:val="30"/>
            </w:rPr>
          </w:rPrChange>
        </w:rPr>
        <w:t>SQL Server 2008</w:t>
      </w:r>
      <w:r>
        <w:rPr>
          <w:rFonts w:hint="eastAsia" w:ascii="Times New Roman" w:hAnsi="Times New Roman" w:cs="Times New Roman"/>
          <w:b w:val="0"/>
          <w:sz w:val="24"/>
          <w:rPrChange w:id="2742" w:author="China" w:date="2017-06-06T20:51:00Z">
            <w:rPr>
              <w:rFonts w:hint="eastAsia" w:ascii="Arial" w:hAnsi="Arial"/>
              <w:b/>
              <w:sz w:val="30"/>
            </w:rPr>
          </w:rPrChange>
        </w:rPr>
        <w:t>数据库管理软件和</w:t>
      </w:r>
      <w:r>
        <w:rPr>
          <w:rFonts w:ascii="Times New Roman" w:hAnsi="Times New Roman" w:cs="Times New Roman"/>
          <w:b w:val="0"/>
          <w:sz w:val="24"/>
          <w:rPrChange w:id="2743" w:author="China" w:date="2017-06-06T20:51:00Z">
            <w:rPr>
              <w:rFonts w:ascii="Arial" w:hAnsi="Arial"/>
              <w:b/>
              <w:sz w:val="30"/>
            </w:rPr>
          </w:rPrChange>
        </w:rPr>
        <w:t>Mcrosoft.Net FIRamework4.0</w:t>
      </w:r>
      <w:r>
        <w:rPr>
          <w:rFonts w:hint="eastAsia" w:ascii="Times New Roman" w:hAnsi="Times New Roman" w:cs="Times New Roman"/>
          <w:b w:val="0"/>
          <w:sz w:val="24"/>
          <w:rPrChange w:id="2744" w:author="China" w:date="2017-06-06T20:51:00Z">
            <w:rPr>
              <w:rFonts w:hint="eastAsia" w:ascii="Arial" w:hAnsi="Arial"/>
              <w:b/>
              <w:sz w:val="30"/>
            </w:rPr>
          </w:rPrChange>
        </w:rPr>
        <w:t>框架，采用</w:t>
      </w:r>
      <w:r>
        <w:rPr>
          <w:rFonts w:ascii="Times New Roman" w:hAnsi="Times New Roman" w:cs="Times New Roman"/>
          <w:b w:val="0"/>
          <w:sz w:val="24"/>
          <w:rPrChange w:id="2745" w:author="China" w:date="2017-06-06T20:51:00Z">
            <w:rPr>
              <w:rFonts w:ascii="Arial" w:hAnsi="Arial"/>
              <w:b/>
              <w:sz w:val="30"/>
            </w:rPr>
          </w:rPrChange>
        </w:rPr>
        <w:t>C#</w:t>
      </w:r>
      <w:r>
        <w:rPr>
          <w:rFonts w:hint="eastAsia" w:ascii="Times New Roman" w:hAnsi="Times New Roman" w:cs="Times New Roman"/>
          <w:b w:val="0"/>
          <w:sz w:val="24"/>
          <w:rPrChange w:id="2746" w:author="China" w:date="2017-06-06T20:51:00Z">
            <w:rPr>
              <w:rFonts w:hint="eastAsia" w:ascii="Arial" w:hAnsi="Arial"/>
              <w:b/>
              <w:sz w:val="30"/>
            </w:rPr>
          </w:rPrChange>
        </w:rPr>
        <w:t>中的</w:t>
      </w:r>
      <w:del w:id="2747" w:author="刘宁" w:date="2017-06-09T10:22:00Z">
        <w:r>
          <w:rPr>
            <w:rFonts w:ascii="Times New Roman" w:hAnsi="Times New Roman" w:cs="Times New Roman"/>
            <w:b w:val="0"/>
            <w:sz w:val="24"/>
            <w:rPrChange w:id="2748" w:author="China" w:date="2017-06-06T20:51:00Z">
              <w:rPr>
                <w:rFonts w:ascii="Arial" w:hAnsi="Arial"/>
                <w:b/>
                <w:sz w:val="30"/>
              </w:rPr>
            </w:rPrChange>
          </w:rPr>
          <w:delText>winform</w:delText>
        </w:r>
      </w:del>
      <w:ins w:id="2749" w:author="刘宁" w:date="2017-06-09T10:22:00Z">
        <w:r>
          <w:rPr>
            <w:rFonts w:hint="eastAsia" w:cs="Times New Roman"/>
          </w:rPr>
          <w:t>Winform</w:t>
        </w:r>
      </w:ins>
      <w:r>
        <w:rPr>
          <w:rFonts w:hint="eastAsia" w:ascii="Times New Roman" w:hAnsi="Times New Roman" w:cs="Times New Roman"/>
          <w:b w:val="0"/>
          <w:sz w:val="24"/>
          <w:rPrChange w:id="2750" w:author="China" w:date="2017-06-06T20:51:00Z">
            <w:rPr>
              <w:rFonts w:hint="eastAsia" w:ascii="Arial" w:hAnsi="Arial"/>
              <w:b/>
              <w:sz w:val="30"/>
            </w:rPr>
          </w:rPrChange>
        </w:rPr>
        <w:t>实现平台设计开发，设计滤波平台界面。进行现场数据测试，检验软件系统的运行稳定性和可靠性。</w:t>
      </w:r>
    </w:p>
    <w:p>
      <w:pPr>
        <w:ind w:firstLine="480"/>
        <w:rPr>
          <w:ins w:id="2751" w:author="China" w:date="2017-06-09T13:26:00Z"/>
          <w:rFonts w:hint="eastAsia" w:cs="Times New Roman"/>
        </w:rPr>
      </w:pPr>
      <w:r>
        <w:rPr>
          <w:rFonts w:hint="eastAsia" w:ascii="Times New Roman" w:hAnsi="Times New Roman" w:cs="Times New Roman"/>
          <w:b w:val="0"/>
          <w:sz w:val="24"/>
          <w:rPrChange w:id="2752" w:author="China" w:date="2017-06-06T20:51:00Z">
            <w:rPr>
              <w:rFonts w:hint="eastAsia" w:ascii="Arial" w:hAnsi="Arial"/>
              <w:b/>
              <w:sz w:val="30"/>
            </w:rPr>
          </w:rPrChange>
        </w:rPr>
        <w:t>本论文介绍的带通滤波器设计策略是主要以两种滤波算法进行滤波处理，分别是：</w:t>
      </w:r>
      <w:r>
        <w:rPr>
          <w:rFonts w:ascii="Times New Roman" w:hAnsi="Times New Roman" w:cs="Times New Roman"/>
          <w:b w:val="0"/>
          <w:sz w:val="24"/>
          <w:rPrChange w:id="2753" w:author="China" w:date="2017-06-06T20:51:00Z">
            <w:rPr>
              <w:rFonts w:ascii="Arial" w:hAnsi="Arial"/>
              <w:b/>
              <w:sz w:val="30"/>
            </w:rPr>
          </w:rPrChange>
        </w:rPr>
        <w:t>Hanming</w:t>
      </w:r>
      <w:r>
        <w:rPr>
          <w:rFonts w:hint="eastAsia" w:ascii="Times New Roman" w:hAnsi="Times New Roman" w:cs="Times New Roman"/>
          <w:b w:val="0"/>
          <w:sz w:val="24"/>
          <w:rPrChange w:id="2754" w:author="China" w:date="2017-06-06T20:51:00Z">
            <w:rPr>
              <w:rFonts w:hint="eastAsia" w:ascii="Arial" w:hAnsi="Arial"/>
              <w:b/>
              <w:sz w:val="30"/>
            </w:rPr>
          </w:rPrChange>
        </w:rPr>
        <w:t>窗函数法和优化滤波法。通过对现场数据的初步处理分析，结合两种滤波的算法结构和要求对现场数据进行深化的滤波处理，采用</w:t>
      </w:r>
      <w:r>
        <w:rPr>
          <w:rFonts w:ascii="Times New Roman" w:hAnsi="Times New Roman" w:cs="Times New Roman"/>
          <w:b w:val="0"/>
          <w:sz w:val="24"/>
          <w:rPrChange w:id="2755" w:author="China" w:date="2017-06-06T20:51:00Z">
            <w:rPr>
              <w:rFonts w:ascii="Arial" w:hAnsi="Arial"/>
              <w:b/>
              <w:sz w:val="30"/>
            </w:rPr>
          </w:rPrChange>
        </w:rPr>
        <w:t>MATLAB</w:t>
      </w:r>
      <w:r>
        <w:rPr>
          <w:rFonts w:hint="eastAsia" w:ascii="Times New Roman" w:hAnsi="Times New Roman" w:cs="Times New Roman"/>
          <w:b w:val="0"/>
          <w:sz w:val="24"/>
          <w:rPrChange w:id="2756" w:author="China" w:date="2017-06-06T20:51:00Z">
            <w:rPr>
              <w:rFonts w:hint="eastAsia" w:ascii="Arial" w:hAnsi="Arial"/>
              <w:b/>
              <w:sz w:val="30"/>
            </w:rPr>
          </w:rPrChange>
        </w:rPr>
        <w:t>与</w:t>
      </w:r>
      <w:del w:id="2757" w:author="刘宁" w:date="2017-06-09T10:22:00Z">
        <w:r>
          <w:rPr>
            <w:rFonts w:ascii="Times New Roman" w:hAnsi="Times New Roman" w:cs="Times New Roman"/>
            <w:b w:val="0"/>
            <w:sz w:val="24"/>
            <w:rPrChange w:id="2758" w:author="China" w:date="2017-06-06T20:51:00Z">
              <w:rPr>
                <w:rFonts w:ascii="Arial" w:hAnsi="Arial"/>
                <w:b/>
                <w:sz w:val="30"/>
              </w:rPr>
            </w:rPrChange>
          </w:rPr>
          <w:delText>winform</w:delText>
        </w:r>
      </w:del>
      <w:ins w:id="2759" w:author="刘宁" w:date="2017-06-09T10:22:00Z">
        <w:r>
          <w:rPr>
            <w:rFonts w:hint="eastAsia" w:cs="Times New Roman"/>
          </w:rPr>
          <w:t>Winform</w:t>
        </w:r>
      </w:ins>
      <w:r>
        <w:rPr>
          <w:rFonts w:hint="eastAsia" w:ascii="Times New Roman" w:hAnsi="Times New Roman" w:cs="Times New Roman"/>
          <w:b w:val="0"/>
          <w:sz w:val="24"/>
          <w:rPrChange w:id="2760" w:author="China" w:date="2017-06-06T20:51:00Z">
            <w:rPr>
              <w:rFonts w:hint="eastAsia" w:ascii="Arial" w:hAnsi="Arial"/>
              <w:b/>
              <w:sz w:val="30"/>
            </w:rPr>
          </w:rPrChange>
        </w:rPr>
        <w:t>进行混合编程，然后再对滤波结果进行分析与对比，优化滤波算法最终得到优化后的滤波效果，最终显示在</w:t>
      </w:r>
      <w:del w:id="2761" w:author="刘宁" w:date="2017-06-09T10:22:00Z">
        <w:r>
          <w:rPr>
            <w:rFonts w:ascii="Times New Roman" w:hAnsi="Times New Roman" w:cs="Times New Roman"/>
            <w:b w:val="0"/>
            <w:sz w:val="24"/>
            <w:rPrChange w:id="2762" w:author="China" w:date="2017-06-06T20:51:00Z">
              <w:rPr>
                <w:rFonts w:ascii="Arial" w:hAnsi="Arial"/>
                <w:b/>
                <w:sz w:val="30"/>
              </w:rPr>
            </w:rPrChange>
          </w:rPr>
          <w:delText>winform</w:delText>
        </w:r>
      </w:del>
      <w:ins w:id="2763" w:author="刘宁" w:date="2017-06-09T10:22:00Z">
        <w:r>
          <w:rPr>
            <w:rFonts w:hint="eastAsia" w:cs="Times New Roman"/>
          </w:rPr>
          <w:t>Winform</w:t>
        </w:r>
      </w:ins>
      <w:r>
        <w:rPr>
          <w:rFonts w:hint="eastAsia" w:ascii="Times New Roman" w:hAnsi="Times New Roman" w:cs="Times New Roman"/>
          <w:b w:val="0"/>
          <w:sz w:val="24"/>
          <w:rPrChange w:id="2764" w:author="China" w:date="2017-06-06T20:51:00Z">
            <w:rPr>
              <w:rFonts w:hint="eastAsia" w:ascii="Arial" w:hAnsi="Arial"/>
              <w:b/>
              <w:sz w:val="30"/>
            </w:rPr>
          </w:rPrChange>
        </w:rPr>
        <w:t>用户界面行。待处理信号的来源主要通过读去现场采集上来存</w:t>
      </w:r>
      <w:r>
        <w:rPr>
          <w:rFonts w:hint="eastAsia" w:ascii="Times New Roman" w:hAnsi="Times New Roman" w:cs="Times New Roman"/>
          <w:b w:val="0"/>
          <w:sz w:val="24"/>
          <w:rPrChange w:id="2765" w:author="China" w:date="2017-06-06T20:51:00Z">
            <w:rPr>
              <w:rFonts w:hint="eastAsia" w:ascii="Arial" w:hAnsi="Arial"/>
              <w:b/>
              <w:sz w:val="30"/>
            </w:rPr>
          </w:rPrChange>
        </w:rPr>
        <w:t>储在</w:t>
      </w:r>
      <w:r>
        <w:rPr>
          <w:rFonts w:ascii="Times New Roman" w:hAnsi="Times New Roman" w:cs="Times New Roman"/>
          <w:b w:val="0"/>
          <w:sz w:val="24"/>
          <w:rPrChange w:id="2766" w:author="China" w:date="2017-06-06T20:51:00Z">
            <w:rPr>
              <w:rFonts w:ascii="Arial" w:hAnsi="Arial"/>
              <w:b/>
              <w:sz w:val="30"/>
            </w:rPr>
          </w:rPrChange>
        </w:rPr>
        <w:t>execl</w:t>
      </w:r>
      <w:r>
        <w:rPr>
          <w:rFonts w:hint="eastAsia" w:ascii="Times New Roman" w:hAnsi="Times New Roman" w:cs="Times New Roman"/>
          <w:b w:val="0"/>
          <w:sz w:val="24"/>
          <w:rPrChange w:id="2767" w:author="China" w:date="2017-06-06T20:51:00Z">
            <w:rPr>
              <w:rFonts w:hint="eastAsia" w:ascii="Arial" w:hAnsi="Arial"/>
              <w:b/>
              <w:sz w:val="30"/>
            </w:rPr>
          </w:rPrChange>
        </w:rPr>
        <w:t>中的数据，现场数据则是由钻井现场通过传感器采集处理得到，包括</w:t>
      </w:r>
      <w:r>
        <w:rPr>
          <w:rFonts w:ascii="Times New Roman" w:hAnsi="Times New Roman" w:cs="Times New Roman"/>
          <w:b w:val="0"/>
          <w:sz w:val="24"/>
          <w:rPrChange w:id="2768" w:author="China" w:date="2017-06-06T20:51:00Z">
            <w:rPr>
              <w:rFonts w:ascii="Arial" w:hAnsi="Arial"/>
              <w:b/>
              <w:sz w:val="30"/>
            </w:rPr>
          </w:rPrChange>
        </w:rPr>
        <w:t xml:space="preserve"> A/D </w:t>
      </w:r>
      <w:r>
        <w:rPr>
          <w:rFonts w:hint="eastAsia" w:ascii="Times New Roman" w:hAnsi="Times New Roman" w:cs="Times New Roman"/>
          <w:b w:val="0"/>
          <w:sz w:val="24"/>
          <w:rPrChange w:id="2769" w:author="China" w:date="2017-06-06T20:51:00Z">
            <w:rPr>
              <w:rFonts w:hint="eastAsia" w:ascii="Arial" w:hAnsi="Arial"/>
              <w:b/>
              <w:sz w:val="30"/>
            </w:rPr>
          </w:rPrChange>
        </w:rPr>
        <w:t>转换等采样控制等电路模块。其中，</w:t>
      </w:r>
      <w:r>
        <w:rPr>
          <w:rFonts w:ascii="Times New Roman" w:hAnsi="Times New Roman" w:cs="Times New Roman"/>
          <w:b w:val="0"/>
          <w:sz w:val="24"/>
          <w:rPrChange w:id="2770" w:author="China" w:date="2017-06-06T20:51:00Z">
            <w:rPr>
              <w:rFonts w:ascii="Arial" w:hAnsi="Arial"/>
              <w:b/>
              <w:sz w:val="30"/>
            </w:rPr>
          </w:rPrChange>
        </w:rPr>
        <w:t xml:space="preserve">A/D </w:t>
      </w:r>
      <w:r>
        <w:rPr>
          <w:rFonts w:hint="eastAsia" w:ascii="Times New Roman" w:hAnsi="Times New Roman" w:cs="Times New Roman"/>
          <w:b w:val="0"/>
          <w:sz w:val="24"/>
          <w:rPrChange w:id="2771" w:author="China" w:date="2017-06-06T20:51:00Z">
            <w:rPr>
              <w:rFonts w:hint="eastAsia" w:ascii="Arial" w:hAnsi="Arial"/>
              <w:b/>
              <w:sz w:val="30"/>
            </w:rPr>
          </w:rPrChange>
        </w:rPr>
        <w:t>采样控制模块用来实现现场采集的待处理模拟信号的模数转换及采样控制，最后将数据存入数据库，方便用户调取。滤波器实现采样数据的滤波处理以滤除不必要的频率成分，便于其他数据处理及分析。</w:t>
      </w:r>
      <w:r>
        <w:rPr>
          <w:rFonts w:ascii="Times New Roman" w:hAnsi="Times New Roman" w:cs="Times New Roman"/>
          <w:b w:val="0"/>
          <w:sz w:val="24"/>
          <w:rPrChange w:id="2772" w:author="China" w:date="2017-06-06T20:51:00Z">
            <w:rPr>
              <w:rFonts w:ascii="Arial" w:hAnsi="Arial"/>
              <w:b/>
              <w:sz w:val="30"/>
            </w:rPr>
          </w:rPrChange>
        </w:rPr>
        <w:tab/>
      </w:r>
    </w:p>
    <w:p>
      <w:pPr>
        <w:ind w:firstLine="0" w:firstLineChars="0"/>
        <w:rPr>
          <w:rFonts w:cs="Times New Roman"/>
          <w:rPrChange w:id="2774" w:author="China" w:date="2017-06-06T20:51:00Z">
            <w:rPr/>
          </w:rPrChange>
        </w:rPr>
        <w:pPrChange w:id="2773" w:author="China" w:date="2017-06-09T13:26:00Z">
          <w:pPr>
            <w:ind w:firstLine="602"/>
          </w:pPr>
        </w:pPrChange>
      </w:pPr>
      <w:r>
        <w:rPr>
          <w:rFonts w:hint="eastAsia" w:ascii="Times New Roman" w:hAnsi="Times New Roman" w:cs="Times New Roman"/>
          <w:b w:val="0"/>
          <w:sz w:val="24"/>
          <w:rPrChange w:id="2775" w:author="China" w:date="2017-06-06T20:51:00Z">
            <w:rPr>
              <w:rFonts w:hint="eastAsia" w:ascii="Arial" w:hAnsi="Arial"/>
              <w:b/>
              <w:sz w:val="30"/>
            </w:rPr>
          </w:rPrChange>
        </w:rPr>
        <w:t>（</w:t>
      </w:r>
      <w:r>
        <w:rPr>
          <w:rFonts w:ascii="Times New Roman" w:hAnsi="Times New Roman" w:cs="Times New Roman"/>
          <w:b w:val="0"/>
          <w:sz w:val="24"/>
          <w:rPrChange w:id="2776" w:author="China" w:date="2017-06-06T20:51:00Z">
            <w:rPr>
              <w:rFonts w:ascii="Arial" w:hAnsi="Arial"/>
              <w:b/>
              <w:sz w:val="30"/>
            </w:rPr>
          </w:rPrChange>
        </w:rPr>
        <w:t>1</w:t>
      </w:r>
      <w:r>
        <w:rPr>
          <w:rFonts w:hint="eastAsia" w:ascii="Times New Roman" w:hAnsi="Times New Roman" w:cs="Times New Roman"/>
          <w:b w:val="0"/>
          <w:sz w:val="24"/>
          <w:rPrChange w:id="2777" w:author="China" w:date="2017-06-06T20:51:00Z">
            <w:rPr>
              <w:rFonts w:hint="eastAsia" w:ascii="Arial" w:hAnsi="Arial"/>
              <w:b/>
              <w:sz w:val="30"/>
            </w:rPr>
          </w:rPrChange>
        </w:rPr>
        <w:t>）钻具信号带通滤波器设计</w:t>
      </w:r>
      <w:del w:id="2778" w:author="China" w:date="2017-06-09T13:26:00Z">
        <w:r>
          <w:rPr>
            <w:rFonts w:hint="eastAsia" w:ascii="Times New Roman" w:hAnsi="Times New Roman" w:cs="Times New Roman"/>
            <w:b w:val="0"/>
            <w:sz w:val="24"/>
            <w:rPrChange w:id="2779" w:author="China" w:date="2017-06-06T20:51:00Z">
              <w:rPr>
                <w:rFonts w:hint="eastAsia" w:ascii="Arial" w:hAnsi="Arial"/>
                <w:b/>
                <w:sz w:val="30"/>
              </w:rPr>
            </w:rPrChange>
          </w:rPr>
          <w:delText>要求如下</w:delText>
        </w:r>
      </w:del>
      <w:del w:id="2780" w:author="China" w:date="2017-06-09T13:26:00Z">
        <w:r>
          <w:rPr>
            <w:rFonts w:ascii="Times New Roman" w:hAnsi="Times New Roman" w:cs="Times New Roman"/>
            <w:b w:val="0"/>
            <w:sz w:val="24"/>
            <w:rPrChange w:id="2781" w:author="China" w:date="2017-06-06T20:51:00Z">
              <w:rPr>
                <w:rFonts w:ascii="Arial" w:hAnsi="Arial"/>
                <w:b/>
                <w:sz w:val="30"/>
              </w:rPr>
            </w:rPrChange>
          </w:rPr>
          <w:delText>:</w:delText>
        </w:r>
      </w:del>
    </w:p>
    <w:p>
      <w:pPr>
        <w:ind w:firstLine="480"/>
        <w:rPr>
          <w:rFonts w:cs="Times New Roman"/>
          <w:rPrChange w:id="2782" w:author="China" w:date="2017-06-06T20:51:00Z">
            <w:rPr/>
          </w:rPrChange>
        </w:rPr>
      </w:pPr>
      <w:r>
        <w:rPr>
          <w:rFonts w:hint="eastAsia" w:ascii="Times New Roman" w:hAnsi="Times New Roman" w:cs="Times New Roman"/>
          <w:b w:val="0"/>
          <w:sz w:val="24"/>
          <w:rPrChange w:id="2783" w:author="China" w:date="2017-06-06T20:51:00Z">
            <w:rPr>
              <w:rFonts w:hint="eastAsia" w:ascii="Arial" w:hAnsi="Arial"/>
              <w:b/>
              <w:sz w:val="30"/>
            </w:rPr>
          </w:rPrChange>
        </w:rPr>
        <w:t>将带通滤波器的通带频率范围设计为</w:t>
      </w:r>
      <w:r>
        <w:rPr>
          <w:rFonts w:hint="eastAsia" w:ascii="Times New Roman" w:hAnsi="Times New Roman" w:cs="Times New Roman"/>
          <w:b w:val="0"/>
          <w:sz w:val="24"/>
          <w:rPrChange w:id="2784" w:author="China" w:date="2017-06-06T20:51:00Z">
            <w:rPr>
              <w:rFonts w:hint="eastAsia" w:ascii="Arial" w:hAnsi="Arial"/>
              <w:b/>
              <w:sz w:val="30"/>
            </w:rPr>
          </w:rPrChange>
        </w:rPr>
        <w:t>为</w:t>
      </w:r>
      <w:r>
        <w:rPr>
          <w:rFonts w:ascii="Times New Roman" w:hAnsi="Times New Roman" w:cs="Times New Roman"/>
          <w:b w:val="0"/>
          <w:sz w:val="24"/>
          <w:rPrChange w:id="2785" w:author="China" w:date="2017-06-06T20:51:00Z">
            <w:rPr>
              <w:rFonts w:ascii="Arial" w:hAnsi="Arial"/>
              <w:b/>
              <w:sz w:val="30"/>
            </w:rPr>
          </w:rPrChange>
        </w:rPr>
        <w:t>0.2</w:t>
      </w:r>
      <w:ins w:id="2786" w:author="China" w:date="2017-06-06T21:17:00Z">
        <w:bookmarkStart w:id="60" w:name="OLE_LINK2"/>
        <w:bookmarkStart w:id="61" w:name="OLE_LINK1"/>
        <w:r>
          <w:rPr>
            <w:rFonts w:hint="eastAsia" w:cs="Times New Roman"/>
          </w:rPr>
          <w:t>Hz</w:t>
        </w:r>
        <w:bookmarkEnd w:id="60"/>
        <w:bookmarkEnd w:id="61"/>
      </w:ins>
      <w:del w:id="2787" w:author="China" w:date="2017-06-06T21:17:00Z"/>
      <w:del w:id="2788" w:author="China" w:date="2017-06-06T21:17:00Z"/>
      <w:del w:id="2789" w:author="China" w:date="2017-06-06T21:17:00Z"/>
      <w:del w:id="2790" w:author="China" w:date="2017-06-06T21:17:00Z">
        <w:r>
          <w:rPr>
            <w:rFonts w:cs="Times New Roman"/>
            <w:position w:val="-4"/>
          </w:rPr>
          <w:object>
            <v:shape id="_x0000_i1103" o:spt="75" type="#_x0000_t75" style="height:13pt;width:18pt;" o:ole="t" filled="f" o:preferrelative="t" stroked="f" coordsize="21600,21600">
              <v:path/>
              <v:fill on="f" focussize="0,0"/>
              <v:stroke on="f" joinstyle="miter"/>
              <v:imagedata r:id="rId188" o:title=""/>
              <o:lock v:ext="edit" aspectratio="t"/>
              <w10:wrap type="none"/>
              <w10:anchorlock/>
            </v:shape>
            <o:OLEObject Type="Embed" ProgID="Equation.3" ShapeID="_x0000_i1103" DrawAspect="Content" ObjectID="_1468075815" r:id="rId187">
              <o:LockedField>false</o:LockedField>
            </o:OLEObject>
          </w:object>
        </w:r>
      </w:del>
      <w:del w:id="2792" w:author="China" w:date="2017-06-06T21:17:00Z"/>
      <w:r>
        <w:rPr>
          <w:rFonts w:ascii="Times New Roman" w:hAnsi="Times New Roman" w:cs="Times New Roman"/>
          <w:b w:val="0"/>
          <w:sz w:val="24"/>
          <w:rPrChange w:id="2793" w:author="China" w:date="2017-06-06T20:51:00Z">
            <w:rPr>
              <w:rFonts w:ascii="Arial" w:hAnsi="Arial"/>
              <w:b/>
              <w:sz w:val="30"/>
            </w:rPr>
          </w:rPrChange>
        </w:rPr>
        <w:t>-2</w:t>
      </w:r>
      <w:ins w:id="2794" w:author="China" w:date="2017-06-06T21:17:00Z">
        <w:r>
          <w:rPr>
            <w:rFonts w:hint="eastAsia" w:cs="Times New Roman"/>
          </w:rPr>
          <w:t>Hz</w:t>
        </w:r>
      </w:ins>
      <w:del w:id="2795" w:author="China" w:date="2017-06-06T21:17:00Z"/>
      <w:del w:id="2796" w:author="China" w:date="2017-06-06T21:17:00Z"/>
      <w:del w:id="2797" w:author="China" w:date="2017-06-06T21:17:00Z"/>
      <w:del w:id="2798" w:author="China" w:date="2017-06-06T21:17:00Z">
        <w:r>
          <w:rPr>
            <w:rFonts w:cs="Times New Roman"/>
            <w:position w:val="-4"/>
          </w:rPr>
          <w:object>
            <v:shape id="_x0000_i1104" o:spt="75" type="#_x0000_t75" style="height:13pt;width:18pt;" o:ole="t" filled="f" o:preferrelative="t" stroked="f" coordsize="21600,21600">
              <v:path/>
              <v:fill on="f" focussize="0,0"/>
              <v:stroke on="f" joinstyle="miter"/>
              <v:imagedata r:id="rId188" o:title=""/>
              <o:lock v:ext="edit" aspectratio="t"/>
              <w10:wrap type="none"/>
              <w10:anchorlock/>
            </v:shape>
            <o:OLEObject Type="Embed" ProgID="Equation.3" ShapeID="_x0000_i1104" DrawAspect="Content" ObjectID="_1468075816" r:id="rId189">
              <o:LockedField>false</o:LockedField>
            </o:OLEObject>
          </w:object>
        </w:r>
      </w:del>
      <w:del w:id="2800" w:author="China" w:date="2017-06-06T21:17:00Z"/>
      <w:r>
        <w:rPr>
          <w:rFonts w:hint="eastAsia" w:ascii="Times New Roman" w:hAnsi="Times New Roman" w:cs="Times New Roman"/>
          <w:b w:val="0"/>
          <w:sz w:val="24"/>
          <w:rPrChange w:id="2801" w:author="China" w:date="2017-06-06T20:51:00Z">
            <w:rPr>
              <w:rFonts w:hint="eastAsia" w:ascii="Arial" w:hAnsi="Arial"/>
              <w:b/>
              <w:sz w:val="30"/>
            </w:rPr>
          </w:rPrChange>
        </w:rPr>
        <w:t>，中心频率为</w:t>
      </w:r>
      <w:r>
        <w:rPr>
          <w:rFonts w:ascii="Times New Roman" w:hAnsi="Times New Roman" w:cs="Times New Roman"/>
          <w:b w:val="0"/>
          <w:sz w:val="24"/>
          <w:rPrChange w:id="2802" w:author="China" w:date="2017-06-06T20:51:00Z">
            <w:rPr>
              <w:rFonts w:ascii="Arial" w:hAnsi="Arial"/>
              <w:b/>
              <w:sz w:val="30"/>
            </w:rPr>
          </w:rPrChange>
        </w:rPr>
        <w:t>1</w:t>
      </w:r>
      <w:ins w:id="2803" w:author="China" w:date="2017-06-06T21:17:00Z">
        <w:r>
          <w:rPr>
            <w:rFonts w:hint="eastAsia" w:cs="Times New Roman"/>
          </w:rPr>
          <w:t>Hz</w:t>
        </w:r>
      </w:ins>
      <w:del w:id="2804" w:author="China" w:date="2017-06-06T21:17:00Z"/>
      <w:del w:id="2805" w:author="China" w:date="2017-06-06T21:17:00Z"/>
      <w:del w:id="2806" w:author="China" w:date="2017-06-06T21:17:00Z"/>
      <w:del w:id="2807" w:author="China" w:date="2017-06-06T21:17:00Z">
        <w:r>
          <w:rPr>
            <w:rFonts w:cs="Times New Roman"/>
            <w:position w:val="-4"/>
          </w:rPr>
          <w:object>
            <v:shape id="_x0000_i1105" o:spt="75" type="#_x0000_t75" style="height:13pt;width:18pt;" o:ole="t" filled="f" o:preferrelative="t" stroked="f" coordsize="21600,21600">
              <v:path/>
              <v:fill on="f" focussize="0,0"/>
              <v:stroke on="f" joinstyle="miter"/>
              <v:imagedata r:id="rId188" o:title=""/>
              <o:lock v:ext="edit" aspectratio="t"/>
              <w10:wrap type="none"/>
              <w10:anchorlock/>
            </v:shape>
            <o:OLEObject Type="Embed" ProgID="Equation.3" ShapeID="_x0000_i1105" DrawAspect="Content" ObjectID="_1468075817" r:id="rId190">
              <o:LockedField>false</o:LockedField>
            </o:OLEObject>
          </w:object>
        </w:r>
      </w:del>
      <w:del w:id="2809" w:author="China" w:date="2017-06-06T21:17:00Z"/>
      <w:r>
        <w:rPr>
          <w:rFonts w:hint="eastAsia" w:ascii="Times New Roman" w:hAnsi="Times New Roman" w:cs="Times New Roman"/>
          <w:b w:val="0"/>
          <w:sz w:val="24"/>
          <w:rPrChange w:id="2810" w:author="China" w:date="2017-06-06T20:51:00Z">
            <w:rPr>
              <w:rFonts w:hint="eastAsia" w:ascii="Arial" w:hAnsi="Arial"/>
              <w:b/>
              <w:sz w:val="30"/>
            </w:rPr>
          </w:rPrChange>
        </w:rPr>
        <w:t>，同时在这个范围内，滤波带宽</w:t>
      </w:r>
      <w:r>
        <w:rPr>
          <w:rFonts w:hint="eastAsia" w:ascii="Times New Roman" w:hAnsi="Times New Roman" w:cs="Times New Roman"/>
          <w:b w:val="0"/>
          <w:sz w:val="24"/>
          <w:rPrChange w:id="2811" w:author="China" w:date="2017-06-06T20:51:00Z">
            <w:rPr>
              <w:rFonts w:hint="eastAsia" w:ascii="Arial" w:hAnsi="Arial"/>
              <w:b/>
              <w:sz w:val="30"/>
            </w:rPr>
          </w:rPrChange>
        </w:rPr>
        <w:t>越窄越能</w:t>
      </w:r>
      <w:r>
        <w:rPr>
          <w:rFonts w:hint="eastAsia" w:ascii="Times New Roman" w:hAnsi="Times New Roman" w:cs="Times New Roman"/>
          <w:b w:val="0"/>
          <w:sz w:val="24"/>
          <w:rPrChange w:id="2812" w:author="China" w:date="2017-06-06T20:51:00Z">
            <w:rPr>
              <w:rFonts w:hint="eastAsia" w:ascii="Arial" w:hAnsi="Arial"/>
              <w:b/>
              <w:sz w:val="30"/>
            </w:rPr>
          </w:rPrChange>
        </w:rPr>
        <w:t>达到滤波要求。</w:t>
      </w:r>
      <w:del w:id="2813" w:author="刘宁" w:date="2017-06-06T23:25:00Z">
        <w:r>
          <w:rPr>
            <w:rFonts w:hint="eastAsia" w:ascii="Times New Roman" w:hAnsi="Times New Roman" w:cs="Times New Roman"/>
            <w:b w:val="0"/>
            <w:sz w:val="24"/>
            <w:rPrChange w:id="2814" w:author="China" w:date="2017-06-06T20:51:00Z">
              <w:rPr>
                <w:rFonts w:hint="eastAsia" w:ascii="Arial" w:hAnsi="Arial"/>
                <w:b/>
                <w:sz w:val="30"/>
              </w:rPr>
            </w:rPrChange>
          </w:rPr>
          <w:delText>由香农采样定理知，</w:delText>
        </w:r>
      </w:del>
      <w:r>
        <w:rPr>
          <w:rFonts w:hint="eastAsia" w:ascii="Times New Roman" w:hAnsi="Times New Roman" w:cs="Times New Roman"/>
          <w:b w:val="0"/>
          <w:sz w:val="24"/>
          <w:rPrChange w:id="2815" w:author="China" w:date="2017-06-06T20:51:00Z">
            <w:rPr>
              <w:rFonts w:hint="eastAsia" w:ascii="Arial" w:hAnsi="Arial"/>
              <w:b/>
              <w:sz w:val="30"/>
            </w:rPr>
          </w:rPrChange>
        </w:rPr>
        <w:t>采样频率大约为</w:t>
      </w:r>
      <w:r>
        <w:rPr>
          <w:rFonts w:ascii="Times New Roman" w:hAnsi="Times New Roman" w:cs="Times New Roman"/>
          <w:b w:val="0"/>
          <w:sz w:val="24"/>
          <w:rPrChange w:id="2816" w:author="China" w:date="2017-06-06T20:51:00Z">
            <w:rPr>
              <w:rFonts w:ascii="Arial" w:hAnsi="Arial"/>
              <w:b/>
              <w:sz w:val="30"/>
            </w:rPr>
          </w:rPrChange>
        </w:rPr>
        <w:t>2000</w:t>
      </w:r>
      <w:ins w:id="2817" w:author="China" w:date="2017-06-06T21:17:00Z">
        <w:r>
          <w:rPr>
            <w:rFonts w:hint="eastAsia" w:cs="Times New Roman"/>
          </w:rPr>
          <w:t>Hz</w:t>
        </w:r>
      </w:ins>
      <w:del w:id="2818" w:author="China" w:date="2017-06-06T21:17:00Z"/>
      <w:del w:id="2819" w:author="China" w:date="2017-06-06T21:17:00Z"/>
      <w:del w:id="2820" w:author="China" w:date="2017-06-06T21:17:00Z"/>
      <w:del w:id="2821" w:author="China" w:date="2017-06-06T21:17:00Z">
        <w:r>
          <w:rPr>
            <w:rFonts w:cs="Times New Roman"/>
            <w:position w:val="-4"/>
          </w:rPr>
          <w:object>
            <v:shape id="_x0000_i1106" o:spt="75" type="#_x0000_t75" style="height:13pt;width:18pt;" o:ole="t" filled="f" o:preferrelative="t" stroked="f" coordsize="21600,21600">
              <v:path/>
              <v:fill on="f" focussize="0,0"/>
              <v:stroke on="f" joinstyle="miter"/>
              <v:imagedata r:id="rId188" o:title=""/>
              <o:lock v:ext="edit" aspectratio="t"/>
              <w10:wrap type="none"/>
              <w10:anchorlock/>
            </v:shape>
            <o:OLEObject Type="Embed" ProgID="Equation.3" ShapeID="_x0000_i1106" DrawAspect="Content" ObjectID="_1468075818" r:id="rId191">
              <o:LockedField>false</o:LockedField>
            </o:OLEObject>
          </w:object>
        </w:r>
      </w:del>
      <w:del w:id="2823" w:author="China" w:date="2017-06-06T21:17:00Z"/>
      <w:r>
        <w:rPr>
          <w:rFonts w:hint="eastAsia" w:ascii="Times New Roman" w:hAnsi="Times New Roman" w:cs="Times New Roman"/>
          <w:b w:val="0"/>
          <w:sz w:val="24"/>
          <w:rPrChange w:id="2824" w:author="China" w:date="2017-06-06T20:51:00Z">
            <w:rPr>
              <w:rFonts w:hint="eastAsia" w:ascii="Arial" w:hAnsi="Arial"/>
              <w:b/>
              <w:sz w:val="30"/>
            </w:rPr>
          </w:rPrChange>
        </w:rPr>
        <w:t>左右，采集系统的采样频率才能保证目标频带范围内信息的完整性，为了实现滤波的功能，可通过改变滤波算法参数实现。</w:t>
      </w:r>
    </w:p>
    <w:p>
      <w:pPr>
        <w:ind w:firstLine="0" w:firstLineChars="0"/>
        <w:rPr>
          <w:rFonts w:cs="Times New Roman"/>
          <w:rPrChange w:id="2826" w:author="China" w:date="2017-06-06T20:51:00Z">
            <w:rPr/>
          </w:rPrChange>
        </w:rPr>
        <w:pPrChange w:id="2825" w:author="China" w:date="2017-06-09T13:26:00Z">
          <w:pPr>
            <w:ind w:firstLine="602"/>
          </w:pPr>
        </w:pPrChange>
      </w:pPr>
      <w:r>
        <w:rPr>
          <w:rFonts w:hint="eastAsia" w:ascii="Times New Roman" w:hAnsi="Times New Roman" w:cs="Times New Roman"/>
          <w:b w:val="0"/>
          <w:sz w:val="24"/>
          <w:rPrChange w:id="2827" w:author="China" w:date="2017-06-06T20:51:00Z">
            <w:rPr>
              <w:rFonts w:hint="eastAsia" w:ascii="Arial" w:hAnsi="Arial"/>
              <w:b/>
              <w:sz w:val="30"/>
            </w:rPr>
          </w:rPrChange>
        </w:rPr>
        <w:t>（</w:t>
      </w:r>
      <w:r>
        <w:rPr>
          <w:rFonts w:ascii="Times New Roman" w:hAnsi="Times New Roman" w:cs="Times New Roman"/>
          <w:b w:val="0"/>
          <w:sz w:val="24"/>
          <w:rPrChange w:id="2828" w:author="China" w:date="2017-06-06T20:51:00Z">
            <w:rPr>
              <w:rFonts w:ascii="Arial" w:hAnsi="Arial"/>
              <w:b/>
              <w:sz w:val="30"/>
            </w:rPr>
          </w:rPrChange>
        </w:rPr>
        <w:t>2</w:t>
      </w:r>
      <w:r>
        <w:rPr>
          <w:rFonts w:hint="eastAsia" w:ascii="Times New Roman" w:hAnsi="Times New Roman" w:cs="Times New Roman"/>
          <w:b w:val="0"/>
          <w:sz w:val="24"/>
          <w:rPrChange w:id="2829" w:author="China" w:date="2017-06-06T20:51:00Z">
            <w:rPr>
              <w:rFonts w:hint="eastAsia" w:ascii="Arial" w:hAnsi="Arial"/>
              <w:b/>
              <w:sz w:val="30"/>
            </w:rPr>
          </w:rPrChange>
        </w:rPr>
        <w:t>）本文的研究思路及流程图</w:t>
      </w:r>
      <w:del w:id="2830" w:author="China" w:date="2017-06-09T13:27:00Z">
        <w:r>
          <w:rPr>
            <w:rFonts w:hint="eastAsia" w:ascii="Times New Roman" w:hAnsi="Times New Roman" w:cs="Times New Roman"/>
            <w:b w:val="0"/>
            <w:sz w:val="24"/>
            <w:rPrChange w:id="2831" w:author="China" w:date="2017-06-06T20:51:00Z">
              <w:rPr>
                <w:rFonts w:hint="eastAsia" w:ascii="Arial" w:hAnsi="Arial"/>
                <w:b/>
                <w:sz w:val="30"/>
              </w:rPr>
            </w:rPrChange>
          </w:rPr>
          <w:delText>如图</w:delText>
        </w:r>
      </w:del>
      <w:del w:id="2832" w:author="China" w:date="2017-06-09T13:27:00Z">
        <w:r>
          <w:rPr>
            <w:rFonts w:ascii="Times New Roman" w:hAnsi="Times New Roman" w:cs="Times New Roman"/>
            <w:b w:val="0"/>
            <w:sz w:val="24"/>
            <w:rPrChange w:id="2833" w:author="China" w:date="2017-06-06T20:51:00Z">
              <w:rPr>
                <w:rFonts w:ascii="Arial" w:hAnsi="Arial"/>
                <w:b/>
                <w:sz w:val="30"/>
              </w:rPr>
            </w:rPrChange>
          </w:rPr>
          <w:delText>3.1</w:delText>
        </w:r>
      </w:del>
      <w:del w:id="2834" w:author="China" w:date="2017-06-09T13:27:00Z">
        <w:r>
          <w:rPr>
            <w:rFonts w:hint="eastAsia" w:ascii="Times New Roman" w:hAnsi="Times New Roman" w:cs="Times New Roman"/>
            <w:b w:val="0"/>
            <w:sz w:val="24"/>
            <w:rPrChange w:id="2835" w:author="China" w:date="2017-06-06T20:51:00Z">
              <w:rPr>
                <w:rFonts w:hint="eastAsia" w:ascii="Arial" w:hAnsi="Arial"/>
                <w:b/>
                <w:sz w:val="30"/>
              </w:rPr>
            </w:rPrChange>
          </w:rPr>
          <w:delText>所示。</w:delText>
        </w:r>
      </w:del>
    </w:p>
    <w:p>
      <w:pPr>
        <w:spacing w:line="360" w:lineRule="auto"/>
        <w:ind w:firstLine="0" w:firstLineChars="0"/>
        <w:jc w:val="center"/>
        <w:rPr>
          <w:rFonts w:cs="Times New Roman"/>
          <w:b/>
          <w:bCs/>
          <w:rPrChange w:id="2836" w:author="China" w:date="2017-06-06T20:51:00Z">
            <w:rPr>
              <w:b/>
              <w:bCs/>
            </w:rPr>
          </w:rPrChange>
        </w:rPr>
      </w:pPr>
      <w:r>
        <w:rPr>
          <w:rFonts w:cs="Times New Roman"/>
        </w:rPr>
        <w:object>
          <v:shape id="_x0000_i1107" o:spt="75" type="#_x0000_t75" style="height:333.75pt;width:362.15pt;" o:ole="t" filled="f" o:preferrelative="t" stroked="f" coordsize="21600,21600">
            <v:path/>
            <v:fill on="f" focussize="0,0"/>
            <v:stroke on="f" joinstyle="miter"/>
            <v:imagedata r:id="rId193" o:title=""/>
            <o:lock v:ext="edit" aspectratio="t"/>
            <w10:wrap type="none"/>
            <w10:anchorlock/>
          </v:shape>
          <o:OLEObject Type="Embed" ProgID="Visio.Drawing.11" ShapeID="_x0000_i1107" DrawAspect="Content" ObjectID="_1468075819" r:id="rId192">
            <o:LockedField>false</o:LockedField>
          </o:OLEObject>
        </w:object>
      </w:r>
    </w:p>
    <w:p>
      <w:pPr>
        <w:spacing w:line="360" w:lineRule="auto"/>
        <w:rPr>
          <w:ins w:id="2837" w:author="China" w:date="2017-06-06T21:20:00Z"/>
          <w:rFonts w:cs="Times New Roman"/>
          <w:sz w:val="21"/>
          <w:szCs w:val="21"/>
        </w:rPr>
      </w:pPr>
      <w:r>
        <w:rPr>
          <w:rFonts w:ascii="Times New Roman" w:hAnsi="Times New Roman" w:cs="Times New Roman"/>
          <w:b w:val="0"/>
          <w:sz w:val="21"/>
          <w:szCs w:val="21"/>
          <w:rPrChange w:id="2838" w:author="China" w:date="2017-06-06T20:51:00Z">
            <w:rPr>
              <w:rFonts w:ascii="Arial" w:hAnsi="Arial"/>
              <w:b/>
              <w:sz w:val="21"/>
              <w:szCs w:val="21"/>
            </w:rPr>
          </w:rPrChange>
        </w:rPr>
        <w:t xml:space="preserve">                         </w:t>
      </w:r>
      <w:r>
        <w:rPr>
          <w:rFonts w:hint="eastAsia" w:ascii="Times New Roman" w:hAnsi="Times New Roman" w:cs="Times New Roman"/>
          <w:b w:val="0"/>
          <w:sz w:val="21"/>
          <w:szCs w:val="21"/>
          <w:rPrChange w:id="2839" w:author="China" w:date="2017-06-06T20:51:00Z">
            <w:rPr>
              <w:rFonts w:hint="eastAsia" w:ascii="Arial" w:hAnsi="Arial"/>
              <w:b/>
              <w:sz w:val="21"/>
              <w:szCs w:val="21"/>
            </w:rPr>
          </w:rPrChange>
        </w:rPr>
        <w:t>图</w:t>
      </w:r>
      <w:r>
        <w:rPr>
          <w:rFonts w:ascii="Times New Roman" w:hAnsi="Times New Roman" w:cs="Times New Roman"/>
          <w:b w:val="0"/>
          <w:sz w:val="21"/>
          <w:szCs w:val="21"/>
          <w:rPrChange w:id="2840" w:author="China" w:date="2017-06-06T20:51:00Z">
            <w:rPr>
              <w:rFonts w:ascii="Arial" w:hAnsi="Arial"/>
              <w:b/>
              <w:sz w:val="21"/>
              <w:szCs w:val="21"/>
            </w:rPr>
          </w:rPrChange>
        </w:rPr>
        <w:t xml:space="preserve">3.1 </w:t>
      </w:r>
      <w:r>
        <w:rPr>
          <w:rFonts w:hint="eastAsia" w:ascii="Times New Roman" w:hAnsi="Times New Roman" w:cs="Times New Roman"/>
          <w:b w:val="0"/>
          <w:sz w:val="21"/>
          <w:szCs w:val="21"/>
          <w:rPrChange w:id="2841" w:author="China" w:date="2017-06-06T20:51:00Z">
            <w:rPr>
              <w:rFonts w:hint="eastAsia" w:ascii="Arial" w:hAnsi="Arial"/>
              <w:b/>
              <w:sz w:val="21"/>
              <w:szCs w:val="21"/>
            </w:rPr>
          </w:rPrChange>
        </w:rPr>
        <w:t>研究思路及流程图</w:t>
      </w:r>
    </w:p>
    <w:p>
      <w:pPr>
        <w:spacing w:line="360" w:lineRule="auto"/>
        <w:ind w:firstLine="480"/>
        <w:rPr>
          <w:del w:id="2842" w:author="China" w:date="2017-06-06T21:21:00Z"/>
          <w:rFonts w:cs="Times New Roman"/>
          <w:rPrChange w:id="2843" w:author="China" w:date="2017-06-06T20:51:00Z">
            <w:rPr>
              <w:del w:id="2844" w:author="China" w:date="2017-06-06T21:21:00Z"/>
            </w:rPr>
          </w:rPrChange>
        </w:rPr>
      </w:pPr>
    </w:p>
    <w:p>
      <w:pPr>
        <w:pStyle w:val="3"/>
        <w:spacing w:before="156" w:beforeLines="50" w:after="156" w:afterLines="50" w:line="440" w:lineRule="exact"/>
        <w:ind w:firstLine="0" w:firstLineChars="0"/>
        <w:rPr>
          <w:rFonts w:ascii="Times New Roman" w:hAnsi="Times New Roman" w:cs="Times New Roman" w:eastAsiaTheme="majorEastAsia"/>
          <w:rPrChange w:id="2846" w:author="China" w:date="2017-06-06T20:51:00Z">
            <w:rPr>
              <w:rFonts w:asciiTheme="majorEastAsia" w:hAnsiTheme="majorEastAsia" w:eastAsiaTheme="majorEastAsia" w:cstheme="majorEastAsia"/>
            </w:rPr>
          </w:rPrChange>
        </w:rPr>
        <w:pPrChange w:id="2845" w:author="China" w:date="2017-06-06T21:08:00Z">
          <w:pPr>
            <w:pStyle w:val="3"/>
            <w:spacing w:before="0" w:after="0" w:line="440" w:lineRule="exact"/>
            <w:ind w:firstLine="0" w:firstLineChars="0"/>
          </w:pPr>
        </w:pPrChange>
      </w:pPr>
      <w:bookmarkStart w:id="62" w:name="_Toc3252"/>
      <w:bookmarkStart w:id="63" w:name="_Toc484545621"/>
      <w:bookmarkStart w:id="64" w:name="_Toc14491"/>
      <w:r>
        <w:rPr>
          <w:rFonts w:ascii="Times New Roman" w:hAnsi="Times New Roman" w:cs="Times New Roman" w:eastAsiaTheme="majorEastAsia"/>
        </w:rPr>
        <w:t xml:space="preserve">3.2 </w:t>
      </w:r>
      <w:r>
        <w:rPr>
          <w:rFonts w:hint="eastAsia" w:ascii="Times New Roman" w:hAnsi="Times New Roman" w:cs="Times New Roman" w:eastAsiaTheme="majorEastAsia"/>
          <w:rPrChange w:id="2847" w:author="China" w:date="2017-06-06T20:51:00Z">
            <w:rPr>
              <w:rFonts w:hint="eastAsia" w:asciiTheme="majorEastAsia" w:hAnsiTheme="majorEastAsia" w:eastAsiaTheme="majorEastAsia" w:cstheme="majorEastAsia"/>
            </w:rPr>
          </w:rPrChange>
        </w:rPr>
        <w:t>数字带通滤波器设计</w:t>
      </w:r>
      <w:bookmarkEnd w:id="62"/>
      <w:r>
        <w:rPr>
          <w:rFonts w:hint="eastAsia" w:ascii="Times New Roman" w:hAnsi="Times New Roman" w:cs="Times New Roman" w:eastAsiaTheme="majorEastAsia"/>
          <w:rPrChange w:id="2848" w:author="China" w:date="2017-06-06T20:51:00Z">
            <w:rPr>
              <w:rFonts w:hint="eastAsia" w:asciiTheme="majorEastAsia" w:hAnsiTheme="majorEastAsia" w:eastAsiaTheme="majorEastAsia" w:cstheme="majorEastAsia"/>
            </w:rPr>
          </w:rPrChange>
        </w:rPr>
        <w:t>方法</w:t>
      </w:r>
      <w:bookmarkEnd w:id="63"/>
      <w:bookmarkEnd w:id="64"/>
    </w:p>
    <w:p>
      <w:pPr>
        <w:ind w:firstLine="480"/>
        <w:rPr>
          <w:rFonts w:cs="Times New Roman"/>
          <w:rPrChange w:id="2849" w:author="China" w:date="2017-06-06T20:51:00Z">
            <w:rPr/>
          </w:rPrChange>
        </w:rPr>
      </w:pPr>
      <w:r>
        <w:rPr>
          <w:rFonts w:cs="Times New Roman"/>
        </w:rPr>
        <w:t>数字滤波器有较为基本的滤波器，</w:t>
      </w:r>
      <w:r>
        <w:rPr>
          <w:rFonts w:hint="eastAsia" w:ascii="Times New Roman" w:hAnsi="Times New Roman" w:cs="Times New Roman"/>
          <w:b w:val="0"/>
          <w:sz w:val="24"/>
          <w:rPrChange w:id="2850" w:author="China" w:date="2017-06-06T20:51:00Z">
            <w:rPr>
              <w:rFonts w:hint="eastAsia" w:ascii="Arial" w:hAnsi="Arial"/>
              <w:b/>
              <w:sz w:val="30"/>
            </w:rPr>
          </w:rPrChange>
        </w:rPr>
        <w:t>也有窗函数法、频率样本采样法，基本的滤波器是直接截取通频带所要求的频率段，然后将其余频段的频率置为零，这样就实现了对频率的选频效果，也就完成了滤波的功能，而这种滤波方式会使所得到的频率依然出现很多干扰信号或者噪声信号，所以一般只适用于小数据滤波。对于大数据滤波我们通常采用的是窗函数法、频率采样法以及优选法等滤波方法，这些滤波方法能够在滤波中设置一个通带截止频率，一个阻带截止频率，另外这几类滤波方法更适用于窄带滤波。对于基本滤波器设计我们一般都会以以下步骤进行：</w:t>
      </w:r>
    </w:p>
    <w:p>
      <w:pPr>
        <w:ind w:left="0" w:firstLine="480" w:firstLineChars="200"/>
        <w:rPr>
          <w:rFonts w:cs="Times New Roman"/>
          <w:rPrChange w:id="2852" w:author="China" w:date="2017-06-06T20:51:00Z">
            <w:rPr/>
          </w:rPrChange>
        </w:rPr>
        <w:pPrChange w:id="2851" w:author="China" w:date="2017-06-06T21:18:00Z">
          <w:pPr>
            <w:ind w:left="400" w:firstLine="0" w:firstLineChars="0"/>
          </w:pPr>
        </w:pPrChange>
      </w:pPr>
      <w:r>
        <w:rPr>
          <w:rFonts w:hint="eastAsia" w:cs="Times New Roman"/>
          <w:rPrChange w:id="2853" w:author="China" w:date="2017-06-06T20:51:00Z">
            <w:rPr>
              <w:rFonts w:hint="eastAsia"/>
            </w:rPr>
          </w:rPrChange>
        </w:rPr>
        <w:t>第一步，确定设计</w:t>
      </w:r>
      <w:r>
        <w:rPr>
          <w:rFonts w:hint="eastAsia" w:cs="Times New Roman"/>
          <w:rPrChange w:id="2854" w:author="China" w:date="2017-06-06T20:51:00Z">
            <w:rPr>
              <w:rFonts w:hint="eastAsia"/>
            </w:rPr>
          </w:rPrChange>
        </w:rPr>
        <w:t>要求：在设计一个滤波器之前，必须有一些要求。这些要求要根据应用确定。</w:t>
      </w:r>
    </w:p>
    <w:p>
      <w:pPr>
        <w:ind w:left="0" w:firstLine="480" w:firstLineChars="200"/>
        <w:rPr>
          <w:rFonts w:cs="Times New Roman"/>
          <w:rPrChange w:id="2856" w:author="China" w:date="2017-06-06T20:51:00Z">
            <w:rPr/>
          </w:rPrChange>
        </w:rPr>
        <w:pPrChange w:id="2855" w:author="China" w:date="2017-06-06T21:18:00Z">
          <w:pPr>
            <w:ind w:left="400" w:firstLine="0" w:firstLineChars="0"/>
          </w:pPr>
        </w:pPrChange>
      </w:pPr>
      <w:r>
        <w:rPr>
          <w:rFonts w:hint="eastAsia" w:cs="Times New Roman"/>
          <w:rPrChange w:id="2857" w:author="China" w:date="2017-06-06T20:51:00Z">
            <w:rPr>
              <w:rFonts w:hint="eastAsia"/>
            </w:rPr>
          </w:rPrChange>
        </w:rPr>
        <w:t>第二步，模型拟合：一旦确定了技术要求，就可运用之前学习过的根本原理和关系式，提出一个滤波器模型来拟合给定的指标体系。只是滤波器设计所要研究的主要问题。</w:t>
      </w:r>
    </w:p>
    <w:p>
      <w:pPr>
        <w:ind w:left="0" w:firstLine="480" w:firstLineChars="200"/>
        <w:rPr>
          <w:rFonts w:cs="Times New Roman"/>
          <w:rPrChange w:id="2859" w:author="China" w:date="2017-06-06T20:51:00Z">
            <w:rPr/>
          </w:rPrChange>
        </w:rPr>
        <w:pPrChange w:id="2858" w:author="China" w:date="2017-06-06T21:18:00Z">
          <w:pPr>
            <w:ind w:left="400" w:firstLine="0" w:firstLineChars="0"/>
          </w:pPr>
        </w:pPrChange>
      </w:pPr>
      <w:r>
        <w:rPr>
          <w:rFonts w:hint="eastAsia" w:cs="Times New Roman"/>
          <w:rPrChange w:id="2860" w:author="China" w:date="2017-06-06T20:51:00Z">
            <w:rPr>
              <w:rFonts w:hint="eastAsia"/>
            </w:rPr>
          </w:rPrChange>
        </w:rPr>
        <w:t>第三步，设计完成：实行以上的两步之后获得的滤波器，通常是以差分方程，系</w:t>
      </w:r>
      <w:r>
        <w:rPr>
          <w:rFonts w:hint="eastAsia" w:cs="Times New Roman"/>
          <w:rPrChange w:id="2861" w:author="China" w:date="2017-06-06T20:51:00Z">
            <w:rPr>
              <w:rFonts w:hint="eastAsia"/>
            </w:rPr>
          </w:rPrChange>
        </w:rPr>
        <w:t>统函数或脉冲激励来描述的。根据这个说明，可以用硬件或计算机软件来实现它。</w:t>
      </w:r>
    </w:p>
    <w:p>
      <w:pPr>
        <w:pStyle w:val="4"/>
        <w:spacing w:before="156" w:beforeLines="50" w:after="156" w:afterLines="50" w:line="440" w:lineRule="exact"/>
        <w:ind w:firstLine="0" w:firstLineChars="0"/>
        <w:rPr>
          <w:rFonts w:ascii="Times New Roman" w:hAnsi="Times New Roman" w:cs="Times New Roman" w:eastAsiaTheme="majorEastAsia"/>
          <w:rPrChange w:id="2863" w:author="China" w:date="2017-06-06T20:51:00Z">
            <w:rPr>
              <w:rFonts w:asciiTheme="majorEastAsia" w:hAnsiTheme="majorEastAsia" w:eastAsiaTheme="majorEastAsia" w:cstheme="majorEastAsia"/>
            </w:rPr>
          </w:rPrChange>
        </w:rPr>
        <w:pPrChange w:id="2862" w:author="China" w:date="2017-06-09T13:23:00Z">
          <w:pPr>
            <w:pStyle w:val="4"/>
            <w:spacing w:before="0" w:after="0" w:line="440" w:lineRule="exact"/>
            <w:ind w:firstLine="0" w:firstLineChars="0"/>
          </w:pPr>
        </w:pPrChange>
      </w:pPr>
      <w:bookmarkStart w:id="65" w:name="_Toc484545622"/>
      <w:bookmarkStart w:id="66" w:name="_Toc206"/>
      <w:bookmarkStart w:id="67" w:name="_Toc10329"/>
      <w:r>
        <w:rPr>
          <w:rFonts w:cs="Times New Roman" w:eastAsiaTheme="majorEastAsia"/>
        </w:rPr>
        <w:t xml:space="preserve">3.2.1 </w:t>
      </w:r>
      <w:r>
        <w:rPr>
          <w:rFonts w:hint="eastAsia" w:ascii="Times New Roman" w:hAnsi="Times New Roman" w:cs="Times New Roman" w:eastAsiaTheme="majorEastAsia"/>
          <w:rPrChange w:id="2864" w:author="China" w:date="2017-06-06T20:51:00Z">
            <w:rPr>
              <w:rFonts w:hint="eastAsia" w:asciiTheme="majorEastAsia" w:hAnsiTheme="majorEastAsia" w:eastAsiaTheme="majorEastAsia" w:cstheme="majorEastAsia"/>
            </w:rPr>
          </w:rPrChange>
        </w:rPr>
        <w:t>窗函数法</w:t>
      </w:r>
      <w:bookmarkEnd w:id="65"/>
      <w:bookmarkEnd w:id="66"/>
      <w:bookmarkEnd w:id="67"/>
    </w:p>
    <w:p>
      <w:pPr>
        <w:ind w:firstLine="480"/>
        <w:rPr>
          <w:rFonts w:cs="Times New Roman"/>
          <w:rPrChange w:id="2865" w:author="China" w:date="2017-06-06T20:51:00Z">
            <w:rPr/>
          </w:rPrChange>
        </w:rPr>
      </w:pPr>
      <w:r>
        <w:rPr>
          <w:rFonts w:cs="Times New Roman"/>
        </w:rPr>
        <w:t>窗函数法也称为傅里叶级数法，它的设计原理是从时域出发的一种滤波设计方法，它从理想频率特性出发，用该特性的傅里叶反变换作为滤波器系数，实现并改善数据的特性而加窗截断。这种的办法的根本思维是让待设计的实际滤波器拟合</w:t>
      </w:r>
      <w:ins w:id="2866" w:author="China" w:date="2017-06-06T21:21:00Z">
        <w:r>
          <w:rPr>
            <w:rFonts w:hint="eastAsia" w:cs="Times New Roman"/>
          </w:rPr>
          <w:t>逼</w:t>
        </w:r>
      </w:ins>
      <w:r>
        <w:rPr>
          <w:rFonts w:cs="Times New Roman"/>
        </w:rPr>
        <w:t>近理想特征。经过调整窗函数长度</w:t>
      </w:r>
      <w:r>
        <w:rPr>
          <w:rFonts w:cs="Times New Roman"/>
          <w:b w:val="0"/>
          <w:sz w:val="24"/>
          <w:rPrChange w:id="2867" w:author="China" w:date="2017-06-06T20:51:00Z">
            <w:rPr>
              <w:b/>
              <w:sz w:val="28"/>
            </w:rPr>
          </w:rPrChange>
        </w:rPr>
        <w:t>N</w:t>
      </w:r>
      <w:r>
        <w:rPr>
          <w:rFonts w:hint="eastAsia" w:cs="Times New Roman"/>
          <w:b w:val="0"/>
          <w:sz w:val="24"/>
          <w:rPrChange w:id="2868" w:author="China" w:date="2017-06-06T20:51:00Z">
            <w:rPr>
              <w:rFonts w:hint="eastAsia"/>
              <w:b/>
              <w:sz w:val="28"/>
            </w:rPr>
          </w:rPrChange>
        </w:rPr>
        <w:t>能够有效地调节过渡带的宽度，缩小带内波动以及加大</w:t>
      </w:r>
      <w:del w:id="2869" w:author="China" w:date="2017-06-06T21:21:00Z">
        <w:r>
          <w:rPr>
            <w:rFonts w:hint="eastAsia" w:cs="Times New Roman"/>
            <w:b w:val="0"/>
            <w:sz w:val="24"/>
            <w:rPrChange w:id="2870" w:author="China" w:date="2017-06-06T20:51:00Z">
              <w:rPr>
                <w:rFonts w:hint="eastAsia"/>
                <w:b/>
                <w:sz w:val="28"/>
              </w:rPr>
            </w:rPrChange>
          </w:rPr>
          <w:delText>组</w:delText>
        </w:r>
      </w:del>
      <w:ins w:id="2871" w:author="China" w:date="2017-06-06T21:21:00Z">
        <w:r>
          <w:rPr>
            <w:rFonts w:hint="eastAsia" w:cs="Times New Roman"/>
          </w:rPr>
          <w:t>阻</w:t>
        </w:r>
      </w:ins>
      <w:r>
        <w:rPr>
          <w:rFonts w:hint="eastAsia" w:cs="Times New Roman"/>
          <w:b w:val="0"/>
          <w:sz w:val="24"/>
          <w:rPrChange w:id="2872" w:author="China" w:date="2017-06-06T20:51:00Z">
            <w:rPr>
              <w:rFonts w:hint="eastAsia"/>
              <w:b/>
              <w:sz w:val="28"/>
            </w:rPr>
          </w:rPrChange>
        </w:rPr>
        <w:t>带的衰减。设计步骤如下：</w:t>
      </w:r>
    </w:p>
    <w:p>
      <w:pPr>
        <w:ind w:firstLine="480"/>
        <w:rPr>
          <w:rFonts w:cs="Times New Roman"/>
          <w:rPrChange w:id="2873" w:author="China" w:date="2017-06-06T20:51:00Z">
            <w:rPr/>
          </w:rPrChange>
        </w:rPr>
      </w:pPr>
      <w:r>
        <w:rPr>
          <w:rFonts w:hint="eastAsia" w:cs="Times New Roman"/>
          <w:b w:val="0"/>
          <w:sz w:val="24"/>
          <w:rPrChange w:id="2874" w:author="China" w:date="2017-06-06T20:51:00Z">
            <w:rPr>
              <w:rFonts w:hint="eastAsia"/>
              <w:b/>
              <w:sz w:val="28"/>
            </w:rPr>
          </w:rPrChange>
        </w:rPr>
        <w:t>第一步，根据对过度带宽及组带衰减要求，选择窗函数的类型并计算窗口长度</w:t>
      </w:r>
      <w:r>
        <w:rPr>
          <w:rFonts w:cs="Times New Roman"/>
          <w:b w:val="0"/>
          <w:sz w:val="24"/>
          <w:rPrChange w:id="2875" w:author="China" w:date="2017-06-06T20:51:00Z">
            <w:rPr>
              <w:b/>
              <w:sz w:val="28"/>
            </w:rPr>
          </w:rPrChange>
        </w:rPr>
        <w:t>N</w:t>
      </w:r>
      <w:r>
        <w:rPr>
          <w:rFonts w:hint="eastAsia" w:cs="Times New Roman"/>
          <w:b w:val="0"/>
          <w:sz w:val="24"/>
          <w:rPrChange w:id="2876" w:author="China" w:date="2017-06-06T20:51:00Z">
            <w:rPr>
              <w:rFonts w:hint="eastAsia"/>
              <w:b/>
              <w:sz w:val="28"/>
            </w:rPr>
          </w:rPrChange>
        </w:rPr>
        <w:t>，窗函数类型可根据其组带最小衰减</w:t>
      </w:r>
      <w:r>
        <w:rPr>
          <w:rFonts w:cs="Times New Roman"/>
          <w:color w:val="000000"/>
          <w:position w:val="-12"/>
        </w:rPr>
        <w:object>
          <v:shape id="_x0000_i1108" o:spt="75" type="#_x0000_t75" style="height:18.15pt;width:16.3pt;" o:ole="t" filled="f" o:preferrelative="t" stroked="f" coordsize="21600,21600">
            <v:path/>
            <v:fill on="f" focussize="0,0"/>
            <v:stroke on="f" joinstyle="miter"/>
            <v:imagedata r:id="rId195" o:title=""/>
            <o:lock v:ext="edit" aspectratio="t"/>
            <w10:wrap type="none"/>
            <w10:anchorlock/>
          </v:shape>
          <o:OLEObject Type="Embed" ProgID="Equation.3" ShapeID="_x0000_i1108" DrawAspect="Content" ObjectID="_1468075820" r:id="rId194">
            <o:LockedField>false</o:LockedField>
          </o:OLEObject>
        </w:object>
      </w:r>
      <w:r>
        <w:rPr>
          <w:rFonts w:cs="Times New Roman"/>
        </w:rPr>
        <w:t>的条件独立选择，因为其长度</w:t>
      </w:r>
      <w:r>
        <w:rPr>
          <w:rFonts w:cs="Times New Roman"/>
          <w:b w:val="0"/>
          <w:sz w:val="24"/>
          <w:rPrChange w:id="2877" w:author="China" w:date="2017-06-06T20:51:00Z">
            <w:rPr>
              <w:b/>
              <w:sz w:val="28"/>
            </w:rPr>
          </w:rPrChange>
        </w:rPr>
        <w:t>N</w:t>
      </w:r>
      <w:r>
        <w:rPr>
          <w:rFonts w:hint="eastAsia" w:cs="Times New Roman"/>
          <w:b w:val="0"/>
          <w:sz w:val="24"/>
          <w:rPrChange w:id="2878" w:author="China" w:date="2017-06-06T20:51:00Z">
            <w:rPr>
              <w:rFonts w:hint="eastAsia"/>
              <w:b/>
              <w:sz w:val="28"/>
            </w:rPr>
          </w:rPrChange>
        </w:rPr>
        <w:t>对组带最小衰减没有影响，在确定窗函数类型后，就可根据过渡带宽小于给定指标的条件，确定所拟用的窗函数长度</w:t>
      </w:r>
      <w:r>
        <w:rPr>
          <w:rFonts w:cs="Times New Roman"/>
          <w:b w:val="0"/>
          <w:sz w:val="24"/>
          <w:rPrChange w:id="2879" w:author="China" w:date="2017-06-06T20:51:00Z">
            <w:rPr>
              <w:b/>
              <w:sz w:val="28"/>
            </w:rPr>
          </w:rPrChange>
        </w:rPr>
        <w:t>N</w:t>
      </w:r>
      <w:r>
        <w:rPr>
          <w:rFonts w:hint="eastAsia" w:cs="Times New Roman"/>
          <w:b w:val="0"/>
          <w:sz w:val="24"/>
          <w:rPrChange w:id="2880" w:author="China" w:date="2017-06-06T20:51:00Z">
            <w:rPr>
              <w:rFonts w:hint="eastAsia"/>
              <w:b/>
              <w:sz w:val="28"/>
            </w:rPr>
          </w:rPrChange>
        </w:rPr>
        <w:t>。</w:t>
      </w:r>
      <w:r>
        <w:rPr>
          <w:rFonts w:hint="eastAsia" w:cs="Times New Roman"/>
          <w:b w:val="0"/>
          <w:sz w:val="24"/>
          <w:rPrChange w:id="2881" w:author="China" w:date="2017-06-06T20:51:00Z">
            <w:rPr>
              <w:rFonts w:hint="eastAsia"/>
              <w:b/>
              <w:sz w:val="28"/>
            </w:rPr>
          </w:rPrChange>
        </w:rPr>
        <w:t>设待求</w:t>
      </w:r>
      <w:r>
        <w:rPr>
          <w:rFonts w:hint="eastAsia" w:cs="Times New Roman"/>
          <w:b w:val="0"/>
          <w:sz w:val="24"/>
          <w:rPrChange w:id="2882" w:author="China" w:date="2017-06-06T20:51:00Z">
            <w:rPr>
              <w:rFonts w:hint="eastAsia"/>
              <w:b/>
              <w:sz w:val="28"/>
            </w:rPr>
          </w:rPrChange>
        </w:rPr>
        <w:t>滤波器的</w:t>
      </w:r>
      <w:ins w:id="2883" w:author="China" w:date="2017-06-06T21:22:00Z">
        <w:r>
          <w:rPr>
            <w:rFonts w:hint="eastAsia" w:cs="Times New Roman"/>
          </w:rPr>
          <w:t>过渡</w:t>
        </w:r>
      </w:ins>
      <w:del w:id="2884" w:author="China" w:date="2017-06-06T21:22:00Z">
        <w:r>
          <w:rPr>
            <w:rFonts w:hint="eastAsia" w:cs="Times New Roman"/>
            <w:b w:val="0"/>
            <w:sz w:val="24"/>
            <w:rPrChange w:id="2885" w:author="China" w:date="2017-06-06T20:51:00Z">
              <w:rPr>
                <w:rFonts w:hint="eastAsia"/>
                <w:b/>
                <w:sz w:val="28"/>
              </w:rPr>
            </w:rPrChange>
          </w:rPr>
          <w:delText>过度</w:delText>
        </w:r>
      </w:del>
      <w:r>
        <w:rPr>
          <w:rFonts w:hint="eastAsia" w:cs="Times New Roman"/>
          <w:b w:val="0"/>
          <w:sz w:val="24"/>
          <w:rPrChange w:id="2886" w:author="China" w:date="2017-06-06T20:51:00Z">
            <w:rPr>
              <w:rFonts w:hint="eastAsia"/>
              <w:b/>
              <w:sz w:val="28"/>
            </w:rPr>
          </w:rPrChange>
        </w:rPr>
        <w:t>带为</w:t>
      </w:r>
      <w:r>
        <w:rPr>
          <w:rFonts w:cs="Times New Roman"/>
          <w:color w:val="000000"/>
          <w:position w:val="-6"/>
        </w:rPr>
        <w:object>
          <v:shape id="_x0000_i1109" o:spt="75" type="#_x0000_t75" style="height:13.75pt;width:20.05pt;" o:ole="t" filled="f" o:preferrelative="t" stroked="f" coordsize="21600,21600">
            <v:path/>
            <v:fill on="f" focussize="0,0"/>
            <v:stroke on="f" joinstyle="miter"/>
            <v:imagedata r:id="rId197" o:title=""/>
            <o:lock v:ext="edit" aspectratio="t"/>
            <w10:wrap type="none"/>
            <w10:anchorlock/>
          </v:shape>
          <o:OLEObject Type="Embed" ProgID="Equation.3" ShapeID="_x0000_i1109" DrawAspect="Content" ObjectID="_1468075821" r:id="rId196">
            <o:LockedField>false</o:LockedField>
          </o:OLEObject>
        </w:object>
      </w:r>
      <w:r>
        <w:rPr>
          <w:rFonts w:cs="Times New Roman"/>
        </w:rPr>
        <w:t>，它近似与窗口长度</w:t>
      </w:r>
      <w:r>
        <w:rPr>
          <w:rFonts w:cs="Times New Roman"/>
          <w:b w:val="0"/>
          <w:sz w:val="24"/>
          <w:rPrChange w:id="2887" w:author="China" w:date="2017-06-06T20:51:00Z">
            <w:rPr>
              <w:b/>
              <w:sz w:val="28"/>
            </w:rPr>
          </w:rPrChange>
        </w:rPr>
        <w:t>N</w:t>
      </w:r>
      <w:r>
        <w:rPr>
          <w:rFonts w:hint="eastAsia" w:cs="Times New Roman"/>
          <w:b w:val="0"/>
          <w:sz w:val="24"/>
          <w:rPrChange w:id="2888" w:author="China" w:date="2017-06-06T20:51:00Z">
            <w:rPr>
              <w:rFonts w:hint="eastAsia"/>
              <w:b/>
              <w:sz w:val="28"/>
            </w:rPr>
          </w:rPrChange>
        </w:rPr>
        <w:t>成反比。窗函数确定后其计算公式也确定了。</w:t>
      </w:r>
    </w:p>
    <w:p>
      <w:pPr>
        <w:ind w:firstLine="480"/>
        <w:rPr>
          <w:rFonts w:cs="Times New Roman"/>
          <w:rPrChange w:id="2889" w:author="China" w:date="2017-06-06T20:51:00Z">
            <w:rPr/>
          </w:rPrChange>
        </w:rPr>
      </w:pPr>
      <w:r>
        <w:rPr>
          <w:rFonts w:hint="eastAsia" w:cs="Times New Roman"/>
          <w:b w:val="0"/>
          <w:sz w:val="24"/>
          <w:rPrChange w:id="2890" w:author="China" w:date="2017-06-06T20:51:00Z">
            <w:rPr>
              <w:rFonts w:hint="eastAsia"/>
              <w:b/>
              <w:sz w:val="28"/>
            </w:rPr>
          </w:rPrChange>
        </w:rPr>
        <w:t>第二步，根据待求滤波器的理想频率的理想频率响应求取单位脉冲响应</w:t>
      </w:r>
      <w:r>
        <w:rPr>
          <w:rFonts w:cs="Times New Roman"/>
          <w:color w:val="000000"/>
          <w:position w:val="-12"/>
        </w:rPr>
        <w:object>
          <v:shape id="_x0000_i1110" o:spt="75" type="#_x0000_t75" style="height:18.15pt;width:30.05pt;" o:ole="t" filled="f" o:preferrelative="t" stroked="f" coordsize="21600,21600">
            <v:path/>
            <v:fill on="f" focussize="0,0"/>
            <v:stroke on="f" joinstyle="miter"/>
            <v:imagedata r:id="rId199" o:title=""/>
            <o:lock v:ext="edit" aspectratio="t"/>
            <w10:wrap type="none"/>
            <w10:anchorlock/>
          </v:shape>
          <o:OLEObject Type="Embed" ProgID="Equation.3" ShapeID="_x0000_i1110" DrawAspect="Content" ObjectID="_1468075822" r:id="rId198">
            <o:LockedField>false</o:LockedField>
          </o:OLEObject>
        </w:object>
      </w:r>
      <w:r>
        <w:rPr>
          <w:rFonts w:cs="Times New Roman"/>
        </w:rPr>
        <w:t>，</w:t>
      </w:r>
      <w:r>
        <w:rPr>
          <w:rFonts w:hint="eastAsia" w:cs="Times New Roman"/>
          <w:b w:val="0"/>
          <w:sz w:val="24"/>
          <w:rPrChange w:id="2891" w:author="China" w:date="2017-06-06T20:51:00Z">
            <w:rPr>
              <w:rFonts w:hint="eastAsia"/>
              <w:b/>
              <w:sz w:val="28"/>
            </w:rPr>
          </w:rPrChange>
        </w:rPr>
        <w:t>由</w:t>
      </w:r>
      <w:r>
        <w:rPr>
          <w:rFonts w:cs="Times New Roman"/>
          <w:b w:val="0"/>
          <w:sz w:val="24"/>
          <w:rPrChange w:id="2892" w:author="China" w:date="2017-06-06T20:51:00Z">
            <w:rPr>
              <w:b/>
              <w:sz w:val="28"/>
            </w:rPr>
          </w:rPrChange>
        </w:rPr>
        <w:t>FFT</w:t>
      </w:r>
      <w:r>
        <w:rPr>
          <w:rFonts w:hint="eastAsia" w:cs="Times New Roman"/>
          <w:b w:val="0"/>
          <w:sz w:val="24"/>
          <w:rPrChange w:id="2893" w:author="China" w:date="2017-06-06T20:51:00Z">
            <w:rPr>
              <w:rFonts w:hint="eastAsia"/>
              <w:b/>
              <w:sz w:val="28"/>
            </w:rPr>
          </w:rPrChange>
        </w:rPr>
        <w:t>反变换求出：</w:t>
      </w:r>
    </w:p>
    <w:p>
      <w:pPr>
        <w:spacing w:line="240" w:lineRule="auto"/>
        <w:ind w:firstLine="480"/>
        <w:jc w:val="right"/>
        <w:rPr>
          <w:rFonts w:cs="Times New Roman"/>
          <w:rPrChange w:id="2895" w:author="China" w:date="2017-06-06T20:51:00Z">
            <w:rPr/>
          </w:rPrChange>
        </w:rPr>
        <w:pPrChange w:id="2894" w:author="China" w:date="2017-06-06T21:23:00Z">
          <w:pPr>
            <w:ind w:firstLine="480"/>
          </w:pPr>
        </w:pPrChange>
      </w:pPr>
      <w:r>
        <w:rPr>
          <w:rFonts w:cs="Times New Roman"/>
          <w:position w:val="-24"/>
        </w:rPr>
        <w:object>
          <v:shape id="_x0000_i1111" o:spt="75" type="#_x0000_t75" style="height:31pt;width:145pt;" o:ole="t" filled="f" o:preferrelative="t" stroked="f" coordsize="21600,21600">
            <v:path/>
            <v:fill on="f" focussize="0,0"/>
            <v:stroke on="f" joinstyle="miter"/>
            <v:imagedata r:id="rId201" o:title=""/>
            <o:lock v:ext="edit" aspectratio="t"/>
            <w10:wrap type="none"/>
            <w10:anchorlock/>
          </v:shape>
          <o:OLEObject Type="Embed" ProgID="Equation.DSMT4" ShapeID="_x0000_i1111" DrawAspect="Content" ObjectID="_1468075823" r:id="rId200">
            <o:LockedField>false</o:LockedField>
          </o:OLEObject>
        </w:object>
      </w:r>
      <w:r>
        <w:rPr>
          <w:rFonts w:cs="Times New Roman"/>
          <w:rPrChange w:id="2896" w:author="China" w:date="2017-06-06T20:51:00Z">
            <w:rPr/>
          </w:rPrChange>
        </w:rPr>
        <w:t xml:space="preserve">                        (3.1)</w:t>
      </w:r>
    </w:p>
    <w:p>
      <w:pPr>
        <w:ind w:firstLine="480"/>
        <w:rPr>
          <w:rFonts w:cs="Times New Roman"/>
          <w:rPrChange w:id="2897" w:author="China" w:date="2017-06-06T20:51:00Z">
            <w:rPr/>
          </w:rPrChange>
        </w:rPr>
      </w:pPr>
      <w:r>
        <w:rPr>
          <w:rFonts w:hint="eastAsia" w:cs="Times New Roman"/>
          <w:rPrChange w:id="2898" w:author="China" w:date="2017-06-06T20:51:00Z">
            <w:rPr>
              <w:rFonts w:hint="eastAsia"/>
            </w:rPr>
          </w:rPrChange>
        </w:rPr>
        <w:t>第三步，计算滤波器的单位脉冲响应</w:t>
      </w:r>
      <w:r>
        <w:rPr>
          <w:rFonts w:cs="Times New Roman"/>
          <w:color w:val="000000"/>
          <w:position w:val="-10"/>
        </w:rPr>
        <w:object>
          <v:shape id="_x0000_i1112" o:spt="75" type="#_x0000_t75" style="height:16.3pt;width:25.05pt;" o:ole="t" filled="f" o:preferrelative="t" stroked="f" coordsize="21600,21600">
            <v:path/>
            <v:fill on="f" focussize="0,0"/>
            <v:stroke on="f" joinstyle="miter"/>
            <v:imagedata r:id="rId203" o:title=""/>
            <o:lock v:ext="edit" aspectratio="t"/>
            <w10:wrap type="none"/>
            <w10:anchorlock/>
          </v:shape>
          <o:OLEObject Type="Embed" ProgID="Equation.3" ShapeID="_x0000_i1112" DrawAspect="Content" ObjectID="_1468075824" r:id="rId202">
            <o:LockedField>false</o:LockedField>
          </o:OLEObject>
        </w:object>
      </w:r>
      <w:r>
        <w:rPr>
          <w:rFonts w:cs="Times New Roman"/>
        </w:rPr>
        <w:t>。它是理想脉冲响应和窗函数的乘积</w:t>
      </w:r>
      <w:r>
        <w:rPr>
          <w:rFonts w:cs="Times New Roman"/>
          <w:color w:val="000000"/>
          <w:position w:val="-12"/>
        </w:rPr>
        <w:object>
          <v:shape id="_x0000_i1113" o:spt="75" type="#_x0000_t75" style="height:18.15pt;width:100.15pt;" o:ole="t" filled="f" o:preferrelative="t" stroked="f" coordsize="21600,21600">
            <v:path/>
            <v:fill on="f" focussize="0,0"/>
            <v:stroke on="f" joinstyle="miter"/>
            <v:imagedata r:id="rId205" o:title=""/>
            <o:lock v:ext="edit" aspectratio="t"/>
            <w10:wrap type="none"/>
            <w10:anchorlock/>
          </v:shape>
          <o:OLEObject Type="Embed" ProgID="Equation.3" ShapeID="_x0000_i1113" DrawAspect="Content" ObjectID="_1468075825" r:id="rId204">
            <o:LockedField>false</o:LockedField>
          </o:OLEObject>
        </w:object>
      </w:r>
      <w:r>
        <w:rPr>
          <w:rFonts w:cs="Times New Roman"/>
        </w:rPr>
        <w:t>。</w:t>
      </w:r>
    </w:p>
    <w:p>
      <w:pPr>
        <w:ind w:firstLine="480"/>
        <w:rPr>
          <w:rFonts w:cs="Times New Roman"/>
          <w:rPrChange w:id="2899" w:author="China" w:date="2017-06-06T20:51:00Z">
            <w:rPr/>
          </w:rPrChange>
        </w:rPr>
      </w:pPr>
      <w:r>
        <w:rPr>
          <w:rFonts w:hint="eastAsia" w:cs="Times New Roman"/>
          <w:rPrChange w:id="2900" w:author="China" w:date="2017-06-06T20:51:00Z">
            <w:rPr>
              <w:rFonts w:hint="eastAsia"/>
            </w:rPr>
          </w:rPrChange>
        </w:rPr>
        <w:t>第四步，验算技术指标是否满足要求。</w:t>
      </w:r>
    </w:p>
    <w:p>
      <w:pPr>
        <w:pStyle w:val="4"/>
        <w:spacing w:before="156" w:beforeLines="50" w:after="156" w:afterLines="50" w:line="440" w:lineRule="exact"/>
        <w:ind w:firstLine="0" w:firstLineChars="0"/>
        <w:rPr>
          <w:rFonts w:cs="Times New Roman" w:eastAsiaTheme="majorEastAsia"/>
          <w:rPrChange w:id="2902" w:author="China" w:date="2017-06-06T21:09:00Z">
            <w:rPr/>
          </w:rPrChange>
        </w:rPr>
        <w:pPrChange w:id="2901" w:author="China" w:date="2017-06-06T21:09:00Z">
          <w:pPr>
            <w:pStyle w:val="4"/>
            <w:spacing w:before="0" w:after="0" w:line="440" w:lineRule="exact"/>
            <w:ind w:firstLine="0" w:firstLineChars="0"/>
          </w:pPr>
        </w:pPrChange>
      </w:pPr>
      <w:bookmarkStart w:id="68" w:name="_Toc18720"/>
      <w:bookmarkStart w:id="69" w:name="_Toc484545623"/>
      <w:bookmarkStart w:id="70" w:name="_Toc20933"/>
      <w:r>
        <w:rPr>
          <w:rFonts w:cs="Times New Roman" w:eastAsiaTheme="majorEastAsia"/>
          <w:rPrChange w:id="2903" w:author="China" w:date="2017-06-06T21:09:00Z">
            <w:rPr>
              <w:rFonts w:cs="Times New Roman"/>
            </w:rPr>
          </w:rPrChange>
        </w:rPr>
        <w:t xml:space="preserve">3.2.2 </w:t>
      </w:r>
      <w:r>
        <w:rPr>
          <w:rFonts w:hint="eastAsia" w:cs="Times New Roman" w:eastAsiaTheme="majorEastAsia"/>
          <w:rPrChange w:id="2904" w:author="China" w:date="2017-06-06T21:09:00Z">
            <w:rPr>
              <w:rFonts w:hint="eastAsia"/>
            </w:rPr>
          </w:rPrChange>
        </w:rPr>
        <w:t>频率样本采样法</w:t>
      </w:r>
      <w:bookmarkEnd w:id="68"/>
      <w:bookmarkEnd w:id="69"/>
      <w:bookmarkEnd w:id="70"/>
    </w:p>
    <w:p>
      <w:pPr>
        <w:ind w:firstLine="480"/>
        <w:rPr>
          <w:rFonts w:cs="Times New Roman"/>
          <w:rPrChange w:id="2905" w:author="China" w:date="2017-06-06T20:51:00Z">
            <w:rPr/>
          </w:rPrChange>
        </w:rPr>
      </w:pPr>
      <w:r>
        <w:rPr>
          <w:rFonts w:hint="eastAsia" w:cs="Times New Roman"/>
          <w:b w:val="0"/>
          <w:sz w:val="24"/>
          <w:rPrChange w:id="2906" w:author="China" w:date="2017-06-06T20:51:00Z">
            <w:rPr>
              <w:rFonts w:hint="eastAsia"/>
              <w:b/>
              <w:sz w:val="28"/>
            </w:rPr>
          </w:rPrChange>
        </w:rPr>
        <w:t>频率样本采样法的基本思想是使所设计的</w:t>
      </w:r>
      <w:r>
        <w:rPr>
          <w:rFonts w:cs="Times New Roman"/>
          <w:b w:val="0"/>
          <w:sz w:val="24"/>
          <w:rPrChange w:id="2907" w:author="China" w:date="2017-06-06T20:51:00Z">
            <w:rPr>
              <w:b/>
              <w:sz w:val="28"/>
            </w:rPr>
          </w:rPrChange>
        </w:rPr>
        <w:t>FIR</w:t>
      </w:r>
      <w:r>
        <w:rPr>
          <w:rFonts w:hint="eastAsia" w:cs="Times New Roman"/>
          <w:b w:val="0"/>
          <w:sz w:val="24"/>
          <w:rPrChange w:id="2908" w:author="China" w:date="2017-06-06T20:51:00Z">
            <w:rPr>
              <w:rFonts w:hint="eastAsia"/>
              <w:b/>
              <w:sz w:val="28"/>
            </w:rPr>
          </w:rPrChange>
        </w:rPr>
        <w:t>数字滤波器的频率特性在一些频率点上有准确的值，相当于在其它频率出的特性有较好的逼近。在实际使用中，为了设计与理想更为逼近的</w:t>
      </w:r>
      <w:r>
        <w:rPr>
          <w:rFonts w:cs="Times New Roman"/>
          <w:b w:val="0"/>
          <w:sz w:val="24"/>
          <w:rPrChange w:id="2909" w:author="China" w:date="2017-06-06T20:51:00Z">
            <w:rPr>
              <w:b/>
              <w:sz w:val="28"/>
            </w:rPr>
          </w:rPrChange>
        </w:rPr>
        <w:t>FIR</w:t>
      </w:r>
      <w:r>
        <w:rPr>
          <w:rFonts w:hint="eastAsia" w:cs="Times New Roman"/>
          <w:b w:val="0"/>
          <w:sz w:val="24"/>
          <w:rPrChange w:id="2910" w:author="China" w:date="2017-06-06T20:51:00Z">
            <w:rPr>
              <w:rFonts w:hint="eastAsia"/>
              <w:b/>
              <w:sz w:val="28"/>
            </w:rPr>
          </w:rPrChange>
        </w:rPr>
        <w:t>滤波，采样值</w:t>
      </w:r>
      <w:r>
        <w:rPr>
          <w:rFonts w:cs="Times New Roman"/>
          <w:position w:val="-10"/>
        </w:rPr>
        <w:object>
          <v:shape id="_x0000_i1114" o:spt="75" type="#_x0000_t75" style="height:16pt;width:29pt;" o:ole="t" filled="f" o:preferrelative="t" stroked="f" coordsize="21600,21600">
            <v:path/>
            <v:fill on="f" focussize="0,0"/>
            <v:stroke on="f" joinstyle="miter"/>
            <v:imagedata r:id="rId207" o:title=""/>
            <o:lock v:ext="edit" aspectratio="t"/>
            <w10:wrap type="none"/>
            <w10:anchorlock/>
          </v:shape>
          <o:OLEObject Type="Embed" ProgID="Equation.3" ShapeID="_x0000_i1114" DrawAspect="Content" ObjectID="_1468075826" r:id="rId206">
            <o:LockedField>false</o:LockedField>
          </o:OLEObject>
        </w:object>
      </w:r>
      <w:r>
        <w:rPr>
          <w:rFonts w:hint="eastAsia" w:cs="Times New Roman"/>
          <w:b w:val="0"/>
          <w:sz w:val="24"/>
          <w:rPrChange w:id="2911" w:author="China" w:date="2017-06-06T20:51:00Z">
            <w:rPr>
              <w:rFonts w:hint="eastAsia"/>
              <w:b/>
              <w:sz w:val="28"/>
            </w:rPr>
          </w:rPrChange>
        </w:rPr>
        <w:t>要满足一定的约束条件。</w:t>
      </w:r>
    </w:p>
    <w:p>
      <w:pPr>
        <w:ind w:firstLine="480"/>
        <w:rPr>
          <w:rFonts w:cs="Times New Roman"/>
          <w:rPrChange w:id="2912" w:author="China" w:date="2017-06-06T20:51:00Z">
            <w:rPr/>
          </w:rPrChange>
        </w:rPr>
      </w:pPr>
      <w:r>
        <w:rPr>
          <w:rFonts w:hint="eastAsia" w:cs="Times New Roman"/>
          <w:b w:val="0"/>
          <w:sz w:val="24"/>
          <w:rPrChange w:id="2913" w:author="China" w:date="2017-06-06T20:51:00Z">
            <w:rPr>
              <w:rFonts w:hint="eastAsia"/>
              <w:b/>
              <w:sz w:val="28"/>
            </w:rPr>
          </w:rPrChange>
        </w:rPr>
        <w:t>有限冲激响应滤波器的基本结构是一个分节的延时线，把每一节的输出加权累积，得到滤波器的输出。滤波网络传输函数为：</w:t>
      </w:r>
      <w:r>
        <w:rPr>
          <w:rFonts w:cs="Times New Roman"/>
          <w:position w:val="-28"/>
        </w:rPr>
        <w:object>
          <v:shape id="_x0000_i1115" o:spt="75" type="#_x0000_t75" style="height:33.8pt;width:95.8pt;" o:ole="t" filled="f" o:preferrelative="t" stroked="f" coordsize="21600,21600">
            <v:path/>
            <v:fill on="f" focussize="0,0"/>
            <v:stroke on="f" joinstyle="miter"/>
            <v:imagedata r:id="rId209" o:title=""/>
            <o:lock v:ext="edit" aspectratio="t"/>
            <w10:wrap type="none"/>
            <w10:anchorlock/>
          </v:shape>
          <o:OLEObject Type="Embed" ProgID="Equation.3" ShapeID="_x0000_i1115" DrawAspect="Content" ObjectID="_1468075827" r:id="rId208">
            <o:LockedField>false</o:LockedField>
          </o:OLEObject>
        </w:object>
      </w:r>
      <w:r>
        <w:rPr>
          <w:rFonts w:cs="Times New Roman"/>
        </w:rPr>
        <w:t>。</w:t>
      </w:r>
    </w:p>
    <w:p>
      <w:pPr>
        <w:ind w:firstLine="480"/>
        <w:rPr>
          <w:rFonts w:cs="Times New Roman"/>
          <w:rPrChange w:id="2914" w:author="China" w:date="2017-06-06T20:51:00Z">
            <w:rPr/>
          </w:rPrChange>
        </w:rPr>
      </w:pPr>
      <w:r>
        <w:rPr>
          <w:rFonts w:hint="eastAsia" w:cs="Times New Roman"/>
          <w:b w:val="0"/>
          <w:sz w:val="24"/>
          <w:rPrChange w:id="2915" w:author="China" w:date="2017-06-06T20:51:00Z">
            <w:rPr>
              <w:rFonts w:hint="eastAsia"/>
              <w:b/>
              <w:sz w:val="28"/>
            </w:rPr>
          </w:rPrChange>
        </w:rPr>
        <w:t>根据频域的采样定理，对给定的理想滤波器频</w:t>
      </w:r>
      <w:r>
        <w:rPr>
          <w:rFonts w:hint="eastAsia" w:cs="Times New Roman"/>
          <w:b w:val="0"/>
          <w:sz w:val="24"/>
          <w:rPrChange w:id="2916" w:author="China" w:date="2017-06-06T20:51:00Z">
            <w:rPr>
              <w:rFonts w:hint="eastAsia"/>
              <w:b/>
              <w:sz w:val="28"/>
            </w:rPr>
          </w:rPrChange>
        </w:rPr>
        <w:t>率响应</w:t>
      </w:r>
      <w:r>
        <w:rPr>
          <w:rFonts w:cs="Times New Roman"/>
          <w:position w:val="-12"/>
        </w:rPr>
        <w:object>
          <v:shape id="_x0000_i1116" o:spt="75" type="#_x0000_t75" style="height:18.8pt;width:43.2pt;" o:ole="t" filled="f" o:preferrelative="t" stroked="f" coordsize="21600,21600">
            <v:path/>
            <v:fill on="f" focussize="0,0"/>
            <v:stroke on="f" joinstyle="miter"/>
            <v:imagedata r:id="rId211" o:title=""/>
            <o:lock v:ext="edit" aspectratio="t"/>
            <w10:wrap type="none"/>
            <w10:anchorlock/>
          </v:shape>
          <o:OLEObject Type="Embed" ProgID="Equation.3" ShapeID="_x0000_i1116" DrawAspect="Content" ObjectID="_1468075828" r:id="rId210">
            <o:LockedField>false</o:LockedField>
          </o:OLEObject>
        </w:object>
      </w:r>
      <w:r>
        <w:rPr>
          <w:rFonts w:cs="Times New Roman"/>
        </w:rPr>
        <w:t>进行等间隔的采样：</w:t>
      </w:r>
    </w:p>
    <w:p>
      <w:pPr>
        <w:spacing w:line="240" w:lineRule="auto"/>
        <w:ind w:firstLine="480"/>
        <w:jc w:val="right"/>
        <w:rPr>
          <w:rFonts w:cs="Times New Roman"/>
          <w:rPrChange w:id="2918" w:author="China" w:date="2017-06-06T20:51:00Z">
            <w:rPr/>
          </w:rPrChange>
        </w:rPr>
        <w:pPrChange w:id="2917" w:author="China" w:date="2017-06-06T21:23:00Z">
          <w:pPr>
            <w:ind w:firstLine="480"/>
            <w:jc w:val="right"/>
          </w:pPr>
        </w:pPrChange>
      </w:pPr>
      <w:r>
        <w:rPr>
          <w:rFonts w:cs="Times New Roman"/>
          <w:position w:val="-30"/>
        </w:rPr>
        <w:object>
          <v:shape id="_x0000_i1117" o:spt="75" type="#_x0000_t75" style="height:28.15pt;width:112.05pt;" o:ole="t" filled="f" o:preferrelative="t" stroked="f" coordsize="21600,21600">
            <v:path/>
            <v:fill on="f" focussize="0,0"/>
            <v:stroke on="f" joinstyle="miter"/>
            <v:imagedata r:id="rId213" o:title=""/>
            <o:lock v:ext="edit" aspectratio="t"/>
            <w10:wrap type="none"/>
            <w10:anchorlock/>
          </v:shape>
          <o:OLEObject Type="Embed" ProgID="Equation.3" ShapeID="_x0000_i1117" DrawAspect="Content" ObjectID="_1468075829" r:id="rId212">
            <o:LockedField>false</o:LockedField>
          </o:OLEObject>
        </w:object>
      </w:r>
      <w:r>
        <w:rPr>
          <w:rFonts w:ascii="Times New Roman" w:hAnsi="Times New Roman" w:cs="Times New Roman"/>
          <w:position w:val="-30"/>
          <w:rPrChange w:id="2919" w:author="China" w:date="2017-06-06T20:51:00Z">
            <w:rPr>
              <w:rFonts w:asciiTheme="minorEastAsia" w:hAnsiTheme="minorEastAsia" w:cstheme="minorEastAsia"/>
              <w:position w:val="-30"/>
            </w:rPr>
          </w:rPrChange>
        </w:rPr>
        <w:t xml:space="preserve">                       </w:t>
      </w:r>
      <w:r>
        <w:rPr>
          <w:rFonts w:cs="Times New Roman"/>
        </w:rPr>
        <w:t>(3.2)</w:t>
      </w:r>
    </w:p>
    <w:p>
      <w:pPr>
        <w:ind w:firstLine="480"/>
        <w:rPr>
          <w:rFonts w:cs="Times New Roman"/>
          <w:rPrChange w:id="2920" w:author="China" w:date="2017-06-06T20:51:00Z">
            <w:rPr/>
          </w:rPrChange>
        </w:rPr>
      </w:pPr>
      <w:r>
        <w:rPr>
          <w:rFonts w:hint="eastAsia" w:cs="Times New Roman"/>
          <w:rPrChange w:id="2921" w:author="China" w:date="2017-06-06T20:51:00Z">
            <w:rPr>
              <w:rFonts w:hint="eastAsia"/>
            </w:rPr>
          </w:rPrChange>
        </w:rPr>
        <w:t>把</w:t>
      </w:r>
      <w:r>
        <w:rPr>
          <w:rFonts w:cs="Times New Roman"/>
          <w:position w:val="-12"/>
        </w:rPr>
        <w:object>
          <v:shape id="_x0000_i1118" o:spt="75" type="#_x0000_t75" style="height:18.15pt;width:33.8pt;" o:ole="t" filled="f" o:preferrelative="t" stroked="f" coordsize="21600,21600">
            <v:path/>
            <v:fill on="f" focussize="0,0"/>
            <v:stroke on="f" joinstyle="miter"/>
            <v:imagedata r:id="rId215" o:title=""/>
            <o:lock v:ext="edit" aspectratio="t"/>
            <w10:wrap type="none"/>
            <w10:anchorlock/>
          </v:shape>
          <o:OLEObject Type="Embed" ProgID="Equation.3" ShapeID="_x0000_i1118" DrawAspect="Content" ObjectID="_1468075830" r:id="rId214">
            <o:LockedField>false</o:LockedField>
          </o:OLEObject>
        </w:object>
      </w:r>
      <w:r>
        <w:rPr>
          <w:rFonts w:cs="Times New Roman"/>
        </w:rPr>
        <w:t>当作待设计的</w:t>
      </w:r>
      <w:r>
        <w:rPr>
          <w:rFonts w:cs="Times New Roman"/>
          <w:rPrChange w:id="2922" w:author="China" w:date="2017-06-06T20:51:00Z">
            <w:rPr/>
          </w:rPrChange>
        </w:rPr>
        <w:t>FIR</w:t>
      </w:r>
      <w:r>
        <w:rPr>
          <w:rFonts w:hint="eastAsia" w:cs="Times New Roman"/>
          <w:rPrChange w:id="2923" w:author="China" w:date="2017-06-06T20:51:00Z">
            <w:rPr>
              <w:rFonts w:hint="eastAsia"/>
            </w:rPr>
          </w:rPrChange>
        </w:rPr>
        <w:t>数字滤波器的频率特性的采样值</w:t>
      </w:r>
      <w:r>
        <w:rPr>
          <w:rFonts w:cs="Times New Roman"/>
          <w:position w:val="-10"/>
        </w:rPr>
        <w:object>
          <v:shape id="_x0000_i1119" o:spt="75" type="#_x0000_t75" style="height:16.3pt;width:28.8pt;" o:ole="t" filled="f" o:preferrelative="t" stroked="f" coordsize="21600,21600">
            <v:path/>
            <v:fill on="f" focussize="0,0"/>
            <v:stroke on="f" joinstyle="miter"/>
            <v:imagedata r:id="rId217" o:title=""/>
            <o:lock v:ext="edit" aspectratio="t"/>
            <w10:wrap type="none"/>
            <w10:anchorlock/>
          </v:shape>
          <o:OLEObject Type="Embed" ProgID="Equation.3" ShapeID="_x0000_i1119" DrawAspect="Content" ObjectID="_1468075831" r:id="rId216">
            <o:LockedField>false</o:LockedField>
          </o:OLEObject>
        </w:object>
      </w:r>
      <w:r>
        <w:rPr>
          <w:rFonts w:cs="Times New Roman"/>
        </w:rPr>
        <w:t>即：</w:t>
      </w:r>
    </w:p>
    <w:p>
      <w:pPr>
        <w:spacing w:line="240" w:lineRule="auto"/>
        <w:ind w:firstLine="480"/>
        <w:jc w:val="right"/>
        <w:rPr>
          <w:rFonts w:cs="Times New Roman"/>
          <w:rPrChange w:id="2924" w:author="China" w:date="2017-06-06T21:23:00Z">
            <w:rPr/>
          </w:rPrChange>
        </w:rPr>
      </w:pPr>
      <w:r>
        <w:rPr>
          <w:rFonts w:cs="Times New Roman"/>
          <w:position w:val="-30"/>
        </w:rPr>
        <w:object>
          <v:shape id="_x0000_i1120" o:spt="75" type="#_x0000_t75" style="height:28pt;width:150.95pt;" o:ole="t" filled="f" o:preferrelative="t" stroked="f" coordsize="21600,21600">
            <v:path/>
            <v:fill on="f" focussize="0,0"/>
            <v:stroke on="f" joinstyle="miter"/>
            <v:imagedata r:id="rId219" o:title=""/>
            <o:lock v:ext="edit" aspectratio="t"/>
            <w10:wrap type="none"/>
            <w10:anchorlock/>
          </v:shape>
          <o:OLEObject Type="Embed" ProgID="Equation.DSMT4" ShapeID="_x0000_i1120" DrawAspect="Content" ObjectID="_1468075832" r:id="rId218">
            <o:LockedField>false</o:LockedField>
          </o:OLEObject>
        </w:object>
      </w:r>
      <w:r>
        <w:rPr>
          <w:rFonts w:ascii="Times New Roman" w:hAnsi="Times New Roman" w:cs="Times New Roman"/>
          <w:position w:val="0"/>
          <w:rPrChange w:id="2925" w:author="China" w:date="2017-06-06T21:23:00Z">
            <w:rPr>
              <w:rFonts w:asciiTheme="minorEastAsia" w:hAnsiTheme="minorEastAsia" w:cstheme="minorEastAsia"/>
              <w:position w:val="-30"/>
            </w:rPr>
          </w:rPrChange>
        </w:rPr>
        <w:t xml:space="preserve">                  (3.3)</w:t>
      </w:r>
    </w:p>
    <w:p>
      <w:pPr>
        <w:ind w:firstLine="480"/>
        <w:rPr>
          <w:rFonts w:cs="Times New Roman"/>
          <w:rPrChange w:id="2926" w:author="China" w:date="2017-06-06T20:51:00Z">
            <w:rPr/>
          </w:rPrChange>
        </w:rPr>
      </w:pPr>
      <w:r>
        <w:rPr>
          <w:rFonts w:hint="eastAsia" w:cs="Times New Roman"/>
          <w:rPrChange w:id="2927" w:author="China" w:date="2017-06-06T20:51:00Z">
            <w:rPr>
              <w:rFonts w:hint="eastAsia"/>
            </w:rPr>
          </w:rPrChange>
        </w:rPr>
        <w:t>可得有限序列</w:t>
      </w:r>
      <w:r>
        <w:rPr>
          <w:rFonts w:cs="Times New Roman"/>
          <w:position w:val="-10"/>
        </w:rPr>
        <w:object>
          <v:shape id="_x0000_i1121" o:spt="75" type="#_x0000_t75" style="height:16pt;width:24.95pt;" o:ole="t" filled="f" o:preferrelative="t" stroked="f" coordsize="21600,21600">
            <v:path/>
            <v:fill on="f" focussize="0,0"/>
            <v:stroke on="f" joinstyle="miter"/>
            <v:imagedata r:id="rId221" o:title=""/>
            <o:lock v:ext="edit" aspectratio="t"/>
            <w10:wrap type="none"/>
            <w10:anchorlock/>
          </v:shape>
          <o:OLEObject Type="Embed" ProgID="Equation.3" ShapeID="_x0000_i1121" DrawAspect="Content" ObjectID="_1468075833" r:id="rId220">
            <o:LockedField>false</o:LockedField>
          </o:OLEObject>
        </w:object>
      </w:r>
      <w:r>
        <w:rPr>
          <w:rFonts w:hint="eastAsia" w:cs="Times New Roman"/>
          <w:rPrChange w:id="2928" w:author="China" w:date="2017-06-06T20:51:00Z">
            <w:rPr>
              <w:rFonts w:hint="eastAsia"/>
            </w:rPr>
          </w:rPrChange>
        </w:rPr>
        <w:t>：</w:t>
      </w:r>
    </w:p>
    <w:p>
      <w:pPr>
        <w:spacing w:line="240" w:lineRule="auto"/>
        <w:ind w:firstLine="480"/>
        <w:jc w:val="right"/>
        <w:rPr>
          <w:rFonts w:cs="Times New Roman"/>
          <w:rPrChange w:id="2930" w:author="China" w:date="2017-06-06T20:51:00Z">
            <w:rPr/>
          </w:rPrChange>
        </w:rPr>
        <w:pPrChange w:id="2929" w:author="China" w:date="2017-06-06T21:24:00Z">
          <w:pPr>
            <w:spacing w:line="360" w:lineRule="auto"/>
            <w:ind w:firstLine="480"/>
            <w:jc w:val="right"/>
          </w:pPr>
        </w:pPrChange>
      </w:pPr>
      <w:r>
        <w:rPr>
          <w:rFonts w:cs="Times New Roman"/>
          <w:position w:val="-28"/>
        </w:rPr>
        <w:object>
          <v:shape id="_x0000_i1122" o:spt="75" type="#_x0000_t75" style="height:33.8pt;width:120.85pt;" o:ole="t" filled="f" o:preferrelative="t" stroked="f" coordsize="21600,21600">
            <v:path/>
            <v:fill on="f" focussize="0,0"/>
            <v:stroke on="f" joinstyle="miter"/>
            <v:imagedata r:id="rId223" o:title=""/>
            <o:lock v:ext="edit" aspectratio="t"/>
            <w10:wrap type="none"/>
            <w10:anchorlock/>
          </v:shape>
          <o:OLEObject Type="Embed" ProgID="Equation.3" ShapeID="_x0000_i1122" DrawAspect="Content" ObjectID="_1468075834" r:id="rId222">
            <o:LockedField>false</o:LockedField>
          </o:OLEObject>
        </w:object>
      </w:r>
      <w:r>
        <w:rPr>
          <w:rFonts w:ascii="Times New Roman" w:hAnsi="Times New Roman" w:cs="Times New Roman"/>
          <w:position w:val="-28"/>
          <w:rPrChange w:id="2931" w:author="China" w:date="2017-06-06T20:51:00Z">
            <w:rPr>
              <w:rFonts w:asciiTheme="minorEastAsia" w:hAnsiTheme="minorEastAsia" w:cstheme="minorEastAsia"/>
              <w:position w:val="-28"/>
            </w:rPr>
          </w:rPrChange>
        </w:rPr>
        <w:t xml:space="preserve">                    </w:t>
      </w:r>
      <w:r>
        <w:rPr>
          <w:rFonts w:cs="Times New Roman"/>
        </w:rPr>
        <w:t>(3.3)</w:t>
      </w:r>
    </w:p>
    <w:p>
      <w:pPr>
        <w:spacing w:line="440" w:lineRule="exact"/>
        <w:ind w:firstLine="480"/>
        <w:rPr>
          <w:rFonts w:cs="Times New Roman"/>
        </w:rPr>
        <w:pPrChange w:id="2932" w:author="China" w:date="2017-06-06T21:26:00Z">
          <w:pPr>
            <w:spacing w:line="360" w:lineRule="auto"/>
            <w:ind w:firstLine="480"/>
          </w:pPr>
        </w:pPrChange>
      </w:pPr>
      <w:r>
        <w:rPr>
          <w:rFonts w:hint="eastAsia" w:cs="Times New Roman"/>
          <w:rPrChange w:id="2933" w:author="China" w:date="2017-06-06T20:51:00Z">
            <w:rPr>
              <w:rFonts w:hint="eastAsia"/>
            </w:rPr>
          </w:rPrChange>
        </w:rPr>
        <w:t>利用频域的</w:t>
      </w:r>
      <w:r>
        <w:rPr>
          <w:rFonts w:cs="Times New Roman"/>
          <w:rPrChange w:id="2934" w:author="China" w:date="2017-06-06T20:51:00Z">
            <w:rPr/>
          </w:rPrChange>
        </w:rPr>
        <w:t>N</w:t>
      </w:r>
      <w:r>
        <w:rPr>
          <w:rFonts w:hint="eastAsia" w:cs="Times New Roman"/>
          <w:rPrChange w:id="2935" w:author="China" w:date="2017-06-06T20:51:00Z">
            <w:rPr>
              <w:rFonts w:hint="eastAsia"/>
            </w:rPr>
          </w:rPrChange>
        </w:rPr>
        <w:t>采样点的值</w:t>
      </w:r>
      <w:del w:id="2936" w:author="China" w:date="2017-06-06T21:25:00Z">
        <w:r>
          <w:rPr>
            <w:rFonts w:hint="eastAsia" w:cs="Times New Roman"/>
            <w:rPrChange w:id="2937" w:author="China" w:date="2017-06-06T20:51:00Z">
              <w:rPr>
                <w:rFonts w:hint="eastAsia"/>
              </w:rPr>
            </w:rPrChange>
          </w:rPr>
          <w:delText>，</w:delText>
        </w:r>
      </w:del>
      <w:ins w:id="2938" w:author="China" w:date="2017-06-06T21:25:00Z">
        <w:r>
          <w:rPr>
            <w:rFonts w:cs="Times New Roman"/>
          </w:rPr>
          <w:t>，</w:t>
        </w:r>
      </w:ins>
      <w:r>
        <w:rPr>
          <w:rFonts w:hint="eastAsia" w:cs="Times New Roman"/>
          <w:rPrChange w:id="2939" w:author="China" w:date="2017-06-06T20:51:00Z">
            <w:rPr>
              <w:rFonts w:hint="eastAsia"/>
            </w:rPr>
          </w:rPrChange>
        </w:rPr>
        <w:t>通过式</w:t>
      </w:r>
      <w:r>
        <w:rPr>
          <w:rFonts w:cs="Times New Roman"/>
          <w:rPrChange w:id="2940" w:author="China" w:date="2017-06-06T20:51:00Z">
            <w:rPr/>
          </w:rPrChange>
        </w:rPr>
        <w:t>(3.4)</w:t>
      </w:r>
      <w:r>
        <w:rPr>
          <w:rFonts w:hint="eastAsia" w:cs="Times New Roman"/>
          <w:rPrChange w:id="2941" w:author="China" w:date="2017-06-06T20:51:00Z">
            <w:rPr>
              <w:rFonts w:hint="eastAsia"/>
            </w:rPr>
          </w:rPrChange>
        </w:rPr>
        <w:t>求出滤波器的系统函数和频率响应</w:t>
      </w:r>
      <w:r>
        <w:rPr>
          <w:rFonts w:cs="Times New Roman"/>
        </w:rPr>
        <w:object>
          <v:shape id="_x0000_i1123" o:spt="75" type="#_x0000_t75" style="height:18pt;width:38pt;" o:ole="t" filled="f" o:preferrelative="t" stroked="f" coordsize="21600,21600">
            <v:path/>
            <v:fill on="f" focussize="0,0"/>
            <v:stroke on="f" joinstyle="miter"/>
            <v:imagedata r:id="rId225" o:title=""/>
            <o:lock v:ext="edit" aspectratio="t"/>
            <w10:wrap type="none"/>
            <w10:anchorlock/>
          </v:shape>
          <o:OLEObject Type="Embed" ProgID="Equation.DSMT4" ShapeID="_x0000_i1123" DrawAspect="Content" ObjectID="_1468075835" r:id="rId224">
            <o:LockedField>false</o:LockedField>
          </o:OLEObject>
        </w:object>
      </w:r>
      <w:ins w:id="2942" w:author="China" w:date="2017-06-06T21:25:00Z">
        <w:r>
          <w:rPr>
            <w:rFonts w:cs="Times New Roman"/>
          </w:rPr>
          <w:t>。</w:t>
        </w:r>
      </w:ins>
    </w:p>
    <w:p>
      <w:pPr>
        <w:spacing w:line="240" w:lineRule="auto"/>
        <w:ind w:firstLine="480"/>
        <w:jc w:val="right"/>
        <w:rPr>
          <w:rFonts w:cs="Times New Roman"/>
          <w:rPrChange w:id="2944" w:author="China" w:date="2017-06-06T20:51:00Z">
            <w:rPr/>
          </w:rPrChange>
        </w:rPr>
        <w:pPrChange w:id="2943" w:author="China" w:date="2017-06-06T21:26:00Z">
          <w:pPr>
            <w:spacing w:line="360" w:lineRule="auto"/>
            <w:ind w:firstLine="480"/>
            <w:jc w:val="right"/>
          </w:pPr>
        </w:pPrChange>
      </w:pPr>
      <w:r>
        <w:rPr>
          <w:rFonts w:cs="Times New Roman"/>
          <w:position w:val="-30"/>
        </w:rPr>
        <w:object>
          <v:shape id="_x0000_i1124" o:spt="75" type="#_x0000_t75" style="height:35.05pt;width:128.95pt;" o:ole="t" filled="f" o:preferrelative="t" stroked="f" coordsize="21600,21600">
            <v:path/>
            <v:fill on="f" focussize="0,0"/>
            <v:stroke on="f" joinstyle="miter"/>
            <v:imagedata r:id="rId227" o:title=""/>
            <o:lock v:ext="edit" aspectratio="t"/>
            <w10:wrap type="none"/>
            <w10:anchorlock/>
          </v:shape>
          <o:OLEObject Type="Embed" ProgID="Equation.3" ShapeID="_x0000_i1124" DrawAspect="Content" ObjectID="_1468075836" r:id="rId226">
            <o:LockedField>false</o:LockedField>
          </o:OLEObject>
        </w:object>
      </w:r>
      <w:r>
        <w:rPr>
          <w:rFonts w:ascii="Times New Roman" w:hAnsi="Times New Roman" w:cs="Times New Roman"/>
          <w:position w:val="-30"/>
          <w:rPrChange w:id="2945" w:author="China" w:date="2017-06-06T20:51:00Z">
            <w:rPr>
              <w:rFonts w:asciiTheme="minorEastAsia" w:hAnsiTheme="minorEastAsia" w:cstheme="minorEastAsia"/>
              <w:position w:val="-30"/>
            </w:rPr>
          </w:rPrChange>
        </w:rPr>
        <w:t xml:space="preserve">                   </w:t>
      </w:r>
      <w:r>
        <w:rPr>
          <w:rFonts w:cs="Times New Roman"/>
        </w:rPr>
        <w:t>(3.4)</w:t>
      </w:r>
    </w:p>
    <w:p>
      <w:pPr>
        <w:spacing w:line="240" w:lineRule="auto"/>
        <w:ind w:firstLine="480"/>
        <w:jc w:val="right"/>
        <w:rPr>
          <w:rFonts w:cs="Times New Roman"/>
          <w:rPrChange w:id="2947" w:author="China" w:date="2017-06-06T20:51:00Z">
            <w:rPr/>
          </w:rPrChange>
        </w:rPr>
        <w:pPrChange w:id="2946" w:author="China" w:date="2017-06-06T21:26:00Z">
          <w:pPr>
            <w:spacing w:line="360" w:lineRule="auto"/>
            <w:ind w:firstLine="480"/>
            <w:jc w:val="right"/>
          </w:pPr>
        </w:pPrChange>
      </w:pPr>
      <w:r>
        <w:rPr>
          <w:rFonts w:cs="Times New Roman"/>
          <w:position w:val="-28"/>
        </w:rPr>
        <w:object>
          <v:shape id="_x0000_i1125" o:spt="75" type="#_x0000_t75" style="height:33.8pt;width:149pt;" o:ole="t" filled="f" o:preferrelative="t" stroked="f" coordsize="21600,21600">
            <v:path/>
            <v:fill on="f" focussize="0,0"/>
            <v:stroke on="f" joinstyle="miter"/>
            <v:imagedata r:id="rId229" o:title=""/>
            <o:lock v:ext="edit" aspectratio="t"/>
            <w10:wrap type="none"/>
            <w10:anchorlock/>
          </v:shape>
          <o:OLEObject Type="Embed" ProgID="Equation.3" ShapeID="_x0000_i1125" DrawAspect="Content" ObjectID="_1468075837" r:id="rId228">
            <o:LockedField>false</o:LockedField>
          </o:OLEObject>
        </w:object>
      </w:r>
      <w:r>
        <w:rPr>
          <w:rFonts w:ascii="Times New Roman" w:hAnsi="Times New Roman" w:cs="Times New Roman"/>
          <w:position w:val="-28"/>
          <w:rPrChange w:id="2948" w:author="China" w:date="2017-06-06T20:51:00Z">
            <w:rPr>
              <w:rFonts w:asciiTheme="minorEastAsia" w:hAnsiTheme="minorEastAsia" w:cstheme="minorEastAsia"/>
              <w:position w:val="-28"/>
            </w:rPr>
          </w:rPrChange>
        </w:rPr>
        <w:t xml:space="preserve">                 </w:t>
      </w:r>
      <w:r>
        <w:rPr>
          <w:rFonts w:cs="Times New Roman"/>
        </w:rPr>
        <w:t>(3.5)</w:t>
      </w:r>
    </w:p>
    <w:p>
      <w:pPr>
        <w:ind w:firstLine="480"/>
        <w:rPr>
          <w:rFonts w:cs="Times New Roman"/>
          <w:rPrChange w:id="2949" w:author="China" w:date="2017-06-06T20:51:00Z">
            <w:rPr/>
          </w:rPrChange>
        </w:rPr>
      </w:pPr>
      <w:r>
        <w:rPr>
          <w:rFonts w:hint="eastAsia" w:cs="Times New Roman"/>
          <w:rPrChange w:id="2950" w:author="China" w:date="2017-06-06T20:51:00Z">
            <w:rPr>
              <w:rFonts w:hint="eastAsia"/>
            </w:rPr>
          </w:rPrChange>
        </w:rPr>
        <w:t>其中</w:t>
      </w:r>
      <w:r>
        <w:rPr>
          <w:rFonts w:cs="Times New Roman"/>
          <w:position w:val="-10"/>
        </w:rPr>
        <w:object>
          <v:shape id="_x0000_i1126" o:spt="75" type="#_x0000_t75" style="height:16.3pt;width:28.15pt;" o:ole="t" filled="f" o:preferrelative="t" stroked="f" coordsize="21600,21600">
            <v:path/>
            <v:fill on="f" focussize="0,0"/>
            <v:stroke on="f" joinstyle="miter"/>
            <v:imagedata r:id="rId231" o:title=""/>
            <o:lock v:ext="edit" aspectratio="t"/>
            <w10:wrap type="none"/>
            <w10:anchorlock/>
          </v:shape>
          <o:OLEObject Type="Embed" ProgID="Equation.3" ShapeID="_x0000_i1126" DrawAspect="Content" ObjectID="_1468075838" r:id="rId230">
            <o:LockedField>false</o:LockedField>
          </o:OLEObject>
        </w:object>
      </w:r>
      <w:r>
        <w:rPr>
          <w:rFonts w:cs="Times New Roman"/>
        </w:rPr>
        <w:t>是一个内插函数，即：</w:t>
      </w:r>
    </w:p>
    <w:p>
      <w:pPr>
        <w:spacing w:line="360" w:lineRule="auto"/>
        <w:ind w:firstLine="480"/>
        <w:jc w:val="right"/>
        <w:rPr>
          <w:rFonts w:cs="Times New Roman"/>
          <w:rPrChange w:id="2951" w:author="China" w:date="2017-06-06T20:51:00Z">
            <w:rPr/>
          </w:rPrChange>
        </w:rPr>
      </w:pPr>
      <w:r>
        <w:rPr>
          <w:rFonts w:cs="Times New Roman"/>
          <w:position w:val="-28"/>
        </w:rPr>
        <w:object>
          <v:shape id="_x0000_i1127" o:spt="75" type="#_x0000_t75" style="height:33.2pt;width:152.75pt;" o:ole="t" filled="f" o:preferrelative="t" stroked="f" coordsize="21600,21600">
            <v:path/>
            <v:fill on="f" focussize="0,0"/>
            <v:stroke on="f" joinstyle="miter"/>
            <v:imagedata r:id="rId233" o:title=""/>
            <o:lock v:ext="edit" aspectratio="t"/>
            <w10:wrap type="none"/>
            <w10:anchorlock/>
          </v:shape>
          <o:OLEObject Type="Embed" ProgID="Equation.3" ShapeID="_x0000_i1127" DrawAspect="Content" ObjectID="_1468075839" r:id="rId232">
            <o:LockedField>false</o:LockedField>
          </o:OLEObject>
        </w:object>
      </w:r>
      <w:r>
        <w:rPr>
          <w:rFonts w:ascii="Times New Roman" w:hAnsi="Times New Roman" w:cs="Times New Roman"/>
          <w:position w:val="-28"/>
          <w:rPrChange w:id="2952" w:author="China" w:date="2017-06-06T20:51:00Z">
            <w:rPr>
              <w:rFonts w:asciiTheme="minorEastAsia" w:hAnsiTheme="minorEastAsia" w:cstheme="minorEastAsia"/>
              <w:position w:val="-28"/>
            </w:rPr>
          </w:rPrChange>
        </w:rPr>
        <w:t xml:space="preserve">                </w:t>
      </w:r>
      <w:r>
        <w:rPr>
          <w:rFonts w:cs="Times New Roman"/>
        </w:rPr>
        <w:t>(3.6)</w:t>
      </w:r>
    </w:p>
    <w:p>
      <w:pPr>
        <w:ind w:firstLine="480"/>
        <w:rPr>
          <w:rFonts w:ascii="Times New Roman" w:hAnsi="Times New Roman" w:cs="Times New Roman" w:eastAsiaTheme="majorEastAsia"/>
          <w:rPrChange w:id="2953" w:author="China" w:date="2017-06-06T20:51:00Z">
            <w:rPr>
              <w:rFonts w:asciiTheme="majorEastAsia" w:hAnsiTheme="majorEastAsia" w:eastAsiaTheme="majorEastAsia" w:cstheme="majorEastAsia"/>
            </w:rPr>
          </w:rPrChange>
        </w:rPr>
      </w:pPr>
      <w:r>
        <w:rPr>
          <w:rFonts w:hint="eastAsia" w:cs="Times New Roman"/>
          <w:rPrChange w:id="2954" w:author="China" w:date="2017-06-06T20:51:00Z">
            <w:rPr>
              <w:rFonts w:hint="eastAsia"/>
            </w:rPr>
          </w:rPrChange>
        </w:rPr>
        <w:t>所以每个采样点上，频率响应</w:t>
      </w:r>
      <w:r>
        <w:rPr>
          <w:rFonts w:cs="Times New Roman"/>
          <w:position w:val="-10"/>
        </w:rPr>
        <w:object>
          <v:shape id="_x0000_i1128" o:spt="75" type="#_x0000_t75" style="height:18.15pt;width:38.2pt;" o:ole="t" filled="f" o:preferrelative="t" stroked="f" coordsize="21600,21600">
            <v:path/>
            <v:fill on="f" focussize="0,0"/>
            <v:stroke on="f" joinstyle="miter"/>
            <v:imagedata r:id="rId235" o:title=""/>
            <o:lock v:ext="edit" aspectratio="t"/>
            <w10:wrap type="none"/>
            <w10:anchorlock/>
          </v:shape>
          <o:OLEObject Type="Embed" ProgID="Equation.3" ShapeID="_x0000_i1128" DrawAspect="Content" ObjectID="_1468075840" r:id="rId234">
            <o:LockedField>false</o:LockedField>
          </o:OLEObject>
        </w:object>
      </w:r>
      <w:r>
        <w:rPr>
          <w:rFonts w:cs="Times New Roman"/>
        </w:rPr>
        <w:t>严格与理想特性</w:t>
      </w:r>
      <w:r>
        <w:rPr>
          <w:rFonts w:cs="Times New Roman"/>
          <w:position w:val="-10"/>
        </w:rPr>
        <w:object>
          <v:shape id="_x0000_i1129" o:spt="75" type="#_x0000_t75" style="height:16.3pt;width:28.8pt;" o:ole="t" filled="f" o:preferrelative="t" stroked="f" coordsize="21600,21600">
            <v:path/>
            <v:fill on="f" focussize="0,0"/>
            <v:stroke on="f" joinstyle="miter"/>
            <v:imagedata r:id="rId237" o:title=""/>
            <o:lock v:ext="edit" aspectratio="t"/>
            <w10:wrap type="none"/>
            <w10:anchorlock/>
          </v:shape>
          <o:OLEObject Type="Embed" ProgID="Equation.3" ShapeID="_x0000_i1129" DrawAspect="Content" ObjectID="_1468075841" r:id="rId236">
            <o:LockedField>false</o:LockedField>
          </o:OLEObject>
        </w:object>
      </w:r>
      <w:r>
        <w:rPr>
          <w:rFonts w:cs="Times New Roman"/>
        </w:rPr>
        <w:t>一致，在采样点之间，频率响应由各采样点的内插函数延伸叠加而形成，因而有一定的的逼近误差，误差大小与理想频率响应的曲线形状有关。理想特性平滑，则误差小，反之误差大，并且在理想频率响应的不联系点出会产生肩峰和波纹，</w:t>
      </w:r>
      <w:r>
        <w:rPr>
          <w:rFonts w:cs="Times New Roman"/>
          <w:rPrChange w:id="2955" w:author="China" w:date="2017-06-06T20:51:00Z">
            <w:rPr/>
          </w:rPrChange>
        </w:rPr>
        <w:t>N</w:t>
      </w:r>
      <w:r>
        <w:rPr>
          <w:rFonts w:hint="eastAsia" w:cs="Times New Roman"/>
          <w:rPrChange w:id="2956" w:author="China" w:date="2017-06-06T20:51:00Z">
            <w:rPr>
              <w:rFonts w:hint="eastAsia"/>
            </w:rPr>
          </w:rPrChange>
        </w:rPr>
        <w:t>增加，则采样点变密，内插误差就减少。</w:t>
      </w:r>
      <w:bookmarkStart w:id="71" w:name="_Toc16252"/>
    </w:p>
    <w:p>
      <w:pPr>
        <w:keepNext/>
        <w:ind w:firstLine="0" w:firstLineChars="0"/>
        <w:rPr>
          <w:rFonts w:cs="Times New Roman" w:asciiTheme="majorEastAsia" w:hAnsiTheme="majorEastAsia" w:eastAsiaTheme="majorEastAsia"/>
          <w:rPrChange w:id="2957" w:author="China" w:date="2017-06-06T20:51:00Z">
            <w:rPr>
              <w:rFonts w:asciiTheme="majorEastAsia" w:hAnsiTheme="majorEastAsia" w:eastAsiaTheme="majorEastAsia" w:cstheme="majorEastAsia"/>
            </w:rPr>
          </w:rPrChange>
        </w:rPr>
        <w:sectPr>
          <w:headerReference r:id="rId13" w:type="default"/>
          <w:footerReference r:id="rId15" w:type="default"/>
          <w:headerReference r:id="rId14" w:type="even"/>
          <w:footerReference r:id="rId16" w:type="even"/>
          <w:pgSz w:w="11906" w:h="16838"/>
          <w:pgMar w:top="1417" w:right="1417" w:bottom="1417" w:left="1701" w:header="851" w:footer="992" w:gutter="0"/>
          <w:pgNumType w:start="1"/>
          <w:cols w:space="0" w:num="1"/>
          <w:docGrid w:type="lines" w:linePitch="312" w:charSpace="0"/>
        </w:sectPr>
      </w:pPr>
    </w:p>
    <w:p>
      <w:pPr>
        <w:pStyle w:val="2"/>
        <w:spacing w:before="156" w:beforeLines="50" w:after="156" w:afterLines="50"/>
        <w:ind w:firstLine="0" w:firstLineChars="0"/>
        <w:rPr>
          <w:rFonts w:ascii="Times New Roman" w:hAnsi="Times New Roman" w:eastAsia="宋体" w:cs="Times New Roman"/>
          <w:rPrChange w:id="2959" w:author="刘宁" w:date="2017-06-06T23:16:00Z">
            <w:rPr>
              <w:rFonts w:asciiTheme="majorEastAsia" w:hAnsiTheme="majorEastAsia" w:eastAsiaTheme="majorEastAsia" w:cstheme="majorEastAsia"/>
            </w:rPr>
          </w:rPrChange>
        </w:rPr>
        <w:pPrChange w:id="2958" w:author="China" w:date="2017-06-09T13:23:00Z">
          <w:pPr>
            <w:pStyle w:val="2"/>
            <w:ind w:firstLine="0" w:firstLineChars="0"/>
          </w:pPr>
        </w:pPrChange>
      </w:pPr>
      <w:bookmarkStart w:id="72" w:name="_Toc484545624"/>
      <w:bookmarkStart w:id="73" w:name="_Toc19644"/>
      <w:r>
        <w:rPr>
          <w:rFonts w:ascii="Times New Roman" w:hAnsi="Times New Roman" w:eastAsia="宋体" w:cs="Times New Roman"/>
          <w:rPrChange w:id="2960" w:author="刘宁" w:date="2017-06-06T23:16:00Z">
            <w:rPr>
              <w:rFonts w:ascii="Times New Roman" w:hAnsi="Times New Roman" w:cs="Times New Roman" w:eastAsiaTheme="majorEastAsia"/>
            </w:rPr>
          </w:rPrChange>
        </w:rPr>
        <w:t>4</w:t>
      </w:r>
      <w:r>
        <w:rPr>
          <w:rFonts w:ascii="Times New Roman" w:hAnsi="Times New Roman" w:eastAsia="宋体" w:cs="Times New Roman"/>
          <w:rPrChange w:id="2961" w:author="刘宁" w:date="2017-06-06T23:16:00Z">
            <w:rPr>
              <w:rFonts w:asciiTheme="majorEastAsia" w:hAnsiTheme="majorEastAsia" w:eastAsiaTheme="majorEastAsia" w:cstheme="majorEastAsia"/>
            </w:rPr>
          </w:rPrChange>
        </w:rPr>
        <w:t xml:space="preserve"> </w:t>
      </w:r>
      <w:r>
        <w:rPr>
          <w:rFonts w:hint="eastAsia" w:ascii="Times New Roman" w:hAnsi="Times New Roman" w:eastAsia="宋体" w:cs="Times New Roman"/>
          <w:rPrChange w:id="2962" w:author="刘宁" w:date="2017-06-06T23:16:00Z">
            <w:rPr>
              <w:rFonts w:hint="eastAsia" w:asciiTheme="majorEastAsia" w:hAnsiTheme="majorEastAsia" w:eastAsiaTheme="majorEastAsia" w:cstheme="majorEastAsia"/>
            </w:rPr>
          </w:rPrChange>
        </w:rPr>
        <w:t>数据处理</w:t>
      </w:r>
      <w:bookmarkEnd w:id="71"/>
      <w:r>
        <w:rPr>
          <w:rFonts w:hint="eastAsia" w:ascii="Times New Roman" w:hAnsi="Times New Roman" w:eastAsia="宋体" w:cs="Times New Roman"/>
          <w:rPrChange w:id="2963" w:author="刘宁" w:date="2017-06-06T23:16:00Z">
            <w:rPr>
              <w:rFonts w:hint="eastAsia" w:asciiTheme="majorEastAsia" w:hAnsiTheme="majorEastAsia" w:eastAsiaTheme="majorEastAsia" w:cstheme="majorEastAsia"/>
            </w:rPr>
          </w:rPrChange>
        </w:rPr>
        <w:t>与滤波平台的实现</w:t>
      </w:r>
      <w:bookmarkEnd w:id="72"/>
      <w:bookmarkEnd w:id="73"/>
    </w:p>
    <w:p>
      <w:pPr>
        <w:pStyle w:val="3"/>
        <w:spacing w:before="156" w:beforeLines="50" w:after="156" w:afterLines="50" w:line="440" w:lineRule="exact"/>
        <w:ind w:firstLine="0" w:firstLineChars="0"/>
        <w:rPr>
          <w:rFonts w:ascii="Times New Roman" w:hAnsi="Times New Roman" w:cs="Times New Roman" w:eastAsiaTheme="majorEastAsia"/>
          <w:rPrChange w:id="2965" w:author="China" w:date="2017-06-06T20:51:00Z">
            <w:rPr>
              <w:rFonts w:asciiTheme="majorEastAsia" w:hAnsiTheme="majorEastAsia" w:eastAsiaTheme="majorEastAsia" w:cstheme="majorEastAsia"/>
            </w:rPr>
          </w:rPrChange>
        </w:rPr>
        <w:pPrChange w:id="2964" w:author="China" w:date="2017-06-06T21:08:00Z">
          <w:pPr>
            <w:pStyle w:val="3"/>
            <w:spacing w:before="0" w:after="0" w:line="440" w:lineRule="exact"/>
            <w:ind w:firstLine="0" w:firstLineChars="0"/>
          </w:pPr>
        </w:pPrChange>
      </w:pPr>
      <w:bookmarkStart w:id="74" w:name="_Toc4755"/>
      <w:bookmarkStart w:id="75" w:name="_Toc484545625"/>
      <w:bookmarkStart w:id="76" w:name="_Toc7906"/>
      <w:r>
        <w:rPr>
          <w:rFonts w:ascii="Times New Roman" w:hAnsi="Times New Roman" w:cs="Times New Roman" w:eastAsiaTheme="majorEastAsia"/>
        </w:rPr>
        <w:t>4.1</w:t>
      </w:r>
      <w:r>
        <w:rPr>
          <w:rFonts w:ascii="Times New Roman" w:hAnsi="Times New Roman" w:cs="Times New Roman" w:eastAsiaTheme="majorEastAsia"/>
          <w:rPrChange w:id="2966" w:author="China" w:date="2017-06-06T20:51:00Z">
            <w:rPr>
              <w:rFonts w:asciiTheme="majorEastAsia" w:hAnsiTheme="majorEastAsia" w:eastAsiaTheme="majorEastAsia" w:cstheme="majorEastAsia"/>
            </w:rPr>
          </w:rPrChange>
        </w:rPr>
        <w:t xml:space="preserve"> </w:t>
      </w:r>
      <w:r>
        <w:rPr>
          <w:rFonts w:hint="eastAsia" w:ascii="Times New Roman" w:hAnsi="Times New Roman" w:cs="Times New Roman" w:eastAsiaTheme="majorEastAsia"/>
          <w:rPrChange w:id="2967" w:author="China" w:date="2017-06-06T20:51:00Z">
            <w:rPr>
              <w:rFonts w:hint="eastAsia" w:asciiTheme="majorEastAsia" w:hAnsiTheme="majorEastAsia" w:eastAsiaTheme="majorEastAsia" w:cstheme="majorEastAsia"/>
            </w:rPr>
          </w:rPrChange>
        </w:rPr>
        <w:t>现场数据分析</w:t>
      </w:r>
      <w:bookmarkEnd w:id="74"/>
      <w:bookmarkEnd w:id="75"/>
      <w:bookmarkEnd w:id="76"/>
    </w:p>
    <w:p>
      <w:pPr>
        <w:ind w:firstLine="480"/>
        <w:rPr>
          <w:rFonts w:cs="Times New Roman"/>
          <w:rPrChange w:id="2968" w:author="China" w:date="2017-06-06T20:51:00Z">
            <w:rPr/>
          </w:rPrChange>
        </w:rPr>
      </w:pPr>
      <w:r>
        <w:rPr>
          <w:rFonts w:cs="Times New Roman"/>
        </w:rPr>
        <w:t>由于接收到的现场数据有</w:t>
      </w:r>
      <w:r>
        <w:rPr>
          <w:rFonts w:ascii="Times New Roman" w:hAnsi="Times New Roman" w:cs="Times New Roman"/>
          <w:b w:val="0"/>
          <w:sz w:val="24"/>
          <w:rPrChange w:id="2969" w:author="China" w:date="2017-06-06T20:51:00Z">
            <w:rPr>
              <w:rFonts w:ascii="Arial" w:hAnsi="Arial"/>
              <w:b/>
              <w:sz w:val="30"/>
            </w:rPr>
          </w:rPrChange>
        </w:rPr>
        <w:t>2</w:t>
      </w:r>
      <w:r>
        <w:rPr>
          <w:rFonts w:hint="eastAsia" w:ascii="Times New Roman" w:hAnsi="Times New Roman" w:cs="Times New Roman"/>
          <w:b w:val="0"/>
          <w:sz w:val="24"/>
          <w:rPrChange w:id="2970" w:author="China" w:date="2017-06-06T20:51:00Z">
            <w:rPr>
              <w:rFonts w:hint="eastAsia" w:ascii="Arial" w:hAnsi="Arial"/>
              <w:b/>
              <w:sz w:val="30"/>
            </w:rPr>
          </w:rPrChange>
        </w:rPr>
        <w:t>个的</w:t>
      </w:r>
      <w:r>
        <w:rPr>
          <w:rFonts w:ascii="Times New Roman" w:hAnsi="Times New Roman" w:cs="Times New Roman"/>
          <w:b w:val="0"/>
          <w:sz w:val="24"/>
          <w:rPrChange w:id="2971" w:author="China" w:date="2017-06-06T20:51:00Z">
            <w:rPr>
              <w:rFonts w:ascii="Arial" w:hAnsi="Arial"/>
              <w:b/>
              <w:sz w:val="30"/>
            </w:rPr>
          </w:rPrChange>
        </w:rPr>
        <w:t>TQA</w:t>
      </w:r>
      <w:r>
        <w:rPr>
          <w:rFonts w:hint="eastAsia" w:ascii="Times New Roman" w:hAnsi="Times New Roman" w:cs="Times New Roman"/>
          <w:b w:val="0"/>
          <w:sz w:val="24"/>
          <w:rPrChange w:id="2972" w:author="China" w:date="2017-06-06T20:51:00Z">
            <w:rPr>
              <w:rFonts w:hint="eastAsia" w:ascii="Arial" w:hAnsi="Arial"/>
              <w:b/>
              <w:sz w:val="30"/>
            </w:rPr>
          </w:rPrChange>
        </w:rPr>
        <w:t>数据，数据类型为幅值，</w:t>
      </w:r>
      <w:r>
        <w:rPr>
          <w:rFonts w:ascii="Times New Roman" w:hAnsi="Times New Roman" w:cs="Times New Roman"/>
          <w:b w:val="0"/>
          <w:sz w:val="24"/>
          <w:rPrChange w:id="2973" w:author="China" w:date="2017-06-06T20:51:00Z">
            <w:rPr>
              <w:rFonts w:ascii="Arial" w:hAnsi="Arial"/>
              <w:b/>
              <w:sz w:val="30"/>
            </w:rPr>
          </w:rPrChange>
        </w:rPr>
        <w:t>TIME</w:t>
      </w:r>
      <w:r>
        <w:rPr>
          <w:rFonts w:hint="eastAsia" w:ascii="Times New Roman" w:hAnsi="Times New Roman" w:cs="Times New Roman"/>
          <w:b w:val="0"/>
          <w:sz w:val="24"/>
          <w:rPrChange w:id="2974" w:author="China" w:date="2017-06-06T20:51:00Z">
            <w:rPr>
              <w:rFonts w:hint="eastAsia" w:ascii="Arial" w:hAnsi="Arial"/>
              <w:b/>
              <w:sz w:val="30"/>
            </w:rPr>
          </w:rPrChange>
        </w:rPr>
        <w:t>的间隔</w:t>
      </w:r>
      <w:r>
        <w:rPr>
          <w:rFonts w:cs="Times New Roman"/>
          <w:position w:val="-6"/>
        </w:rPr>
        <w:object>
          <v:shape id="_x0000_i1130" o:spt="75" type="#_x0000_t75" style="height:13.95pt;width:13.95pt;" o:ole="t" filled="f" o:preferrelative="t" stroked="f" coordsize="21600,21600">
            <v:path/>
            <v:fill on="f" focussize="0,0"/>
            <v:stroke on="f" joinstyle="miter"/>
            <v:imagedata r:id="rId239" o:title=""/>
            <o:lock v:ext="edit" aspectratio="t"/>
            <w10:wrap type="none"/>
            <w10:anchorlock/>
          </v:shape>
          <o:OLEObject Type="Embed" ProgID="Equation.3" ShapeID="_x0000_i1130" DrawAspect="Content" ObjectID="_1468075842" r:id="rId238">
            <o:LockedField>false</o:LockedField>
          </o:OLEObject>
        </w:object>
      </w:r>
      <w:r>
        <w:rPr>
          <w:rFonts w:ascii="Times New Roman" w:hAnsi="Times New Roman" w:cs="Times New Roman"/>
          <w:b w:val="0"/>
          <w:sz w:val="24"/>
          <w:rPrChange w:id="2975" w:author="China" w:date="2017-06-06T20:51:00Z">
            <w:rPr>
              <w:rFonts w:ascii="Arial" w:hAnsi="Arial"/>
              <w:b/>
              <w:sz w:val="30"/>
            </w:rPr>
          </w:rPrChange>
        </w:rPr>
        <w:t>=0.2</w:t>
      </w:r>
      <w:r>
        <w:rPr>
          <w:rFonts w:hint="eastAsia" w:ascii="Times New Roman" w:hAnsi="Times New Roman" w:cs="Times New Roman"/>
          <w:b w:val="0"/>
          <w:sz w:val="24"/>
          <w:rPrChange w:id="2976" w:author="China" w:date="2017-06-06T20:51:00Z">
            <w:rPr>
              <w:rFonts w:hint="eastAsia" w:ascii="Arial" w:hAnsi="Arial"/>
              <w:b/>
              <w:sz w:val="30"/>
            </w:rPr>
          </w:rPrChange>
        </w:rPr>
        <w:t>。另外钻具的振动</w:t>
      </w:r>
      <w:r>
        <w:rPr>
          <w:rFonts w:ascii="Times New Roman" w:hAnsi="Times New Roman" w:cs="Times New Roman"/>
          <w:b w:val="0"/>
          <w:sz w:val="24"/>
          <w:rPrChange w:id="2977" w:author="China" w:date="2017-06-06T20:51:00Z">
            <w:rPr>
              <w:rFonts w:ascii="Arial" w:hAnsi="Arial"/>
              <w:b/>
              <w:sz w:val="30"/>
            </w:rPr>
          </w:rPrChange>
        </w:rPr>
        <w:t>TQA</w:t>
      </w:r>
      <w:r>
        <w:rPr>
          <w:rFonts w:hint="eastAsia" w:ascii="Times New Roman" w:hAnsi="Times New Roman" w:cs="Times New Roman"/>
          <w:b w:val="0"/>
          <w:sz w:val="24"/>
          <w:rPrChange w:id="2978" w:author="China" w:date="2017-06-06T20:51:00Z">
            <w:rPr>
              <w:rFonts w:hint="eastAsia" w:ascii="Arial" w:hAnsi="Arial"/>
              <w:b/>
              <w:sz w:val="30"/>
            </w:rPr>
          </w:rPrChange>
        </w:rPr>
        <w:t>数据会达到几千甚至上万个数据，而且数据是</w:t>
      </w:r>
      <w:r>
        <w:rPr>
          <w:rFonts w:hint="eastAsia" w:ascii="Times New Roman" w:hAnsi="Times New Roman" w:cs="Times New Roman"/>
          <w:b w:val="0"/>
          <w:sz w:val="24"/>
          <w:rPrChange w:id="2979" w:author="China" w:date="2017-06-06T20:51:00Z">
            <w:rPr>
              <w:rFonts w:hint="eastAsia" w:ascii="Arial" w:hAnsi="Arial"/>
              <w:b/>
              <w:sz w:val="30"/>
            </w:rPr>
          </w:rPrChange>
        </w:rPr>
        <w:t>随着钻柱的</w:t>
      </w:r>
      <w:r>
        <w:rPr>
          <w:rFonts w:hint="eastAsia" w:ascii="Times New Roman" w:hAnsi="Times New Roman" w:cs="Times New Roman"/>
          <w:b w:val="0"/>
          <w:sz w:val="24"/>
          <w:rPrChange w:id="2980" w:author="China" w:date="2017-06-06T20:51:00Z">
            <w:rPr>
              <w:rFonts w:hint="eastAsia" w:ascii="Arial" w:hAnsi="Arial"/>
              <w:b/>
              <w:sz w:val="30"/>
            </w:rPr>
          </w:rPrChange>
        </w:rPr>
        <w:t>不断钻进采集出来的，要想对钻具的振动信号进行滤波就得知道不同深度的钻具振动的信号，从而对其进行滤波处理，因此对它进行采样的过程中需要对数据进行深度采样。当数据通过深度采样采集出来之后要对数据</w:t>
      </w:r>
      <w:r>
        <w:rPr>
          <w:rFonts w:hint="eastAsia" w:ascii="Times New Roman" w:hAnsi="Times New Roman" w:cs="Times New Roman"/>
          <w:b w:val="0"/>
          <w:sz w:val="24"/>
          <w:rPrChange w:id="2981" w:author="China" w:date="2017-06-06T20:51:00Z">
            <w:rPr>
              <w:rFonts w:hint="eastAsia" w:ascii="Arial" w:hAnsi="Arial"/>
              <w:b/>
              <w:sz w:val="30"/>
            </w:rPr>
          </w:rPrChange>
        </w:rPr>
        <w:t>进行幅频转换</w:t>
      </w:r>
      <w:r>
        <w:rPr>
          <w:rFonts w:hint="eastAsia" w:ascii="Times New Roman" w:hAnsi="Times New Roman" w:cs="Times New Roman"/>
          <w:b w:val="0"/>
          <w:sz w:val="24"/>
          <w:rPrChange w:id="2982" w:author="China" w:date="2017-06-06T20:51:00Z">
            <w:rPr>
              <w:rFonts w:hint="eastAsia" w:ascii="Arial" w:hAnsi="Arial"/>
              <w:b/>
              <w:sz w:val="30"/>
            </w:rPr>
          </w:rPrChange>
        </w:rPr>
        <w:t>，比如对其</w:t>
      </w:r>
      <w:r>
        <w:rPr>
          <w:rFonts w:hint="eastAsia" w:ascii="Times New Roman" w:hAnsi="Times New Roman" w:cs="Times New Roman"/>
          <w:b w:val="0"/>
          <w:sz w:val="24"/>
          <w:rPrChange w:id="2983" w:author="China" w:date="2017-06-06T20:51:00Z">
            <w:rPr>
              <w:rFonts w:hint="eastAsia" w:ascii="Arial" w:hAnsi="Arial"/>
              <w:b/>
              <w:sz w:val="30"/>
            </w:rPr>
          </w:rPrChange>
        </w:rPr>
        <w:t>进行进行</w:t>
      </w:r>
      <w:r>
        <w:rPr>
          <w:rFonts w:ascii="Times New Roman" w:hAnsi="Times New Roman" w:cs="Times New Roman"/>
          <w:b w:val="0"/>
          <w:sz w:val="24"/>
          <w:rPrChange w:id="2984" w:author="China" w:date="2017-06-06T20:51:00Z">
            <w:rPr>
              <w:rFonts w:ascii="Arial" w:hAnsi="Arial"/>
              <w:b/>
              <w:sz w:val="30"/>
            </w:rPr>
          </w:rPrChange>
        </w:rPr>
        <w:t>FFT</w:t>
      </w:r>
      <w:r>
        <w:rPr>
          <w:rFonts w:hint="eastAsia" w:ascii="Times New Roman" w:hAnsi="Times New Roman" w:cs="Times New Roman"/>
          <w:b w:val="0"/>
          <w:sz w:val="24"/>
          <w:rPrChange w:id="2985" w:author="China" w:date="2017-06-06T20:51:00Z">
            <w:rPr>
              <w:rFonts w:hint="eastAsia" w:ascii="Arial" w:hAnsi="Arial"/>
              <w:b/>
              <w:sz w:val="30"/>
            </w:rPr>
          </w:rPrChange>
        </w:rPr>
        <w:t>变换，将信号变换由时域变换到频域，在频域的基础上可以更加方便的对现场数据进行滤波处理进行滤波处理</w:t>
      </w:r>
      <w:r>
        <w:rPr>
          <w:rFonts w:ascii="Times New Roman" w:hAnsi="Times New Roman" w:cs="Times New Roman"/>
          <w:b w:val="0"/>
          <w:sz w:val="24"/>
          <w:vertAlign w:val="subscript"/>
          <w:rPrChange w:id="2986" w:author="China" w:date="2017-06-06T20:51:00Z">
            <w:rPr>
              <w:rFonts w:ascii="Arial" w:hAnsi="Arial"/>
              <w:b/>
              <w:sz w:val="30"/>
              <w:vertAlign w:val="subscript"/>
            </w:rPr>
          </w:rPrChange>
        </w:rPr>
        <w:t>[8]</w:t>
      </w:r>
      <w:r>
        <w:rPr>
          <w:rFonts w:hint="eastAsia" w:ascii="Times New Roman" w:hAnsi="Times New Roman" w:cs="Times New Roman"/>
          <w:b w:val="0"/>
          <w:sz w:val="24"/>
          <w:rPrChange w:id="2987" w:author="China" w:date="2017-06-06T20:51:00Z">
            <w:rPr>
              <w:rFonts w:hint="eastAsia" w:ascii="Arial" w:hAnsi="Arial"/>
              <w:b/>
              <w:sz w:val="30"/>
            </w:rPr>
          </w:rPrChange>
        </w:rPr>
        <w:t>。在对数据做滤波处理的时候，</w:t>
      </w:r>
      <w:del w:id="2988" w:author="刘宁" w:date="2017-06-09T10:22:00Z">
        <w:r>
          <w:rPr>
            <w:rFonts w:ascii="Times New Roman" w:hAnsi="Times New Roman" w:cs="Times New Roman"/>
            <w:b w:val="0"/>
            <w:sz w:val="24"/>
            <w:rPrChange w:id="2989" w:author="China" w:date="2017-06-06T20:51:00Z">
              <w:rPr>
                <w:rFonts w:ascii="Arial" w:hAnsi="Arial"/>
                <w:b/>
                <w:sz w:val="30"/>
              </w:rPr>
            </w:rPrChange>
          </w:rPr>
          <w:delText>winform</w:delText>
        </w:r>
      </w:del>
      <w:ins w:id="2990" w:author="刘宁" w:date="2017-06-09T10:22:00Z">
        <w:r>
          <w:rPr>
            <w:rFonts w:hint="eastAsia" w:cs="Times New Roman"/>
          </w:rPr>
          <w:t>Winform</w:t>
        </w:r>
      </w:ins>
      <w:r>
        <w:rPr>
          <w:rFonts w:hint="eastAsia" w:ascii="Times New Roman" w:hAnsi="Times New Roman" w:cs="Times New Roman"/>
          <w:b w:val="0"/>
          <w:sz w:val="24"/>
          <w:rPrChange w:id="2991" w:author="China" w:date="2017-06-06T20:51:00Z">
            <w:rPr>
              <w:rFonts w:hint="eastAsia" w:ascii="Arial" w:hAnsi="Arial"/>
              <w:b/>
              <w:sz w:val="30"/>
            </w:rPr>
          </w:rPrChange>
        </w:rPr>
        <w:t>难以进行频谱分析处理与滤波处理，所以采用</w:t>
      </w:r>
      <w:r>
        <w:rPr>
          <w:rFonts w:ascii="Times New Roman" w:hAnsi="Times New Roman" w:cs="Times New Roman"/>
          <w:b w:val="0"/>
          <w:sz w:val="24"/>
          <w:rPrChange w:id="2992" w:author="China" w:date="2017-06-06T20:51:00Z">
            <w:rPr>
              <w:rFonts w:ascii="Arial" w:hAnsi="Arial"/>
              <w:b/>
              <w:sz w:val="30"/>
            </w:rPr>
          </w:rPrChange>
        </w:rPr>
        <w:t>MATLAB</w:t>
      </w:r>
      <w:r>
        <w:rPr>
          <w:rFonts w:hint="eastAsia" w:ascii="Times New Roman" w:hAnsi="Times New Roman" w:cs="Times New Roman"/>
          <w:b w:val="0"/>
          <w:sz w:val="24"/>
          <w:rPrChange w:id="2993" w:author="China" w:date="2017-06-06T20:51:00Z">
            <w:rPr>
              <w:rFonts w:hint="eastAsia" w:ascii="Arial" w:hAnsi="Arial"/>
              <w:b/>
              <w:sz w:val="30"/>
            </w:rPr>
          </w:rPrChange>
        </w:rPr>
        <w:t>与</w:t>
      </w:r>
      <w:del w:id="2994" w:author="刘宁" w:date="2017-06-09T10:22:00Z">
        <w:r>
          <w:rPr>
            <w:rFonts w:ascii="Times New Roman" w:hAnsi="Times New Roman" w:cs="Times New Roman"/>
            <w:b w:val="0"/>
            <w:sz w:val="24"/>
            <w:rPrChange w:id="2995" w:author="China" w:date="2017-06-06T20:51:00Z">
              <w:rPr>
                <w:rFonts w:ascii="Arial" w:hAnsi="Arial"/>
                <w:b/>
                <w:sz w:val="30"/>
              </w:rPr>
            </w:rPrChange>
          </w:rPr>
          <w:delText>winform</w:delText>
        </w:r>
      </w:del>
      <w:ins w:id="2996" w:author="刘宁" w:date="2017-06-09T10:22:00Z">
        <w:r>
          <w:rPr>
            <w:rFonts w:hint="eastAsia" w:cs="Times New Roman"/>
          </w:rPr>
          <w:t>Winform</w:t>
        </w:r>
      </w:ins>
      <w:r>
        <w:rPr>
          <w:rFonts w:hint="eastAsia" w:ascii="Times New Roman" w:hAnsi="Times New Roman" w:cs="Times New Roman"/>
          <w:b w:val="0"/>
          <w:sz w:val="24"/>
          <w:rPrChange w:id="2997" w:author="China" w:date="2017-06-06T20:51:00Z">
            <w:rPr>
              <w:rFonts w:hint="eastAsia" w:ascii="Arial" w:hAnsi="Arial"/>
              <w:b/>
              <w:sz w:val="30"/>
            </w:rPr>
          </w:rPrChange>
        </w:rPr>
        <w:t>混合编程对现场数据</w:t>
      </w:r>
      <w:r>
        <w:rPr>
          <w:rFonts w:hint="eastAsia" w:ascii="Times New Roman" w:hAnsi="Times New Roman" w:cs="Times New Roman"/>
          <w:b w:val="0"/>
          <w:sz w:val="24"/>
          <w:rPrChange w:id="2998" w:author="China" w:date="2017-06-06T20:51:00Z">
            <w:rPr>
              <w:rFonts w:hint="eastAsia" w:ascii="Arial" w:hAnsi="Arial"/>
              <w:b/>
              <w:sz w:val="30"/>
            </w:rPr>
          </w:rPrChange>
        </w:rPr>
        <w:t>做相关</w:t>
      </w:r>
      <w:r>
        <w:rPr>
          <w:rFonts w:hint="eastAsia" w:ascii="Times New Roman" w:hAnsi="Times New Roman" w:cs="Times New Roman"/>
          <w:b w:val="0"/>
          <w:sz w:val="24"/>
          <w:rPrChange w:id="2999" w:author="China" w:date="2017-06-06T20:51:00Z">
            <w:rPr>
              <w:rFonts w:hint="eastAsia" w:ascii="Arial" w:hAnsi="Arial"/>
              <w:b/>
              <w:sz w:val="30"/>
            </w:rPr>
          </w:rPrChange>
        </w:rPr>
        <w:t>的分析处理，然后导出</w:t>
      </w:r>
      <w:r>
        <w:rPr>
          <w:rFonts w:ascii="Times New Roman" w:hAnsi="Times New Roman" w:cs="Times New Roman"/>
          <w:b w:val="0"/>
          <w:sz w:val="24"/>
          <w:rPrChange w:id="3000" w:author="China" w:date="2017-06-06T20:51:00Z">
            <w:rPr>
              <w:rFonts w:ascii="Arial" w:hAnsi="Arial"/>
              <w:b/>
              <w:sz w:val="30"/>
            </w:rPr>
          </w:rPrChange>
        </w:rPr>
        <w:t>dll</w:t>
      </w:r>
      <w:r>
        <w:rPr>
          <w:rFonts w:hint="eastAsia" w:ascii="Times New Roman" w:hAnsi="Times New Roman" w:cs="Times New Roman"/>
          <w:b w:val="0"/>
          <w:sz w:val="24"/>
          <w:rPrChange w:id="3001" w:author="China" w:date="2017-06-06T20:51:00Z">
            <w:rPr>
              <w:rFonts w:hint="eastAsia" w:ascii="Arial" w:hAnsi="Arial"/>
              <w:b/>
              <w:sz w:val="30"/>
            </w:rPr>
          </w:rPrChange>
        </w:rPr>
        <w:t>与</w:t>
      </w:r>
      <w:r>
        <w:rPr>
          <w:rFonts w:ascii="Times New Roman" w:hAnsi="Times New Roman" w:cs="Times New Roman"/>
          <w:b w:val="0"/>
          <w:sz w:val="24"/>
          <w:rPrChange w:id="3002" w:author="China" w:date="2017-06-06T20:51:00Z">
            <w:rPr>
              <w:rFonts w:ascii="Arial" w:hAnsi="Arial"/>
              <w:b/>
              <w:sz w:val="30"/>
            </w:rPr>
          </w:rPrChange>
        </w:rPr>
        <w:t>.h</w:t>
      </w:r>
      <w:r>
        <w:rPr>
          <w:rFonts w:hint="eastAsia" w:ascii="Times New Roman" w:hAnsi="Times New Roman" w:cs="Times New Roman"/>
          <w:b w:val="0"/>
          <w:sz w:val="24"/>
          <w:rPrChange w:id="3003" w:author="China" w:date="2017-06-06T20:51:00Z">
            <w:rPr>
              <w:rFonts w:hint="eastAsia" w:ascii="Arial" w:hAnsi="Arial"/>
              <w:b/>
              <w:sz w:val="30"/>
            </w:rPr>
          </w:rPrChange>
        </w:rPr>
        <w:t>文件，这类文件在</w:t>
      </w:r>
      <w:del w:id="3004" w:author="刘宁" w:date="2017-06-09T10:22:00Z">
        <w:r>
          <w:rPr>
            <w:rFonts w:ascii="Times New Roman" w:hAnsi="Times New Roman" w:cs="Times New Roman"/>
            <w:b w:val="0"/>
            <w:sz w:val="24"/>
            <w:rPrChange w:id="3005" w:author="China" w:date="2017-06-06T20:51:00Z">
              <w:rPr>
                <w:rFonts w:ascii="Arial" w:hAnsi="Arial"/>
                <w:b/>
                <w:sz w:val="30"/>
              </w:rPr>
            </w:rPrChange>
          </w:rPr>
          <w:delText>winform</w:delText>
        </w:r>
      </w:del>
      <w:ins w:id="3006" w:author="刘宁" w:date="2017-06-09T10:22:00Z">
        <w:r>
          <w:rPr>
            <w:rFonts w:hint="eastAsia" w:cs="Times New Roman"/>
          </w:rPr>
          <w:t>Winform</w:t>
        </w:r>
      </w:ins>
      <w:r>
        <w:rPr>
          <w:rFonts w:hint="eastAsia" w:ascii="Times New Roman" w:hAnsi="Times New Roman" w:cs="Times New Roman"/>
          <w:b w:val="0"/>
          <w:sz w:val="24"/>
          <w:rPrChange w:id="3007" w:author="China" w:date="2017-06-06T20:51:00Z">
            <w:rPr>
              <w:rFonts w:hint="eastAsia" w:ascii="Arial" w:hAnsi="Arial"/>
              <w:b/>
              <w:sz w:val="30"/>
            </w:rPr>
          </w:rPrChange>
        </w:rPr>
        <w:t>中是可以直接调用的，然后观察分析处理后的结果。</w:t>
      </w:r>
    </w:p>
    <w:p>
      <w:pPr>
        <w:ind w:firstLine="480"/>
        <w:rPr>
          <w:rFonts w:cs="Times New Roman"/>
          <w:rPrChange w:id="3009" w:author="China" w:date="2017-06-06T20:51:00Z">
            <w:rPr/>
          </w:rPrChange>
        </w:rPr>
        <w:pPrChange w:id="3008" w:author="China" w:date="2017-06-09T13:27:00Z">
          <w:pPr>
            <w:ind w:firstLine="602"/>
          </w:pPr>
        </w:pPrChange>
      </w:pPr>
      <w:r>
        <w:rPr>
          <w:rFonts w:hint="eastAsia" w:ascii="Times New Roman" w:hAnsi="Times New Roman" w:cs="Times New Roman"/>
          <w:b w:val="0"/>
          <w:sz w:val="24"/>
          <w:rPrChange w:id="3010" w:author="China" w:date="2017-06-06T20:51:00Z">
            <w:rPr>
              <w:rFonts w:hint="eastAsia" w:ascii="Arial" w:hAnsi="Arial"/>
              <w:b/>
              <w:sz w:val="30"/>
            </w:rPr>
          </w:rPrChange>
        </w:rPr>
        <w:t>首先将</w:t>
      </w:r>
      <w:r>
        <w:rPr>
          <w:rFonts w:ascii="Times New Roman" w:hAnsi="Times New Roman" w:cs="Times New Roman"/>
          <w:b w:val="0"/>
          <w:sz w:val="24"/>
          <w:rPrChange w:id="3011" w:author="China" w:date="2017-06-06T20:51:00Z">
            <w:rPr>
              <w:rFonts w:ascii="Arial" w:hAnsi="Arial"/>
              <w:b/>
              <w:sz w:val="30"/>
            </w:rPr>
          </w:rPrChange>
        </w:rPr>
        <w:t>TQA</w:t>
      </w:r>
      <w:r>
        <w:rPr>
          <w:rFonts w:hint="eastAsia" w:ascii="Times New Roman" w:hAnsi="Times New Roman" w:cs="Times New Roman"/>
          <w:b w:val="0"/>
          <w:sz w:val="24"/>
          <w:rPrChange w:id="3012" w:author="China" w:date="2017-06-06T20:51:00Z">
            <w:rPr>
              <w:rFonts w:hint="eastAsia" w:ascii="Arial" w:hAnsi="Arial"/>
              <w:b/>
              <w:sz w:val="30"/>
            </w:rPr>
          </w:rPrChange>
        </w:rPr>
        <w:t>数据读入</w:t>
      </w:r>
      <w:r>
        <w:rPr>
          <w:rFonts w:ascii="Times New Roman" w:hAnsi="Times New Roman" w:cs="Times New Roman"/>
          <w:b w:val="0"/>
          <w:sz w:val="24"/>
          <w:rPrChange w:id="3013" w:author="China" w:date="2017-06-06T20:51:00Z">
            <w:rPr>
              <w:rFonts w:ascii="Arial" w:hAnsi="Arial"/>
              <w:b/>
              <w:sz w:val="30"/>
            </w:rPr>
          </w:rPrChange>
        </w:rPr>
        <w:t>MATLAB</w:t>
      </w:r>
      <w:r>
        <w:rPr>
          <w:rFonts w:hint="eastAsia" w:ascii="Times New Roman" w:hAnsi="Times New Roman" w:cs="Times New Roman"/>
          <w:b w:val="0"/>
          <w:sz w:val="24"/>
          <w:rPrChange w:id="3014" w:author="China" w:date="2017-06-06T20:51:00Z">
            <w:rPr>
              <w:rFonts w:hint="eastAsia" w:ascii="Arial" w:hAnsi="Arial"/>
              <w:b/>
              <w:sz w:val="30"/>
            </w:rPr>
          </w:rPrChange>
        </w:rPr>
        <w:t>软件中，然后通过窗口显示出两组数据的幅值</w:t>
      </w:r>
      <w:r>
        <w:rPr>
          <w:rFonts w:hint="eastAsia" w:ascii="Times New Roman" w:hAnsi="Times New Roman" w:cs="Times New Roman"/>
          <w:b w:val="0"/>
          <w:sz w:val="24"/>
          <w:rPrChange w:id="3015" w:author="China" w:date="2017-06-06T20:51:00Z">
            <w:rPr>
              <w:rFonts w:hint="eastAsia" w:ascii="Arial" w:hAnsi="Arial"/>
              <w:b/>
              <w:sz w:val="30"/>
            </w:rPr>
          </w:rPrChange>
        </w:rPr>
        <w:t>图分别</w:t>
      </w:r>
      <w:r>
        <w:rPr>
          <w:rFonts w:hint="eastAsia" w:ascii="Times New Roman" w:hAnsi="Times New Roman" w:cs="Times New Roman"/>
          <w:b w:val="0"/>
          <w:sz w:val="24"/>
          <w:rPrChange w:id="3016" w:author="China" w:date="2017-06-06T20:51:00Z">
            <w:rPr>
              <w:rFonts w:hint="eastAsia" w:ascii="Arial" w:hAnsi="Arial"/>
              <w:b/>
              <w:sz w:val="30"/>
            </w:rPr>
          </w:rPrChange>
        </w:rPr>
        <w:t>如下：</w:t>
      </w:r>
    </w:p>
    <w:p>
      <w:pPr>
        <w:spacing w:line="360" w:lineRule="auto"/>
        <w:ind w:firstLine="0" w:firstLineChars="0"/>
        <w:jc w:val="center"/>
        <w:rPr>
          <w:rFonts w:cs="Times New Roman"/>
          <w:rPrChange w:id="3017" w:author="China" w:date="2017-06-06T20:51:00Z">
            <w:rPr/>
          </w:rPrChange>
        </w:rPr>
      </w:pPr>
      <w:ins w:id="3018" w:author="刘宁" w:date="2017-06-06T23:27:00Z">
        <w:r>
          <w:rPr>
            <w:rFonts w:ascii="Times New Roman" w:hAnsi="Times New Roman"/>
            <w:b w:val="0"/>
            <w:sz w:val="24"/>
            <w:rPrChange w:id="3021" w:author="" w:date="">
              <w:rPr>
                <w:rFonts w:ascii="Arial" w:hAnsi="Arial"/>
                <w:b/>
                <w:sz w:val="30"/>
              </w:rPr>
            </w:rPrChange>
          </w:rPr>
          <w:drawing>
            <wp:inline distT="0" distB="0" distL="114300" distR="114300">
              <wp:extent cx="5572760" cy="1622425"/>
              <wp:effectExtent l="0" t="0" r="0" b="15875"/>
              <wp:docPr id="25"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6"/>
                      <pic:cNvPicPr>
                        <a:picLocks noChangeAspect="1"/>
                      </pic:cNvPicPr>
                    </pic:nvPicPr>
                    <pic:blipFill>
                      <a:blip r:embed="rId240"/>
                      <a:stretch>
                        <a:fillRect/>
                      </a:stretch>
                    </pic:blipFill>
                    <pic:spPr>
                      <a:xfrm>
                        <a:off x="0" y="0"/>
                        <a:ext cx="5572760" cy="1622425"/>
                      </a:xfrm>
                      <a:prstGeom prst="rect">
                        <a:avLst/>
                      </a:prstGeom>
                      <a:noFill/>
                      <a:ln w="9525">
                        <a:noFill/>
                      </a:ln>
                    </pic:spPr>
                  </pic:pic>
                </a:graphicData>
              </a:graphic>
            </wp:inline>
          </w:drawing>
        </w:r>
      </w:ins>
      <w:del w:id="3022" w:author="刘宁" w:date="2017-06-06T23:27:00Z">
        <w:r>
          <w:rPr>
            <w:rFonts w:ascii="Times New Roman" w:hAnsi="Times New Roman" w:cs="Times New Roman"/>
            <w:b w:val="0"/>
            <w:sz w:val="24"/>
            <w:rPrChange w:id="3025" w:author="" w:date="">
              <w:rPr>
                <w:rFonts w:ascii="Arial" w:hAnsi="Arial"/>
                <w:b/>
                <w:sz w:val="30"/>
              </w:rPr>
            </w:rPrChange>
          </w:rPr>
          <w:drawing>
            <wp:inline distT="0" distB="0" distL="114300" distR="114300">
              <wp:extent cx="5572760" cy="1765300"/>
              <wp:effectExtent l="0" t="0" r="0" b="0"/>
              <wp:docPr id="15"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6"/>
                      <pic:cNvPicPr>
                        <a:picLocks noChangeAspect="1"/>
                      </pic:cNvPicPr>
                    </pic:nvPicPr>
                    <pic:blipFill>
                      <a:blip r:embed="rId241"/>
                      <a:stretch>
                        <a:fillRect/>
                      </a:stretch>
                    </pic:blipFill>
                    <pic:spPr>
                      <a:xfrm>
                        <a:off x="0" y="0"/>
                        <a:ext cx="5572760" cy="1765300"/>
                      </a:xfrm>
                      <a:prstGeom prst="rect">
                        <a:avLst/>
                      </a:prstGeom>
                      <a:noFill/>
                      <a:ln w="9525">
                        <a:noFill/>
                      </a:ln>
                    </pic:spPr>
                  </pic:pic>
                </a:graphicData>
              </a:graphic>
            </wp:inline>
          </w:drawing>
        </w:r>
      </w:del>
    </w:p>
    <w:p>
      <w:pPr>
        <w:spacing w:line="360" w:lineRule="auto"/>
        <w:ind w:firstLine="420"/>
        <w:jc w:val="center"/>
        <w:rPr>
          <w:rFonts w:cs="Times New Roman"/>
          <w:sz w:val="21"/>
          <w:szCs w:val="21"/>
          <w:rPrChange w:id="3027" w:author="China" w:date="2017-06-06T20:51:00Z">
            <w:rPr>
              <w:sz w:val="21"/>
              <w:szCs w:val="21"/>
            </w:rPr>
          </w:rPrChange>
        </w:rPr>
        <w:pPrChange w:id="3026" w:author="China" w:date="2017-06-09T13:27:00Z">
          <w:pPr>
            <w:spacing w:line="360" w:lineRule="auto"/>
            <w:ind w:firstLine="422"/>
            <w:jc w:val="center"/>
          </w:pPr>
        </w:pPrChange>
      </w:pPr>
      <w:r>
        <w:rPr>
          <w:rFonts w:hint="eastAsia" w:ascii="Times New Roman" w:hAnsi="Times New Roman" w:cs="Times New Roman"/>
          <w:b w:val="0"/>
          <w:sz w:val="21"/>
          <w:szCs w:val="21"/>
          <w:rPrChange w:id="3028" w:author="China" w:date="2017-06-06T20:51:00Z">
            <w:rPr>
              <w:rFonts w:hint="eastAsia" w:ascii="Arial" w:hAnsi="Arial"/>
              <w:b/>
              <w:sz w:val="21"/>
              <w:szCs w:val="21"/>
            </w:rPr>
          </w:rPrChange>
        </w:rPr>
        <w:t>图</w:t>
      </w:r>
      <w:r>
        <w:rPr>
          <w:rFonts w:ascii="Times New Roman" w:hAnsi="Times New Roman" w:cs="Times New Roman"/>
          <w:b w:val="0"/>
          <w:sz w:val="21"/>
          <w:szCs w:val="21"/>
          <w:rPrChange w:id="3029" w:author="China" w:date="2017-06-06T20:51:00Z">
            <w:rPr>
              <w:rFonts w:ascii="Arial" w:hAnsi="Arial"/>
              <w:b/>
              <w:sz w:val="21"/>
              <w:szCs w:val="21"/>
            </w:rPr>
          </w:rPrChange>
        </w:rPr>
        <w:t xml:space="preserve">4.1 </w:t>
      </w:r>
      <w:r>
        <w:rPr>
          <w:rFonts w:hint="eastAsia" w:ascii="Times New Roman" w:hAnsi="Times New Roman" w:cs="Times New Roman"/>
          <w:b w:val="0"/>
          <w:sz w:val="21"/>
          <w:szCs w:val="21"/>
          <w:rPrChange w:id="3030" w:author="China" w:date="2017-06-06T20:51:00Z">
            <w:rPr>
              <w:rFonts w:hint="eastAsia" w:ascii="Arial" w:hAnsi="Arial"/>
              <w:b/>
              <w:sz w:val="21"/>
              <w:szCs w:val="21"/>
            </w:rPr>
          </w:rPrChange>
        </w:rPr>
        <w:t>第一组数据原始数据</w:t>
      </w:r>
    </w:p>
    <w:p>
      <w:pPr>
        <w:spacing w:line="360" w:lineRule="auto"/>
        <w:ind w:firstLine="0" w:firstLineChars="0"/>
        <w:jc w:val="center"/>
        <w:rPr>
          <w:rFonts w:cs="Times New Roman"/>
          <w:rPrChange w:id="3031" w:author="China" w:date="2017-06-06T20:51:00Z">
            <w:rPr/>
          </w:rPrChange>
        </w:rPr>
      </w:pPr>
      <w:ins w:id="3032" w:author="刘宁" w:date="2017-06-06T23:27:00Z">
        <w:r>
          <w:rPr>
            <w:rFonts w:ascii="Times New Roman" w:hAnsi="Times New Roman"/>
            <w:b w:val="0"/>
            <w:sz w:val="24"/>
            <w:rPrChange w:id="3035" w:author="" w:date="">
              <w:rPr>
                <w:rFonts w:ascii="Arial" w:hAnsi="Arial"/>
                <w:b/>
                <w:sz w:val="30"/>
              </w:rPr>
            </w:rPrChange>
          </w:rPr>
          <w:drawing>
            <wp:inline distT="0" distB="0" distL="114300" distR="114300">
              <wp:extent cx="5572760" cy="1780540"/>
              <wp:effectExtent l="0" t="0" r="0" b="10795"/>
              <wp:docPr id="28"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7"/>
                      <pic:cNvPicPr>
                        <a:picLocks noChangeAspect="1"/>
                      </pic:cNvPicPr>
                    </pic:nvPicPr>
                    <pic:blipFill>
                      <a:blip r:embed="rId242"/>
                      <a:stretch>
                        <a:fillRect/>
                      </a:stretch>
                    </pic:blipFill>
                    <pic:spPr>
                      <a:xfrm>
                        <a:off x="0" y="0"/>
                        <a:ext cx="5572760" cy="1780540"/>
                      </a:xfrm>
                      <a:prstGeom prst="rect">
                        <a:avLst/>
                      </a:prstGeom>
                      <a:noFill/>
                      <a:ln w="9525">
                        <a:noFill/>
                      </a:ln>
                    </pic:spPr>
                  </pic:pic>
                </a:graphicData>
              </a:graphic>
            </wp:inline>
          </w:drawing>
        </w:r>
      </w:ins>
      <w:del w:id="3036" w:author="刘宁" w:date="2017-06-06T23:27:00Z">
        <w:r>
          <w:rPr>
            <w:rFonts w:ascii="Times New Roman" w:hAnsi="Times New Roman" w:cs="Times New Roman"/>
            <w:b w:val="0"/>
            <w:sz w:val="24"/>
            <w:rPrChange w:id="3039" w:author="" w:date="">
              <w:rPr>
                <w:rFonts w:ascii="Arial" w:hAnsi="Arial"/>
                <w:b/>
                <w:sz w:val="30"/>
              </w:rPr>
            </w:rPrChange>
          </w:rPr>
          <w:drawing>
            <wp:inline distT="0" distB="0" distL="114300" distR="114300">
              <wp:extent cx="5572760" cy="1781810"/>
              <wp:effectExtent l="0" t="0" r="0" b="0"/>
              <wp:docPr id="16"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7"/>
                      <pic:cNvPicPr>
                        <a:picLocks noChangeAspect="1"/>
                      </pic:cNvPicPr>
                    </pic:nvPicPr>
                    <pic:blipFill>
                      <a:blip r:embed="rId243"/>
                      <a:stretch>
                        <a:fillRect/>
                      </a:stretch>
                    </pic:blipFill>
                    <pic:spPr>
                      <a:xfrm>
                        <a:off x="0" y="0"/>
                        <a:ext cx="5572760" cy="1781810"/>
                      </a:xfrm>
                      <a:prstGeom prst="rect">
                        <a:avLst/>
                      </a:prstGeom>
                      <a:noFill/>
                      <a:ln w="9525">
                        <a:noFill/>
                      </a:ln>
                    </pic:spPr>
                  </pic:pic>
                </a:graphicData>
              </a:graphic>
            </wp:inline>
          </w:drawing>
        </w:r>
      </w:del>
    </w:p>
    <w:p>
      <w:pPr>
        <w:spacing w:line="360" w:lineRule="auto"/>
        <w:jc w:val="center"/>
        <w:rPr>
          <w:rFonts w:cs="Times New Roman"/>
          <w:sz w:val="21"/>
          <w:szCs w:val="21"/>
          <w:rPrChange w:id="3040" w:author="China" w:date="2017-06-06T20:51:00Z">
            <w:rPr>
              <w:sz w:val="21"/>
              <w:szCs w:val="21"/>
            </w:rPr>
          </w:rPrChange>
        </w:rPr>
      </w:pPr>
      <w:r>
        <w:rPr>
          <w:rFonts w:hint="eastAsia" w:ascii="Times New Roman" w:hAnsi="Times New Roman" w:cs="Times New Roman"/>
          <w:b w:val="0"/>
          <w:sz w:val="21"/>
          <w:szCs w:val="21"/>
          <w:rPrChange w:id="3041" w:author="China" w:date="2017-06-06T20:51:00Z">
            <w:rPr>
              <w:rFonts w:hint="eastAsia" w:ascii="Arial" w:hAnsi="Arial"/>
              <w:b/>
              <w:sz w:val="21"/>
              <w:szCs w:val="21"/>
            </w:rPr>
          </w:rPrChange>
        </w:rPr>
        <w:t>图</w:t>
      </w:r>
      <w:r>
        <w:rPr>
          <w:rFonts w:ascii="Times New Roman" w:hAnsi="Times New Roman" w:cs="Times New Roman"/>
          <w:b w:val="0"/>
          <w:sz w:val="21"/>
          <w:szCs w:val="21"/>
          <w:rPrChange w:id="3042" w:author="China" w:date="2017-06-06T20:51:00Z">
            <w:rPr>
              <w:rFonts w:ascii="Arial" w:hAnsi="Arial"/>
              <w:b/>
              <w:sz w:val="21"/>
              <w:szCs w:val="21"/>
            </w:rPr>
          </w:rPrChange>
        </w:rPr>
        <w:t xml:space="preserve">4.2 </w:t>
      </w:r>
      <w:r>
        <w:rPr>
          <w:rFonts w:hint="eastAsia" w:ascii="Times New Roman" w:hAnsi="Times New Roman" w:cs="Times New Roman"/>
          <w:b w:val="0"/>
          <w:sz w:val="21"/>
          <w:szCs w:val="21"/>
          <w:rPrChange w:id="3043" w:author="China" w:date="2017-06-06T20:51:00Z">
            <w:rPr>
              <w:rFonts w:hint="eastAsia" w:ascii="Arial" w:hAnsi="Arial"/>
              <w:b/>
              <w:sz w:val="21"/>
              <w:szCs w:val="21"/>
            </w:rPr>
          </w:rPrChange>
        </w:rPr>
        <w:t>第二组数据原始数据</w:t>
      </w:r>
    </w:p>
    <w:p>
      <w:pPr>
        <w:ind w:firstLine="480"/>
        <w:rPr>
          <w:rFonts w:cs="Times New Roman"/>
          <w:rPrChange w:id="3044" w:author="China" w:date="2017-06-06T20:51:00Z">
            <w:rPr/>
          </w:rPrChange>
        </w:rPr>
      </w:pPr>
      <w:r>
        <w:rPr>
          <w:rFonts w:hint="eastAsia" w:ascii="Times New Roman" w:hAnsi="Times New Roman" w:cs="Times New Roman"/>
          <w:b w:val="0"/>
          <w:sz w:val="24"/>
          <w:rPrChange w:id="3045" w:author="China" w:date="2017-06-06T20:51:00Z">
            <w:rPr>
              <w:rFonts w:hint="eastAsia" w:ascii="Arial" w:hAnsi="Arial"/>
              <w:b/>
              <w:sz w:val="30"/>
            </w:rPr>
          </w:rPrChange>
        </w:rPr>
        <w:t>两组原始数据显示，钻具在运动的过程中有一段时间是停止的，并且在钻具开始</w:t>
      </w:r>
      <w:r>
        <w:rPr>
          <w:rFonts w:hint="eastAsia" w:ascii="Times New Roman" w:hAnsi="Times New Roman" w:cs="Times New Roman"/>
          <w:b w:val="0"/>
          <w:sz w:val="24"/>
          <w:rPrChange w:id="3046" w:author="China" w:date="2017-06-06T20:51:00Z">
            <w:rPr>
              <w:rFonts w:hint="eastAsia" w:ascii="Arial" w:hAnsi="Arial"/>
              <w:b/>
              <w:sz w:val="30"/>
            </w:rPr>
          </w:rPrChange>
        </w:rPr>
        <w:t>运动的时候，钻具的振幅会出现过大的振动，这样会对钻具造成很大损害，同时在分析的过程中也会出现较大的误差，因此在对钻具信号进行分析的时候不能对所有的数据进行分析处理，而是选取其中比较</w:t>
      </w:r>
      <w:r>
        <w:rPr>
          <w:rFonts w:hint="eastAsia" w:ascii="Times New Roman" w:hAnsi="Times New Roman" w:cs="Times New Roman"/>
          <w:b w:val="0"/>
          <w:sz w:val="24"/>
          <w:rPrChange w:id="3047" w:author="China" w:date="2017-06-06T20:51:00Z">
            <w:rPr>
              <w:rFonts w:hint="eastAsia" w:ascii="Arial" w:hAnsi="Arial"/>
              <w:b/>
              <w:sz w:val="30"/>
            </w:rPr>
          </w:rPrChange>
        </w:rPr>
        <w:t>稳定的一部分进行处理，将钻具停转的一段时间的数据截断不要，选择数据浮动在可接受的范围内的数据进行处理，这样才会是最后的滤波处理效果能够被很清楚的对比出来，才能显示出不同滤波方法的滤波处理效果的优劣。在对现场数据进行处理后，为了对现场数据进行滤波分析处理，我们需要对数据进行</w:t>
      </w:r>
      <w:r>
        <w:rPr>
          <w:rFonts w:ascii="Times New Roman" w:hAnsi="Times New Roman" w:cs="Times New Roman"/>
          <w:b w:val="0"/>
          <w:sz w:val="24"/>
          <w:rPrChange w:id="3048" w:author="China" w:date="2017-06-06T20:51:00Z">
            <w:rPr>
              <w:rFonts w:ascii="Arial" w:hAnsi="Arial"/>
              <w:b/>
              <w:sz w:val="30"/>
            </w:rPr>
          </w:rPrChange>
        </w:rPr>
        <w:t>FFT</w:t>
      </w:r>
      <w:r>
        <w:rPr>
          <w:rFonts w:hint="eastAsia" w:ascii="Times New Roman" w:hAnsi="Times New Roman" w:cs="Times New Roman"/>
          <w:b w:val="0"/>
          <w:sz w:val="24"/>
          <w:rPrChange w:id="3049" w:author="China" w:date="2017-06-06T20:51:00Z">
            <w:rPr>
              <w:rFonts w:hint="eastAsia" w:ascii="Arial" w:hAnsi="Arial"/>
              <w:b/>
              <w:sz w:val="30"/>
            </w:rPr>
          </w:rPrChange>
        </w:rPr>
        <w:t>变换。有</w:t>
      </w:r>
      <w:r>
        <w:rPr>
          <w:rFonts w:ascii="Times New Roman" w:hAnsi="Times New Roman" w:cs="Times New Roman"/>
          <w:b w:val="0"/>
          <w:sz w:val="24"/>
          <w:rPrChange w:id="3050" w:author="China" w:date="2017-06-06T20:51:00Z">
            <w:rPr>
              <w:rFonts w:ascii="Arial" w:hAnsi="Arial"/>
              <w:b/>
              <w:sz w:val="30"/>
            </w:rPr>
          </w:rPrChange>
        </w:rPr>
        <w:t>FFT</w:t>
      </w:r>
      <w:r>
        <w:rPr>
          <w:rFonts w:hint="eastAsia" w:ascii="Times New Roman" w:hAnsi="Times New Roman" w:cs="Times New Roman"/>
          <w:b w:val="0"/>
          <w:sz w:val="24"/>
          <w:rPrChange w:id="3051" w:author="China" w:date="2017-06-06T20:51:00Z">
            <w:rPr>
              <w:rFonts w:hint="eastAsia" w:ascii="Arial" w:hAnsi="Arial"/>
              <w:b/>
              <w:sz w:val="30"/>
            </w:rPr>
          </w:rPrChange>
        </w:rPr>
        <w:t>原理有</w:t>
      </w:r>
      <w:r>
        <w:rPr>
          <w:rFonts w:ascii="Times New Roman" w:hAnsi="Times New Roman" w:cs="Times New Roman"/>
          <w:b w:val="0"/>
          <w:sz w:val="24"/>
          <w:rPrChange w:id="3052" w:author="China" w:date="2017-06-06T20:51:00Z">
            <w:rPr>
              <w:rFonts w:ascii="Arial" w:hAnsi="Arial"/>
              <w:b/>
              <w:sz w:val="30"/>
            </w:rPr>
          </w:rPrChange>
        </w:rPr>
        <w:t>FFT</w:t>
      </w:r>
      <w:r>
        <w:rPr>
          <w:rFonts w:hint="eastAsia" w:ascii="Times New Roman" w:hAnsi="Times New Roman" w:cs="Times New Roman"/>
          <w:b w:val="0"/>
          <w:sz w:val="24"/>
          <w:rPrChange w:id="3053" w:author="China" w:date="2017-06-06T20:51:00Z">
            <w:rPr>
              <w:rFonts w:hint="eastAsia" w:ascii="Arial" w:hAnsi="Arial"/>
              <w:b/>
              <w:sz w:val="30"/>
            </w:rPr>
          </w:rPrChange>
        </w:rPr>
        <w:t>变换的公式为</w:t>
      </w:r>
      <w:del w:id="3054" w:author="China" w:date="2017-06-06T21:28:00Z">
        <w:r>
          <w:rPr>
            <w:rFonts w:ascii="Times New Roman" w:hAnsi="Times New Roman" w:cs="Times New Roman"/>
            <w:b w:val="0"/>
            <w:sz w:val="24"/>
            <w:rPrChange w:id="3055" w:author="China" w:date="2017-06-06T20:51:00Z">
              <w:rPr>
                <w:rFonts w:ascii="Arial" w:hAnsi="Arial"/>
                <w:b/>
                <w:sz w:val="30"/>
              </w:rPr>
            </w:rPrChange>
          </w:rPr>
          <w:delText xml:space="preserve"> </w:delText>
        </w:r>
      </w:del>
      <w:r>
        <w:rPr>
          <w:rFonts w:hint="eastAsia" w:ascii="Times New Roman" w:hAnsi="Times New Roman" w:cs="Times New Roman"/>
          <w:b w:val="0"/>
          <w:sz w:val="24"/>
          <w:rPrChange w:id="3056" w:author="China" w:date="2017-06-06T20:51:00Z">
            <w:rPr>
              <w:rFonts w:hint="eastAsia" w:ascii="Arial" w:hAnsi="Arial"/>
              <w:b/>
              <w:sz w:val="30"/>
            </w:rPr>
          </w:rPrChange>
        </w:rPr>
        <w:t>：</w:t>
      </w:r>
    </w:p>
    <w:p>
      <w:pPr>
        <w:spacing w:line="240" w:lineRule="auto"/>
        <w:ind w:firstLine="480"/>
        <w:jc w:val="right"/>
        <w:rPr>
          <w:rFonts w:cs="Times New Roman"/>
          <w:rPrChange w:id="3058" w:author="China" w:date="2017-06-06T20:51:00Z">
            <w:rPr/>
          </w:rPrChange>
        </w:rPr>
        <w:pPrChange w:id="3057" w:author="刘宁" w:date="2017-06-06T23:29:00Z">
          <w:pPr>
            <w:spacing w:line="360" w:lineRule="auto"/>
            <w:ind w:firstLine="480"/>
            <w:jc w:val="right"/>
          </w:pPr>
        </w:pPrChange>
      </w:pPr>
      <w:r>
        <w:rPr>
          <w:rFonts w:cs="Times New Roman"/>
          <w:position w:val="-30"/>
        </w:rPr>
        <w:object>
          <v:shape id="_x0000_i1131" o:spt="75" type="#_x0000_t75" style="height:36.95pt;width:102.05pt;" o:ole="t" filled="f" o:preferrelative="t" stroked="f" coordsize="21600,21600">
            <v:path/>
            <v:fill on="f" focussize="0,0"/>
            <v:stroke on="f" joinstyle="miter"/>
            <v:imagedata r:id="rId245" o:title=""/>
            <o:lock v:ext="edit" aspectratio="t"/>
            <w10:wrap type="none"/>
            <w10:anchorlock/>
          </v:shape>
          <o:OLEObject Type="Embed" ProgID="Equation.3" ShapeID="_x0000_i1131" DrawAspect="Content" ObjectID="_1468075843" r:id="rId244">
            <o:LockedField>false</o:LockedField>
          </o:OLEObject>
        </w:object>
      </w:r>
      <w:r>
        <w:rPr>
          <w:rFonts w:cs="Times New Roman"/>
          <w:rPrChange w:id="3059" w:author="China" w:date="2017-06-06T20:51:00Z">
            <w:rPr/>
          </w:rPrChange>
        </w:rPr>
        <w:t xml:space="preserve">   </w:t>
      </w:r>
      <w:r>
        <w:rPr>
          <w:rFonts w:ascii="Times New Roman" w:hAnsi="Times New Roman" w:cs="Times New Roman" w:eastAsiaTheme="majorEastAsia"/>
          <w:bCs/>
          <w:position w:val="-30"/>
          <w:rPrChange w:id="3060" w:author="China" w:date="2017-06-06T20:51:00Z">
            <w:rPr>
              <w:rFonts w:asciiTheme="majorEastAsia" w:hAnsiTheme="majorEastAsia" w:eastAsiaTheme="majorEastAsia" w:cstheme="majorEastAsia"/>
              <w:bCs/>
              <w:position w:val="-30"/>
            </w:rPr>
          </w:rPrChange>
        </w:rPr>
        <w:t xml:space="preserve">                    </w:t>
      </w:r>
      <w:r>
        <w:rPr>
          <w:rFonts w:cs="Times New Roman"/>
        </w:rPr>
        <w:t>(4.1)</w:t>
      </w:r>
    </w:p>
    <w:p>
      <w:pPr>
        <w:ind w:firstLine="480"/>
        <w:rPr>
          <w:rFonts w:cs="Times New Roman"/>
          <w:rPrChange w:id="3061" w:author="China" w:date="2017-06-06T20:51:00Z">
            <w:rPr/>
          </w:rPrChange>
        </w:rPr>
      </w:pPr>
      <w:r>
        <w:rPr>
          <w:rFonts w:cs="Times New Roman"/>
          <w:rPrChange w:id="3062" w:author="China" w:date="2017-06-06T20:51:00Z">
            <w:rPr/>
          </w:rPrChange>
        </w:rPr>
        <w:t>FFT</w:t>
      </w:r>
      <w:r>
        <w:rPr>
          <w:rFonts w:hint="eastAsia" w:cs="Times New Roman"/>
          <w:rPrChange w:id="3063" w:author="China" w:date="2017-06-06T20:51:00Z">
            <w:rPr>
              <w:rFonts w:hint="eastAsia"/>
            </w:rPr>
          </w:rPrChange>
        </w:rPr>
        <w:t>变换也有另外一种形式：</w:t>
      </w:r>
    </w:p>
    <w:p>
      <w:pPr>
        <w:spacing w:line="240" w:lineRule="auto"/>
        <w:ind w:firstLine="480"/>
        <w:jc w:val="right"/>
        <w:rPr>
          <w:rFonts w:cs="Times New Roman"/>
          <w:rPrChange w:id="3065" w:author="China" w:date="2017-06-06T20:51:00Z">
            <w:rPr/>
          </w:rPrChange>
        </w:rPr>
        <w:pPrChange w:id="3064" w:author="刘宁" w:date="2017-06-06T23:28:00Z">
          <w:pPr>
            <w:ind w:firstLine="480"/>
            <w:jc w:val="right"/>
          </w:pPr>
        </w:pPrChange>
      </w:pPr>
      <w:r>
        <w:rPr>
          <w:rFonts w:cs="Times New Roman"/>
          <w:position w:val="-24"/>
        </w:rPr>
        <w:object>
          <v:shape id="_x0000_i1132" o:spt="75" type="#_x0000_t75" style="height:31pt;width:121.95pt;" o:ole="t" filled="f" o:preferrelative="t" stroked="f" coordsize="21600,21600">
            <v:path/>
            <v:fill on="f" focussize="0,0"/>
            <v:stroke on="f" joinstyle="miter"/>
            <v:imagedata r:id="rId247" o:title=""/>
            <o:lock v:ext="edit" aspectratio="t"/>
            <w10:wrap type="none"/>
            <w10:anchorlock/>
          </v:shape>
          <o:OLEObject Type="Embed" ProgID="Equation.3" ShapeID="_x0000_i1132" DrawAspect="Content" ObjectID="_1468075844" r:id="rId246">
            <o:LockedField>false</o:LockedField>
          </o:OLEObject>
        </w:object>
      </w:r>
      <w:ins w:id="3066" w:author="刘宁" w:date="2017-06-06T23:28:00Z">
        <w:r>
          <w:rPr>
            <w:rFonts w:hint="eastAsia" w:cs="Times New Roman"/>
          </w:rPr>
          <w:t xml:space="preserve">                    </w:t>
        </w:r>
      </w:ins>
      <w:r>
        <w:rPr>
          <w:rFonts w:cs="Times New Roman"/>
          <w:rPrChange w:id="3067" w:author="China" w:date="2017-06-06T20:51:00Z">
            <w:rPr/>
          </w:rPrChange>
        </w:rPr>
        <w:t>(4.2)</w:t>
      </w:r>
    </w:p>
    <w:p>
      <w:pPr>
        <w:ind w:firstLine="480"/>
        <w:rPr>
          <w:rFonts w:cs="Times New Roman"/>
          <w:rPrChange w:id="3068" w:author="China" w:date="2017-06-06T20:51:00Z">
            <w:rPr/>
          </w:rPrChange>
        </w:rPr>
      </w:pPr>
      <w:r>
        <w:rPr>
          <w:rFonts w:cs="Times New Roman"/>
          <w:rPrChange w:id="3069" w:author="China" w:date="2017-06-06T20:51:00Z">
            <w:rPr/>
          </w:rPrChange>
        </w:rPr>
        <w:t>FFT</w:t>
      </w:r>
      <w:r>
        <w:rPr>
          <w:rFonts w:hint="eastAsia" w:cs="Times New Roman"/>
          <w:rPrChange w:id="3070" w:author="China" w:date="2017-06-06T20:51:00Z">
            <w:rPr>
              <w:rFonts w:hint="eastAsia"/>
            </w:rPr>
          </w:rPrChange>
        </w:rPr>
        <w:t>的实质是内积，三角函数是完整的正交函数集，不一样频率的三角函数的之间的内积为</w:t>
      </w:r>
      <w:r>
        <w:rPr>
          <w:rFonts w:cs="Times New Roman"/>
          <w:rPrChange w:id="3071" w:author="China" w:date="2017-06-06T20:51:00Z">
            <w:rPr/>
          </w:rPrChange>
        </w:rPr>
        <w:t>0</w:t>
      </w:r>
      <w:r>
        <w:rPr>
          <w:rFonts w:hint="eastAsia" w:cs="Times New Roman"/>
          <w:rPrChange w:id="3072" w:author="China" w:date="2017-06-06T20:51:00Z">
            <w:rPr>
              <w:rFonts w:hint="eastAsia"/>
            </w:rPr>
          </w:rPrChange>
        </w:rPr>
        <w:t>，只需频率相等的三角函数做内积时</w:t>
      </w:r>
      <w:del w:id="3073" w:author="China" w:date="2017-06-06T21:28:00Z">
        <w:r>
          <w:rPr>
            <w:rFonts w:hint="eastAsia" w:cs="Times New Roman"/>
            <w:rPrChange w:id="3074" w:author="China" w:date="2017-06-06T20:51:00Z">
              <w:rPr>
                <w:rFonts w:hint="eastAsia"/>
              </w:rPr>
            </w:rPrChange>
          </w:rPr>
          <w:delText>，</w:delText>
        </w:r>
      </w:del>
      <w:r>
        <w:rPr>
          <w:rFonts w:hint="eastAsia" w:cs="Times New Roman"/>
          <w:rPrChange w:id="3075" w:author="China" w:date="2017-06-06T20:51:00Z">
            <w:rPr>
              <w:rFonts w:hint="eastAsia"/>
            </w:rPr>
          </w:rPrChange>
        </w:rPr>
        <w:t>才不为</w:t>
      </w:r>
      <w:r>
        <w:rPr>
          <w:rFonts w:cs="Times New Roman"/>
          <w:rPrChange w:id="3076" w:author="China" w:date="2017-06-06T20:51:00Z">
            <w:rPr/>
          </w:rPrChange>
        </w:rPr>
        <w:t>0</w:t>
      </w:r>
      <w:r>
        <w:rPr>
          <w:rFonts w:hint="eastAsia" w:cs="Times New Roman"/>
          <w:rPrChange w:id="3077" w:author="China" w:date="2017-06-06T20:51:00Z">
            <w:rPr>
              <w:rFonts w:hint="eastAsia"/>
            </w:rPr>
          </w:rPrChange>
        </w:rPr>
        <w:t>。</w:t>
      </w:r>
    </w:p>
    <w:p>
      <w:pPr>
        <w:ind w:firstLine="480"/>
        <w:jc w:val="right"/>
        <w:rPr>
          <w:rFonts w:cs="Times New Roman"/>
          <w:rPrChange w:id="3078" w:author="China" w:date="2017-06-06T20:51:00Z">
            <w:rPr/>
          </w:rPrChange>
        </w:rPr>
      </w:pPr>
      <w:r>
        <w:rPr>
          <w:rFonts w:cs="Times New Roman" w:eastAsiaTheme="majorEastAsia"/>
          <w:bCs/>
          <w:position w:val="-10"/>
        </w:rPr>
        <w:object>
          <v:shape id="_x0000_i1133" o:spt="75" type="#_x0000_t75" style="height:18.15pt;width:214.1pt;" o:ole="t" filled="f" o:preferrelative="t" stroked="f" coordsize="21600,21600">
            <v:path/>
            <v:fill on="f" focussize="0,0"/>
            <v:stroke on="f" joinstyle="miter"/>
            <v:imagedata r:id="rId249" o:title=""/>
            <o:lock v:ext="edit" aspectratio="t"/>
            <w10:wrap type="none"/>
            <w10:anchorlock/>
          </v:shape>
          <o:OLEObject Type="Embed" ProgID="Equation.3" ShapeID="_x0000_i1133" DrawAspect="Content" ObjectID="_1468075845" r:id="rId248">
            <o:LockedField>false</o:LockedField>
          </o:OLEObject>
        </w:object>
      </w:r>
      <w:r>
        <w:rPr>
          <w:rFonts w:ascii="Times New Roman" w:hAnsi="Times New Roman" w:cs="Times New Roman" w:eastAsiaTheme="majorEastAsia"/>
          <w:bCs/>
          <w:position w:val="-10"/>
          <w:rPrChange w:id="3079" w:author="China" w:date="2017-06-06T20:51:00Z">
            <w:rPr>
              <w:rFonts w:asciiTheme="majorEastAsia" w:hAnsiTheme="majorEastAsia" w:eastAsiaTheme="majorEastAsia" w:cstheme="majorEastAsia"/>
              <w:bCs/>
              <w:position w:val="-10"/>
            </w:rPr>
          </w:rPrChange>
        </w:rPr>
        <w:t xml:space="preserve"> </w:t>
      </w:r>
      <w:ins w:id="3080" w:author="刘宁" w:date="2017-06-06T23:29:00Z">
        <w:r>
          <w:rPr>
            <w:rFonts w:hint="eastAsia" w:cs="Times New Roman" w:eastAsiaTheme="majorEastAsia"/>
            <w:bCs/>
            <w:position w:val="-10"/>
          </w:rPr>
          <w:t xml:space="preserve"> </w:t>
        </w:r>
      </w:ins>
      <w:r>
        <w:rPr>
          <w:rFonts w:ascii="Times New Roman" w:hAnsi="Times New Roman" w:cs="Times New Roman" w:eastAsiaTheme="majorEastAsia"/>
          <w:bCs/>
          <w:position w:val="-10"/>
          <w:rPrChange w:id="3081" w:author="China" w:date="2017-06-06T20:51:00Z">
            <w:rPr>
              <w:rFonts w:asciiTheme="majorEastAsia" w:hAnsiTheme="majorEastAsia" w:eastAsiaTheme="majorEastAsia" w:cstheme="majorEastAsia"/>
              <w:bCs/>
              <w:position w:val="-10"/>
            </w:rPr>
          </w:rPrChange>
        </w:rPr>
        <w:t xml:space="preserve">           </w:t>
      </w:r>
      <w:r>
        <w:rPr>
          <w:rFonts w:cs="Times New Roman"/>
        </w:rPr>
        <w:t>(4.3)</w:t>
      </w:r>
    </w:p>
    <w:p>
      <w:pPr>
        <w:ind w:firstLine="480"/>
        <w:rPr>
          <w:rFonts w:cs="Times New Roman"/>
          <w:rPrChange w:id="3082" w:author="China" w:date="2017-06-06T20:51:00Z">
            <w:rPr/>
          </w:rPrChange>
        </w:rPr>
      </w:pPr>
      <w:r>
        <w:rPr>
          <w:rFonts w:cs="Times New Roman"/>
          <w:position w:val="-10"/>
        </w:rPr>
        <w:object>
          <v:shape id="_x0000_i1134" o:spt="75" type="#_x0000_t75" style="height:16pt;width:24pt;" o:ole="t" filled="f" o:preferrelative="t" stroked="f" coordsize="21600,21600">
            <v:path/>
            <v:fill on="f" focussize="0,0"/>
            <v:stroke on="f" joinstyle="miter"/>
            <v:imagedata r:id="rId251" o:title=""/>
            <o:lock v:ext="edit" aspectratio="t"/>
            <w10:wrap type="none"/>
            <w10:anchorlock/>
          </v:shape>
          <o:OLEObject Type="Embed" ProgID="Equation.3" ShapeID="_x0000_i1134" DrawAspect="Content" ObjectID="_1468075846" r:id="rId250">
            <o:LockedField>false</o:LockedField>
          </o:OLEObject>
        </w:object>
      </w:r>
      <w:r>
        <w:rPr>
          <w:rFonts w:hint="eastAsia" w:cs="Times New Roman"/>
          <w:rPrChange w:id="3083" w:author="China" w:date="2017-06-06T20:51:00Z">
            <w:rPr>
              <w:rFonts w:hint="eastAsia"/>
            </w:rPr>
          </w:rPrChange>
        </w:rPr>
        <w:t>和求内积的时间里，仅有</w:t>
      </w:r>
      <w:r>
        <w:rPr>
          <w:rFonts w:cs="Times New Roman"/>
          <w:position w:val="-10"/>
        </w:rPr>
        <w:object>
          <v:shape id="_x0000_i1135" o:spt="75" type="#_x0000_t75" style="height:16pt;width:24pt;" o:ole="t" filled="f" o:preferrelative="t" stroked="f" coordsize="21600,21600">
            <v:path/>
            <v:fill on="f" focussize="0,0"/>
            <v:stroke on="f" joinstyle="miter"/>
            <v:imagedata r:id="rId251" o:title=""/>
            <o:lock v:ext="edit" aspectratio="t"/>
            <w10:wrap type="none"/>
            <w10:anchorlock/>
          </v:shape>
          <o:OLEObject Type="Embed" ProgID="Equation.3" ShapeID="_x0000_i1135" DrawAspect="Content" ObjectID="_1468075847" r:id="rId252">
            <o:LockedField>false</o:LockedField>
          </o:OLEObject>
        </w:object>
      </w:r>
      <w:r>
        <w:rPr>
          <w:rFonts w:hint="eastAsia" w:cs="Times New Roman"/>
          <w:rPrChange w:id="3084" w:author="China" w:date="2017-06-06T20:51:00Z">
            <w:rPr>
              <w:rFonts w:hint="eastAsia"/>
            </w:rPr>
          </w:rPrChange>
        </w:rPr>
        <w:t>中频率为的分量</w:t>
      </w:r>
      <w:r>
        <w:rPr>
          <w:rFonts w:cs="Times New Roman" w:eastAsiaTheme="majorEastAsia"/>
          <w:bCs/>
          <w:position w:val="-6"/>
        </w:rPr>
        <w:object>
          <v:shape id="_x0000_i1136" o:spt="75" type="#_x0000_t75" style="height:11.25pt;width:11.9pt;" o:ole="t" filled="f" o:preferrelative="t" stroked="f" coordsize="21600,21600">
            <v:path/>
            <v:fill on="f" focussize="0,0"/>
            <v:stroke on="f" joinstyle="miter"/>
            <v:imagedata r:id="rId254" o:title=""/>
            <o:lock v:ext="edit" aspectratio="t"/>
            <w10:wrap type="none"/>
            <w10:anchorlock/>
          </v:shape>
          <o:OLEObject Type="Embed" ProgID="Equation.3" ShapeID="_x0000_i1136" DrawAspect="Content" ObjectID="_1468075848" r:id="rId253">
            <o:LockedField>false</o:LockedField>
          </o:OLEObject>
        </w:object>
      </w:r>
      <w:r>
        <w:rPr>
          <w:rFonts w:cs="Times New Roman"/>
        </w:rPr>
        <w:t>才会有内积的结果，其他分量的内积为</w:t>
      </w:r>
      <w:r>
        <w:rPr>
          <w:rFonts w:cs="Times New Roman"/>
          <w:rPrChange w:id="3085" w:author="China" w:date="2017-06-06T20:51:00Z">
            <w:rPr/>
          </w:rPrChange>
        </w:rPr>
        <w:t>0</w:t>
      </w:r>
      <w:r>
        <w:rPr>
          <w:rFonts w:hint="eastAsia" w:cs="Times New Roman"/>
          <w:rPrChange w:id="3086" w:author="China" w:date="2017-06-06T20:51:00Z">
            <w:rPr>
              <w:rFonts w:hint="eastAsia"/>
            </w:rPr>
          </w:rPrChange>
        </w:rPr>
        <w:t>。能够理解为</w:t>
      </w:r>
      <w:r>
        <w:rPr>
          <w:rFonts w:cs="Times New Roman"/>
          <w:position w:val="-10"/>
        </w:rPr>
        <w:object>
          <v:shape id="_x0000_i1137" o:spt="75" type="#_x0000_t75" style="height:16pt;width:24pt;" o:ole="t" filled="f" o:preferrelative="t" stroked="f" coordsize="21600,21600">
            <v:path/>
            <v:fill on="f" focussize="0,0"/>
            <v:stroke on="f" joinstyle="miter"/>
            <v:imagedata r:id="rId251" o:title=""/>
            <o:lock v:ext="edit" aspectratio="t"/>
            <w10:wrap type="none"/>
            <w10:anchorlock/>
          </v:shape>
          <o:OLEObject Type="Embed" ProgID="Equation.3" ShapeID="_x0000_i1137" DrawAspect="Content" ObjectID="_1468075849" r:id="rId255">
            <o:LockedField>false</o:LockedField>
          </o:OLEObject>
        </w:object>
      </w:r>
      <w:r>
        <w:rPr>
          <w:rFonts w:hint="eastAsia" w:cs="Times New Roman"/>
          <w:rPrChange w:id="3087" w:author="China" w:date="2017-06-06T20:51:00Z">
            <w:rPr>
              <w:rFonts w:hint="eastAsia"/>
            </w:rPr>
          </w:rPrChange>
        </w:rPr>
        <w:t>在</w:t>
      </w:r>
      <w:r>
        <w:rPr>
          <w:rFonts w:cs="Times New Roman" w:eastAsiaTheme="majorEastAsia"/>
          <w:bCs/>
          <w:position w:val="-6"/>
        </w:rPr>
        <w:object>
          <v:shape id="_x0000_i1138" o:spt="75" type="#_x0000_t75" style="height:16.3pt;width:20.05pt;" o:ole="t" filled="f" o:preferrelative="t" stroked="f" coordsize="21600,21600">
            <v:path/>
            <v:fill on="f" focussize="0,0"/>
            <v:stroke on="f" joinstyle="miter"/>
            <v:imagedata r:id="rId257" o:title=""/>
            <o:lock v:ext="edit" aspectratio="t"/>
            <w10:wrap type="none"/>
            <w10:anchorlock/>
          </v:shape>
          <o:OLEObject Type="Embed" ProgID="Equation.3" ShapeID="_x0000_i1138" DrawAspect="Content" ObjectID="_1468075850" r:id="rId256">
            <o:LockedField>false</o:LockedField>
          </o:OLEObject>
        </w:object>
      </w:r>
      <w:r>
        <w:rPr>
          <w:rFonts w:cs="Times New Roman"/>
        </w:rPr>
        <w:t>上的投影</w:t>
      </w:r>
      <w:r>
        <w:rPr>
          <w:rFonts w:hint="eastAsia" w:cs="Times New Roman"/>
          <w:rPrChange w:id="3088" w:author="China" w:date="2017-06-06T20:51:00Z">
            <w:rPr>
              <w:rFonts w:hint="eastAsia"/>
            </w:rPr>
          </w:rPrChange>
        </w:rPr>
        <w:t>，积分值是时间从负无穷到正无穷的积分，就是把信号每个时间点在</w:t>
      </w:r>
      <w:r>
        <w:rPr>
          <w:rFonts w:cs="Times New Roman"/>
          <w:position w:val="-6"/>
        </w:rPr>
        <w:object>
          <v:shape id="_x0000_i1139" o:spt="75" type="#_x0000_t75" style="height:11pt;width:12pt;" o:ole="t" filled="f" o:preferrelative="t" stroked="f" coordsize="21600,21600">
            <v:path/>
            <v:fill on="f" focussize="0,0"/>
            <v:stroke on="f" joinstyle="miter"/>
            <v:imagedata r:id="rId259" o:title=""/>
            <o:lock v:ext="edit" aspectratio="t"/>
            <w10:wrap type="none"/>
            <w10:anchorlock/>
          </v:shape>
          <o:OLEObject Type="Embed" ProgID="Equation.3" ShapeID="_x0000_i1139" DrawAspect="Content" ObjectID="_1468075851" r:id="rId258">
            <o:LockedField>false</o:LockedField>
          </o:OLEObject>
        </w:object>
      </w:r>
      <w:r>
        <w:rPr>
          <w:rFonts w:hint="eastAsia" w:cs="Times New Roman"/>
          <w:rPrChange w:id="3089" w:author="China" w:date="2017-06-06T20:51:00Z">
            <w:rPr>
              <w:rFonts w:hint="eastAsia"/>
            </w:rPr>
          </w:rPrChange>
        </w:rPr>
        <w:t>的分量叠</w:t>
      </w:r>
      <w:r>
        <w:rPr>
          <w:rFonts w:cs="Times New Roman"/>
        </w:rPr>
        <w:t>加起来，能够理解为</w:t>
      </w:r>
      <w:r>
        <w:rPr>
          <w:rFonts w:cs="Times New Roman"/>
          <w:position w:val="-10"/>
        </w:rPr>
        <w:object>
          <v:shape id="_x0000_i1140" o:spt="75" type="#_x0000_t75" style="height:16pt;width:24pt;" o:ole="t" filled="f" o:preferrelative="t" stroked="f" coordsize="21600,21600">
            <v:path/>
            <v:fill on="f" focussize="0,0"/>
            <v:stroke on="f" joinstyle="miter"/>
            <v:imagedata r:id="rId251" o:title=""/>
            <o:lock v:ext="edit" aspectratio="t"/>
            <w10:wrap type="none"/>
            <w10:anchorlock/>
          </v:shape>
          <o:OLEObject Type="Embed" ProgID="Equation.3" ShapeID="_x0000_i1140" DrawAspect="Content" ObjectID="_1468075852" r:id="rId260">
            <o:LockedField>false</o:LockedField>
          </o:OLEObject>
        </w:object>
      </w:r>
      <w:r>
        <w:rPr>
          <w:rFonts w:hint="eastAsia" w:cs="Times New Roman"/>
          <w:rPrChange w:id="3090" w:author="China" w:date="2017-06-06T20:51:00Z">
            <w:rPr>
              <w:rFonts w:hint="eastAsia"/>
            </w:rPr>
          </w:rPrChange>
        </w:rPr>
        <w:t>在</w:t>
      </w:r>
      <w:r>
        <w:rPr>
          <w:rFonts w:cs="Times New Roman" w:eastAsiaTheme="majorEastAsia"/>
          <w:bCs/>
          <w:position w:val="-6"/>
        </w:rPr>
        <w:object>
          <v:shape id="_x0000_i1141" o:spt="75" type="#_x0000_t75" style="height:16.3pt;width:20.05pt;" o:ole="t" filled="f" o:preferrelative="t" stroked="f" coordsize="21600,21600">
            <v:path/>
            <v:fill on="f" focussize="0,0"/>
            <v:stroke on="f" joinstyle="miter"/>
            <v:imagedata r:id="rId262" o:title=""/>
            <o:lock v:ext="edit" aspectratio="t"/>
            <w10:wrap type="none"/>
            <w10:anchorlock/>
          </v:shape>
          <o:OLEObject Type="Embed" ProgID="Equation.3" ShapeID="_x0000_i1141" DrawAspect="Content" ObjectID="_1468075853" r:id="rId261">
            <o:LockedField>false</o:LockedField>
          </o:OLEObject>
        </w:object>
      </w:r>
      <w:r>
        <w:rPr>
          <w:rFonts w:cs="Times New Roman"/>
        </w:rPr>
        <w:t>上的投影的叠加，叠加的结果就是频率为的分量，也就形成了频谱。从现场数据分析知道数据某些地方具有较大的浮动，不能作为滤波分析</w:t>
      </w:r>
      <w:r>
        <w:rPr>
          <w:rFonts w:hint="eastAsia" w:cs="Times New Roman"/>
          <w:rPrChange w:id="3091" w:author="China" w:date="2017-06-06T20:51:00Z">
            <w:rPr>
              <w:rFonts w:hint="eastAsia"/>
            </w:rPr>
          </w:rPrChange>
        </w:rPr>
        <w:t>的原始数据，所以要对现场数据进行分段取在钻具稳定运行时并且具有代表性的数据作为滤波分析的原始数据，在此基础上对数据进行滤波处理，并且分析他的幅频特性。所以在此基础上，对现场数据做出了以下的</w:t>
      </w:r>
      <w:r>
        <w:rPr>
          <w:rFonts w:cs="Times New Roman"/>
          <w:rPrChange w:id="3092" w:author="China" w:date="2017-06-06T20:51:00Z">
            <w:rPr/>
          </w:rPrChange>
        </w:rPr>
        <w:t>FFT</w:t>
      </w:r>
      <w:r>
        <w:rPr>
          <w:rFonts w:hint="eastAsia" w:cs="Times New Roman"/>
          <w:rPrChange w:id="3093" w:author="China" w:date="2017-06-06T20:51:00Z">
            <w:rPr>
              <w:rFonts w:hint="eastAsia"/>
            </w:rPr>
          </w:rPrChange>
        </w:rPr>
        <w:t>变换。</w:t>
      </w:r>
    </w:p>
    <w:p>
      <w:pPr>
        <w:ind w:firstLine="0" w:firstLineChars="0"/>
        <w:rPr>
          <w:rFonts w:cs="Times New Roman"/>
          <w:rPrChange w:id="3095" w:author="China" w:date="2017-06-06T20:51:00Z">
            <w:rPr/>
          </w:rPrChange>
        </w:rPr>
        <w:pPrChange w:id="3094" w:author="China" w:date="2017-06-09T13:25:00Z">
          <w:pPr>
            <w:ind w:firstLine="480"/>
          </w:pPr>
        </w:pPrChange>
      </w:pPr>
      <w:r>
        <w:rPr>
          <w:rFonts w:hint="eastAsia" w:cs="Times New Roman"/>
          <w:rPrChange w:id="3096" w:author="China" w:date="2017-06-06T20:51:00Z">
            <w:rPr>
              <w:rFonts w:hint="eastAsia"/>
            </w:rPr>
          </w:rPrChange>
        </w:rPr>
        <w:t>（</w:t>
      </w:r>
      <w:r>
        <w:rPr>
          <w:rFonts w:cs="Times New Roman"/>
          <w:rPrChange w:id="3097" w:author="China" w:date="2017-06-06T20:51:00Z">
            <w:rPr/>
          </w:rPrChange>
        </w:rPr>
        <w:t>1</w:t>
      </w:r>
      <w:r>
        <w:rPr>
          <w:rFonts w:hint="eastAsia" w:cs="Times New Roman"/>
          <w:rPrChange w:id="3098" w:author="China" w:date="2017-06-06T20:51:00Z">
            <w:rPr>
              <w:rFonts w:hint="eastAsia"/>
            </w:rPr>
          </w:rPrChange>
        </w:rPr>
        <w:t>）第一组数据</w:t>
      </w:r>
      <w:del w:id="3099" w:author="China" w:date="2017-06-06T21:28:00Z">
        <w:r>
          <w:rPr>
            <w:rFonts w:cs="Times New Roman"/>
            <w:rPrChange w:id="3100" w:author="China" w:date="2017-06-06T20:51:00Z">
              <w:rPr/>
            </w:rPrChange>
          </w:rPr>
          <w:delText>:</w:delText>
        </w:r>
      </w:del>
      <w:ins w:id="3101" w:author="China" w:date="2017-06-06T21:28:00Z">
        <w:r>
          <w:rPr>
            <w:rFonts w:cs="Times New Roman"/>
          </w:rPr>
          <w:t>：</w:t>
        </w:r>
      </w:ins>
    </w:p>
    <w:p>
      <w:pPr>
        <w:ind w:firstLine="480"/>
        <w:rPr>
          <w:rFonts w:cs="Times New Roman"/>
          <w:rPrChange w:id="3102" w:author="China" w:date="2017-06-06T20:51:00Z">
            <w:rPr/>
          </w:rPrChange>
        </w:rPr>
      </w:pPr>
      <w:r>
        <w:rPr>
          <w:rFonts w:hint="eastAsia" w:cs="Times New Roman"/>
          <w:rPrChange w:id="3103" w:author="China" w:date="2017-06-06T20:51:00Z">
            <w:rPr>
              <w:rFonts w:hint="eastAsia"/>
            </w:rPr>
          </w:rPrChange>
        </w:rPr>
        <w:t>由第一组数据所有的现场数据分析知道，在数据中会出现为零的数据段，首先对整段数据进行滤波分析处理得出的效果图如下：</w:t>
      </w:r>
    </w:p>
    <w:p>
      <w:pPr>
        <w:spacing w:line="360" w:lineRule="auto"/>
        <w:ind w:firstLine="0" w:firstLineChars="0"/>
        <w:jc w:val="center"/>
        <w:rPr>
          <w:rFonts w:cs="Times New Roman"/>
          <w:rPrChange w:id="3104" w:author="China" w:date="2017-06-06T20:51:00Z">
            <w:rPr/>
          </w:rPrChange>
        </w:rPr>
      </w:pPr>
      <w:ins w:id="3105" w:author="刘宁" w:date="2017-06-06T23:30:00Z">
        <w:r>
          <w:rPr/>
          <w:drawing>
            <wp:inline distT="0" distB="0" distL="114300" distR="114300">
              <wp:extent cx="5572760" cy="1811655"/>
              <wp:effectExtent l="0" t="0" r="0" b="17145"/>
              <wp:docPr id="31"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9"/>
                      <pic:cNvPicPr>
                        <a:picLocks noChangeAspect="1"/>
                      </pic:cNvPicPr>
                    </pic:nvPicPr>
                    <pic:blipFill>
                      <a:blip r:embed="rId263"/>
                      <a:stretch>
                        <a:fillRect/>
                      </a:stretch>
                    </pic:blipFill>
                    <pic:spPr>
                      <a:xfrm>
                        <a:off x="0" y="0"/>
                        <a:ext cx="5572760" cy="1811655"/>
                      </a:xfrm>
                      <a:prstGeom prst="rect">
                        <a:avLst/>
                      </a:prstGeom>
                      <a:noFill/>
                      <a:ln w="9525">
                        <a:noFill/>
                      </a:ln>
                    </pic:spPr>
                  </pic:pic>
                </a:graphicData>
              </a:graphic>
            </wp:inline>
          </w:drawing>
        </w:r>
      </w:ins>
      <w:del w:id="3107" w:author="刘宁" w:date="2017-06-06T23:30:00Z">
        <w:r>
          <w:rPr>
            <w:rFonts w:cs="Times New Roman"/>
            <w:rPrChange w:id="3110" w:author="" w:date="">
              <w:rPr/>
            </w:rPrChange>
          </w:rPr>
          <w:drawing>
            <wp:inline distT="0" distB="0" distL="114300" distR="114300">
              <wp:extent cx="5572760" cy="1730375"/>
              <wp:effectExtent l="0" t="0" r="0" b="0"/>
              <wp:docPr id="5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3"/>
                      <pic:cNvPicPr>
                        <a:picLocks noChangeAspect="1"/>
                      </pic:cNvPicPr>
                    </pic:nvPicPr>
                    <pic:blipFill>
                      <a:blip r:embed="rId264"/>
                      <a:stretch>
                        <a:fillRect/>
                      </a:stretch>
                    </pic:blipFill>
                    <pic:spPr>
                      <a:xfrm>
                        <a:off x="0" y="0"/>
                        <a:ext cx="5572760" cy="1730375"/>
                      </a:xfrm>
                      <a:prstGeom prst="rect">
                        <a:avLst/>
                      </a:prstGeom>
                      <a:noFill/>
                      <a:ln w="9525">
                        <a:noFill/>
                      </a:ln>
                    </pic:spPr>
                  </pic:pic>
                </a:graphicData>
              </a:graphic>
            </wp:inline>
          </w:drawing>
        </w:r>
      </w:del>
    </w:p>
    <w:p>
      <w:pPr>
        <w:spacing w:line="360" w:lineRule="auto"/>
        <w:ind w:firstLine="0" w:firstLineChars="0"/>
        <w:jc w:val="center"/>
        <w:rPr>
          <w:rFonts w:cs="Times New Roman"/>
          <w:sz w:val="21"/>
          <w:szCs w:val="21"/>
          <w:rPrChange w:id="3111" w:author="China" w:date="2017-06-06T20:51:00Z">
            <w:rPr>
              <w:sz w:val="21"/>
              <w:szCs w:val="21"/>
            </w:rPr>
          </w:rPrChange>
        </w:rPr>
      </w:pPr>
      <w:r>
        <w:rPr>
          <w:rFonts w:hint="eastAsia" w:cs="Times New Roman"/>
          <w:sz w:val="21"/>
          <w:szCs w:val="21"/>
          <w:rPrChange w:id="3112" w:author="China" w:date="2017-06-06T20:51:00Z">
            <w:rPr>
              <w:rFonts w:hint="eastAsia"/>
              <w:sz w:val="21"/>
              <w:szCs w:val="21"/>
            </w:rPr>
          </w:rPrChange>
        </w:rPr>
        <w:t>图</w:t>
      </w:r>
      <w:r>
        <w:rPr>
          <w:rFonts w:cs="Times New Roman"/>
          <w:sz w:val="21"/>
          <w:szCs w:val="21"/>
          <w:rPrChange w:id="3113" w:author="China" w:date="2017-06-06T20:51:00Z">
            <w:rPr>
              <w:sz w:val="21"/>
              <w:szCs w:val="21"/>
            </w:rPr>
          </w:rPrChange>
        </w:rPr>
        <w:t xml:space="preserve">4.3 </w:t>
      </w:r>
      <w:r>
        <w:rPr>
          <w:rFonts w:hint="eastAsia" w:cs="Times New Roman"/>
          <w:sz w:val="21"/>
          <w:szCs w:val="21"/>
          <w:rPrChange w:id="3114" w:author="China" w:date="2017-06-06T20:51:00Z">
            <w:rPr>
              <w:rFonts w:hint="eastAsia"/>
              <w:sz w:val="21"/>
              <w:szCs w:val="21"/>
            </w:rPr>
          </w:rPrChange>
        </w:rPr>
        <w:t>滤波后图</w:t>
      </w:r>
    </w:p>
    <w:p>
      <w:pPr>
        <w:ind w:firstLine="480"/>
        <w:rPr>
          <w:del w:id="3115" w:author="China" w:date="2017-06-06T21:29:00Z"/>
          <w:rFonts w:cs="Times New Roman"/>
          <w:rPrChange w:id="3116" w:author="China" w:date="2017-06-06T20:51:00Z">
            <w:rPr>
              <w:del w:id="3117" w:author="China" w:date="2017-06-06T21:29:00Z"/>
            </w:rPr>
          </w:rPrChange>
        </w:rPr>
      </w:pPr>
    </w:p>
    <w:p>
      <w:pPr>
        <w:ind w:firstLine="480"/>
        <w:rPr>
          <w:rFonts w:cs="Times New Roman"/>
          <w:rPrChange w:id="3118" w:author="China" w:date="2017-06-06T20:51:00Z">
            <w:rPr/>
          </w:rPrChange>
        </w:rPr>
      </w:pPr>
      <w:r>
        <w:rPr>
          <w:rFonts w:hint="eastAsia" w:cs="Times New Roman"/>
          <w:rPrChange w:id="3119" w:author="China" w:date="2017-06-06T20:51:00Z">
            <w:rPr>
              <w:rFonts w:hint="eastAsia"/>
            </w:rPr>
          </w:rPrChange>
        </w:rPr>
        <w:t>从图中可以看出钻具信号滤波后被拉低输出数据的幅值，并且在钻具从停止到运动的瞬间会有跳变，这些干扰因素必须被剔除后才能进行滤波处理，所以在进行滤波分析时选取钻具运动较为稳定的时间段进行分析。将现场数据中的</w:t>
      </w:r>
      <w:r>
        <w:rPr>
          <w:rFonts w:cs="Times New Roman"/>
          <w:rPrChange w:id="3120" w:author="China" w:date="2017-06-06T20:51:00Z">
            <w:rPr/>
          </w:rPrChange>
        </w:rPr>
        <w:t>500s</w:t>
      </w:r>
      <w:r>
        <w:rPr>
          <w:rFonts w:hint="eastAsia" w:cs="Times New Roman"/>
          <w:rPrChange w:id="3121" w:author="China" w:date="2017-06-06T20:51:00Z">
            <w:rPr>
              <w:rFonts w:hint="eastAsia"/>
            </w:rPr>
          </w:rPrChange>
        </w:rPr>
        <w:t>到</w:t>
      </w:r>
      <w:r>
        <w:rPr>
          <w:rFonts w:cs="Times New Roman"/>
          <w:rPrChange w:id="3122" w:author="China" w:date="2017-06-06T20:51:00Z">
            <w:rPr/>
          </w:rPrChange>
        </w:rPr>
        <w:t>2000s</w:t>
      </w:r>
      <w:r>
        <w:rPr>
          <w:rFonts w:hint="eastAsia" w:cs="Times New Roman"/>
          <w:rPrChange w:id="3123" w:author="China" w:date="2017-06-06T20:51:00Z">
            <w:rPr>
              <w:rFonts w:hint="eastAsia"/>
            </w:rPr>
          </w:rPrChange>
        </w:rPr>
        <w:t>截取下来，如图</w:t>
      </w:r>
      <w:r>
        <w:rPr>
          <w:rFonts w:cs="Times New Roman"/>
          <w:rPrChange w:id="3124" w:author="China" w:date="2017-06-06T20:51:00Z">
            <w:rPr/>
          </w:rPrChange>
        </w:rPr>
        <w:t>4.4</w:t>
      </w:r>
      <w:r>
        <w:rPr>
          <w:rFonts w:hint="eastAsia" w:cs="Times New Roman"/>
          <w:rPrChange w:id="3125" w:author="China" w:date="2017-06-06T20:51:00Z">
            <w:rPr>
              <w:rFonts w:hint="eastAsia"/>
            </w:rPr>
          </w:rPrChange>
        </w:rPr>
        <w:t>所示，在这段时间里钻具振动相对稳定，没有出现突变信号，也没有出现钻具停转的情况，可作为原始数据进行滤波处理分析。</w:t>
      </w:r>
    </w:p>
    <w:p>
      <w:pPr>
        <w:spacing w:line="360" w:lineRule="auto"/>
        <w:ind w:firstLine="0" w:firstLineChars="0"/>
        <w:jc w:val="center"/>
        <w:rPr>
          <w:rFonts w:cs="Times New Roman"/>
          <w:rPrChange w:id="3126" w:author="China" w:date="2017-06-06T20:51:00Z">
            <w:rPr/>
          </w:rPrChange>
        </w:rPr>
      </w:pPr>
      <w:ins w:id="3127" w:author="刘宁" w:date="2017-06-06T23:32:00Z">
        <w:r>
          <w:rPr/>
          <w:drawing>
            <wp:inline distT="0" distB="0" distL="114300" distR="114300">
              <wp:extent cx="5572760" cy="1710690"/>
              <wp:effectExtent l="0" t="0" r="0" b="3810"/>
              <wp:docPr id="42"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1"/>
                      <pic:cNvPicPr>
                        <a:picLocks noChangeAspect="1"/>
                      </pic:cNvPicPr>
                    </pic:nvPicPr>
                    <pic:blipFill>
                      <a:blip r:embed="rId265"/>
                      <a:stretch>
                        <a:fillRect/>
                      </a:stretch>
                    </pic:blipFill>
                    <pic:spPr>
                      <a:xfrm>
                        <a:off x="0" y="0"/>
                        <a:ext cx="5572760" cy="1710690"/>
                      </a:xfrm>
                      <a:prstGeom prst="rect">
                        <a:avLst/>
                      </a:prstGeom>
                      <a:noFill/>
                      <a:ln w="9525">
                        <a:noFill/>
                      </a:ln>
                    </pic:spPr>
                  </pic:pic>
                </a:graphicData>
              </a:graphic>
            </wp:inline>
          </w:drawing>
        </w:r>
      </w:ins>
      <w:del w:id="3129" w:author="刘宁" w:date="2017-06-06T23:32:00Z">
        <w:r>
          <w:rPr>
            <w:rFonts w:cs="Times New Roman"/>
            <w:rPrChange w:id="3132" w:author="" w:date="">
              <w:rPr/>
            </w:rPrChange>
          </w:rPr>
          <w:drawing>
            <wp:inline distT="0" distB="0" distL="114300" distR="114300">
              <wp:extent cx="5572760" cy="1859280"/>
              <wp:effectExtent l="0" t="0" r="0" b="0"/>
              <wp:docPr id="1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8"/>
                      <pic:cNvPicPr>
                        <a:picLocks noChangeAspect="1"/>
                      </pic:cNvPicPr>
                    </pic:nvPicPr>
                    <pic:blipFill>
                      <a:blip r:embed="rId266"/>
                      <a:stretch>
                        <a:fillRect/>
                      </a:stretch>
                    </pic:blipFill>
                    <pic:spPr>
                      <a:xfrm>
                        <a:off x="0" y="0"/>
                        <a:ext cx="5572760" cy="1859280"/>
                      </a:xfrm>
                      <a:prstGeom prst="rect">
                        <a:avLst/>
                      </a:prstGeom>
                      <a:noFill/>
                      <a:ln w="9525">
                        <a:noFill/>
                      </a:ln>
                    </pic:spPr>
                  </pic:pic>
                </a:graphicData>
              </a:graphic>
            </wp:inline>
          </w:drawing>
        </w:r>
      </w:del>
    </w:p>
    <w:p>
      <w:pPr>
        <w:jc w:val="center"/>
        <w:rPr>
          <w:rFonts w:cs="Times New Roman"/>
          <w:sz w:val="21"/>
          <w:szCs w:val="21"/>
          <w:rPrChange w:id="3133" w:author="China" w:date="2017-06-06T20:51:00Z">
            <w:rPr>
              <w:sz w:val="21"/>
              <w:szCs w:val="21"/>
            </w:rPr>
          </w:rPrChange>
        </w:rPr>
      </w:pPr>
      <w:r>
        <w:rPr>
          <w:rFonts w:hint="eastAsia" w:cs="Times New Roman"/>
          <w:sz w:val="21"/>
          <w:szCs w:val="21"/>
          <w:rPrChange w:id="3134" w:author="China" w:date="2017-06-06T20:51:00Z">
            <w:rPr>
              <w:rFonts w:hint="eastAsia"/>
              <w:sz w:val="21"/>
              <w:szCs w:val="21"/>
            </w:rPr>
          </w:rPrChange>
        </w:rPr>
        <w:t>图</w:t>
      </w:r>
      <w:r>
        <w:rPr>
          <w:rFonts w:cs="Times New Roman"/>
          <w:sz w:val="21"/>
          <w:szCs w:val="21"/>
          <w:rPrChange w:id="3135" w:author="China" w:date="2017-06-06T20:51:00Z">
            <w:rPr>
              <w:sz w:val="21"/>
              <w:szCs w:val="21"/>
            </w:rPr>
          </w:rPrChange>
        </w:rPr>
        <w:t xml:space="preserve">4.4 </w:t>
      </w:r>
      <w:r>
        <w:rPr>
          <w:rFonts w:hint="eastAsia" w:cs="Times New Roman"/>
          <w:sz w:val="21"/>
          <w:szCs w:val="21"/>
          <w:rPrChange w:id="3136" w:author="China" w:date="2017-06-06T20:51:00Z">
            <w:rPr>
              <w:rFonts w:hint="eastAsia"/>
              <w:sz w:val="21"/>
              <w:szCs w:val="21"/>
            </w:rPr>
          </w:rPrChange>
        </w:rPr>
        <w:t>截取后</w:t>
      </w:r>
      <w:r>
        <w:rPr>
          <w:rFonts w:cs="Times New Roman"/>
          <w:sz w:val="21"/>
          <w:szCs w:val="21"/>
          <w:rPrChange w:id="3137" w:author="China" w:date="2017-06-06T20:51:00Z">
            <w:rPr>
              <w:sz w:val="21"/>
              <w:szCs w:val="21"/>
            </w:rPr>
          </w:rPrChange>
        </w:rPr>
        <w:t>500s</w:t>
      </w:r>
      <w:r>
        <w:rPr>
          <w:rFonts w:hint="eastAsia" w:cs="Times New Roman"/>
          <w:sz w:val="21"/>
          <w:szCs w:val="21"/>
          <w:rPrChange w:id="3138" w:author="China" w:date="2017-06-06T20:51:00Z">
            <w:rPr>
              <w:rFonts w:hint="eastAsia"/>
              <w:sz w:val="21"/>
              <w:szCs w:val="21"/>
            </w:rPr>
          </w:rPrChange>
        </w:rPr>
        <w:t>到</w:t>
      </w:r>
      <w:r>
        <w:rPr>
          <w:rFonts w:cs="Times New Roman"/>
          <w:sz w:val="21"/>
          <w:szCs w:val="21"/>
          <w:rPrChange w:id="3139" w:author="China" w:date="2017-06-06T20:51:00Z">
            <w:rPr>
              <w:sz w:val="21"/>
              <w:szCs w:val="21"/>
            </w:rPr>
          </w:rPrChange>
        </w:rPr>
        <w:t>2000s</w:t>
      </w:r>
      <w:r>
        <w:rPr>
          <w:rFonts w:hint="eastAsia" w:cs="Times New Roman"/>
          <w:sz w:val="21"/>
          <w:szCs w:val="21"/>
          <w:rPrChange w:id="3140" w:author="China" w:date="2017-06-06T20:51:00Z">
            <w:rPr>
              <w:rFonts w:hint="eastAsia"/>
              <w:sz w:val="21"/>
              <w:szCs w:val="21"/>
            </w:rPr>
          </w:rPrChange>
        </w:rPr>
        <w:t>数据段</w:t>
      </w:r>
    </w:p>
    <w:p>
      <w:pPr>
        <w:ind w:firstLine="480"/>
        <w:rPr>
          <w:rFonts w:cs="Times New Roman"/>
          <w:rPrChange w:id="3141" w:author="China" w:date="2017-06-06T20:51:00Z">
            <w:rPr/>
          </w:rPrChange>
        </w:rPr>
      </w:pPr>
      <w:r>
        <w:rPr>
          <w:rFonts w:hint="eastAsia" w:cs="Times New Roman"/>
          <w:rPrChange w:id="3142" w:author="China" w:date="2017-06-06T20:51:00Z">
            <w:rPr>
              <w:rFonts w:hint="eastAsia"/>
            </w:rPr>
          </w:rPrChange>
        </w:rPr>
        <w:t>对</w:t>
      </w:r>
      <w:r>
        <w:rPr>
          <w:rFonts w:cs="Times New Roman"/>
          <w:rPrChange w:id="3143" w:author="China" w:date="2017-06-06T20:51:00Z">
            <w:rPr/>
          </w:rPrChange>
        </w:rPr>
        <w:t>500s</w:t>
      </w:r>
      <w:r>
        <w:rPr>
          <w:rFonts w:hint="eastAsia" w:cs="Times New Roman"/>
          <w:rPrChange w:id="3144" w:author="China" w:date="2017-06-06T20:51:00Z">
            <w:rPr>
              <w:rFonts w:hint="eastAsia"/>
            </w:rPr>
          </w:rPrChange>
        </w:rPr>
        <w:t>到</w:t>
      </w:r>
      <w:r>
        <w:rPr>
          <w:rFonts w:cs="Times New Roman"/>
          <w:rPrChange w:id="3145" w:author="China" w:date="2017-06-06T20:51:00Z">
            <w:rPr/>
          </w:rPrChange>
        </w:rPr>
        <w:t>2000s</w:t>
      </w:r>
      <w:r>
        <w:rPr>
          <w:rFonts w:hint="eastAsia" w:cs="Times New Roman"/>
          <w:rPrChange w:id="3146" w:author="China" w:date="2017-06-06T20:51:00Z">
            <w:rPr>
              <w:rFonts w:hint="eastAsia"/>
            </w:rPr>
          </w:rPrChange>
        </w:rPr>
        <w:t>段之间的数据进行</w:t>
      </w:r>
      <w:r>
        <w:rPr>
          <w:rFonts w:cs="Times New Roman"/>
          <w:rPrChange w:id="3147" w:author="China" w:date="2017-06-06T20:51:00Z">
            <w:rPr/>
          </w:rPrChange>
        </w:rPr>
        <w:t>FFT</w:t>
      </w:r>
      <w:r>
        <w:rPr>
          <w:rFonts w:hint="eastAsia" w:cs="Times New Roman"/>
          <w:rPrChange w:id="3148" w:author="China" w:date="2017-06-06T20:51:00Z">
            <w:rPr>
              <w:rFonts w:hint="eastAsia"/>
            </w:rPr>
          </w:rPrChange>
        </w:rPr>
        <w:t>变换之后的</w:t>
      </w:r>
      <w:r>
        <w:rPr>
          <w:rFonts w:cs="Times New Roman"/>
          <w:rPrChange w:id="3149" w:author="China" w:date="2017-06-06T20:51:00Z">
            <w:rPr/>
          </w:rPrChange>
        </w:rPr>
        <w:t>FFT</w:t>
      </w:r>
      <w:r>
        <w:rPr>
          <w:rFonts w:hint="eastAsia" w:cs="Times New Roman"/>
          <w:rPrChange w:id="3150" w:author="China" w:date="2017-06-06T20:51:00Z">
            <w:rPr>
              <w:rFonts w:hint="eastAsia"/>
            </w:rPr>
          </w:rPrChange>
        </w:rPr>
        <w:t>模值如下</w:t>
      </w:r>
      <w:r>
        <w:rPr>
          <w:rFonts w:hint="eastAsia" w:cs="Times New Roman"/>
          <w:rPrChange w:id="3151" w:author="China" w:date="2017-06-06T20:51:00Z">
            <w:rPr>
              <w:rFonts w:hint="eastAsia"/>
            </w:rPr>
          </w:rPrChange>
        </w:rPr>
        <w:t>图：</w:t>
      </w:r>
    </w:p>
    <w:p>
      <w:pPr>
        <w:spacing w:line="360" w:lineRule="auto"/>
        <w:ind w:firstLine="0" w:firstLineChars="0"/>
        <w:jc w:val="center"/>
        <w:rPr>
          <w:rFonts w:cs="Times New Roman"/>
          <w:rPrChange w:id="3152" w:author="China" w:date="2017-06-06T20:51:00Z">
            <w:rPr/>
          </w:rPrChange>
        </w:rPr>
      </w:pPr>
      <w:r>
        <w:rPr>
          <w:rFonts w:cs="Times New Roman"/>
          <w:rPrChange w:id="3154" w:author="" w:date="">
            <w:rPr/>
          </w:rPrChange>
        </w:rPr>
        <w:drawing>
          <wp:inline distT="0" distB="0" distL="114300" distR="114300">
            <wp:extent cx="5572760" cy="1800225"/>
            <wp:effectExtent l="0" t="0" r="0" b="0"/>
            <wp:docPr id="2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4"/>
                    <pic:cNvPicPr>
                      <a:picLocks noChangeAspect="1"/>
                    </pic:cNvPicPr>
                  </pic:nvPicPr>
                  <pic:blipFill>
                    <a:blip r:embed="rId267"/>
                    <a:stretch>
                      <a:fillRect/>
                    </a:stretch>
                  </pic:blipFill>
                  <pic:spPr>
                    <a:xfrm>
                      <a:off x="0" y="0"/>
                      <a:ext cx="5572760" cy="1800225"/>
                    </a:xfrm>
                    <a:prstGeom prst="rect">
                      <a:avLst/>
                    </a:prstGeom>
                    <a:noFill/>
                    <a:ln w="9525">
                      <a:noFill/>
                    </a:ln>
                  </pic:spPr>
                </pic:pic>
              </a:graphicData>
            </a:graphic>
          </wp:inline>
        </w:drawing>
      </w:r>
    </w:p>
    <w:p>
      <w:pPr>
        <w:jc w:val="center"/>
        <w:rPr>
          <w:rFonts w:cs="Times New Roman"/>
          <w:sz w:val="21"/>
          <w:szCs w:val="21"/>
          <w:rPrChange w:id="3155" w:author="China" w:date="2017-06-06T20:51:00Z">
            <w:rPr>
              <w:sz w:val="21"/>
              <w:szCs w:val="21"/>
            </w:rPr>
          </w:rPrChange>
        </w:rPr>
      </w:pPr>
      <w:r>
        <w:rPr>
          <w:rFonts w:hint="eastAsia" w:cs="Times New Roman"/>
          <w:sz w:val="21"/>
          <w:szCs w:val="21"/>
          <w:rPrChange w:id="3156" w:author="China" w:date="2017-06-06T20:51:00Z">
            <w:rPr>
              <w:rFonts w:hint="eastAsia"/>
              <w:sz w:val="21"/>
              <w:szCs w:val="21"/>
            </w:rPr>
          </w:rPrChange>
        </w:rPr>
        <w:t>图</w:t>
      </w:r>
      <w:r>
        <w:rPr>
          <w:rFonts w:cs="Times New Roman"/>
          <w:sz w:val="21"/>
          <w:szCs w:val="21"/>
          <w:rPrChange w:id="3157" w:author="China" w:date="2017-06-06T20:51:00Z">
            <w:rPr>
              <w:sz w:val="21"/>
              <w:szCs w:val="21"/>
            </w:rPr>
          </w:rPrChange>
        </w:rPr>
        <w:t>4.5 FFT</w:t>
      </w:r>
      <w:r>
        <w:rPr>
          <w:rFonts w:hint="eastAsia" w:cs="Times New Roman"/>
          <w:sz w:val="21"/>
          <w:szCs w:val="21"/>
          <w:rPrChange w:id="3158" w:author="China" w:date="2017-06-06T20:51:00Z">
            <w:rPr>
              <w:rFonts w:hint="eastAsia"/>
              <w:sz w:val="21"/>
              <w:szCs w:val="21"/>
            </w:rPr>
          </w:rPrChange>
        </w:rPr>
        <w:t>变换图</w:t>
      </w:r>
    </w:p>
    <w:p>
      <w:pPr>
        <w:ind w:firstLine="480"/>
        <w:rPr>
          <w:rFonts w:cs="Times New Roman"/>
          <w:rPrChange w:id="3159" w:author="China" w:date="2017-06-06T20:51:00Z">
            <w:rPr/>
          </w:rPrChange>
        </w:rPr>
      </w:pPr>
      <w:r>
        <w:rPr>
          <w:rFonts w:hint="eastAsia" w:cs="Times New Roman"/>
          <w:rPrChange w:id="3160" w:author="China" w:date="2017-06-06T20:51:00Z">
            <w:rPr>
              <w:rFonts w:hint="eastAsia"/>
            </w:rPr>
          </w:rPrChange>
        </w:rPr>
        <w:t>同样也将现场数据中的</w:t>
      </w:r>
      <w:r>
        <w:rPr>
          <w:rFonts w:cs="Times New Roman"/>
          <w:rPrChange w:id="3161" w:author="China" w:date="2017-06-06T20:51:00Z">
            <w:rPr/>
          </w:rPrChange>
        </w:rPr>
        <w:t>4000s</w:t>
      </w:r>
      <w:r>
        <w:rPr>
          <w:rFonts w:hint="eastAsia" w:cs="Times New Roman"/>
          <w:rPrChange w:id="3162" w:author="China" w:date="2017-06-06T20:51:00Z">
            <w:rPr>
              <w:rFonts w:hint="eastAsia"/>
            </w:rPr>
          </w:rPrChange>
        </w:rPr>
        <w:t>到</w:t>
      </w:r>
      <w:r>
        <w:rPr>
          <w:rFonts w:cs="Times New Roman"/>
          <w:rPrChange w:id="3163" w:author="China" w:date="2017-06-06T20:51:00Z">
            <w:rPr/>
          </w:rPrChange>
        </w:rPr>
        <w:t>6000s</w:t>
      </w:r>
      <w:r>
        <w:rPr>
          <w:rFonts w:hint="eastAsia" w:cs="Times New Roman"/>
          <w:rPrChange w:id="3164" w:author="China" w:date="2017-06-06T20:51:00Z">
            <w:rPr>
              <w:rFonts w:hint="eastAsia"/>
            </w:rPr>
          </w:rPrChange>
        </w:rPr>
        <w:t>截取下来，如下图所示，在这段时间里钻具也没有出现突变信号，没有出现钻具停转的情况，所以也可作为原始数据进行滤波</w:t>
      </w:r>
      <w:r>
        <w:rPr>
          <w:rFonts w:hint="eastAsia" w:cs="Times New Roman"/>
          <w:rPrChange w:id="3165" w:author="China" w:date="2017-06-06T20:51:00Z">
            <w:rPr>
              <w:rFonts w:hint="eastAsia"/>
            </w:rPr>
          </w:rPrChange>
        </w:rPr>
        <w:t>处理分析。</w:t>
      </w:r>
    </w:p>
    <w:p>
      <w:pPr>
        <w:spacing w:line="360" w:lineRule="auto"/>
        <w:ind w:firstLine="0" w:firstLineChars="0"/>
        <w:jc w:val="center"/>
        <w:rPr>
          <w:rFonts w:cs="Times New Roman"/>
          <w:rPrChange w:id="3166" w:author="China" w:date="2017-06-06T20:51:00Z">
            <w:rPr/>
          </w:rPrChange>
        </w:rPr>
      </w:pPr>
      <w:ins w:id="3167" w:author="刘宁" w:date="2017-06-06T23:32:00Z">
        <w:r>
          <w:rPr/>
          <w:drawing>
            <wp:inline distT="0" distB="0" distL="114300" distR="114300">
              <wp:extent cx="5572760" cy="1908810"/>
              <wp:effectExtent l="0" t="0" r="0" b="15240"/>
              <wp:docPr id="5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2"/>
                      <pic:cNvPicPr>
                        <a:picLocks noChangeAspect="1"/>
                      </pic:cNvPicPr>
                    </pic:nvPicPr>
                    <pic:blipFill>
                      <a:blip r:embed="rId268"/>
                      <a:stretch>
                        <a:fillRect/>
                      </a:stretch>
                    </pic:blipFill>
                    <pic:spPr>
                      <a:xfrm>
                        <a:off x="0" y="0"/>
                        <a:ext cx="5572760" cy="1908810"/>
                      </a:xfrm>
                      <a:prstGeom prst="rect">
                        <a:avLst/>
                      </a:prstGeom>
                      <a:noFill/>
                      <a:ln w="9525">
                        <a:noFill/>
                      </a:ln>
                    </pic:spPr>
                  </pic:pic>
                </a:graphicData>
              </a:graphic>
            </wp:inline>
          </w:drawing>
        </w:r>
      </w:ins>
      <w:del w:id="3169" w:author="刘宁" w:date="2017-06-06T23:32:00Z">
        <w:r>
          <w:rPr>
            <w:rFonts w:cs="Times New Roman"/>
            <w:rPrChange w:id="3172" w:author="" w:date="">
              <w:rPr/>
            </w:rPrChange>
          </w:rPr>
          <w:drawing>
            <wp:inline distT="0" distB="0" distL="114300" distR="114300">
              <wp:extent cx="5572760" cy="1799590"/>
              <wp:effectExtent l="0" t="0" r="0" b="0"/>
              <wp:docPr id="1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9"/>
                      <pic:cNvPicPr>
                        <a:picLocks noChangeAspect="1"/>
                      </pic:cNvPicPr>
                    </pic:nvPicPr>
                    <pic:blipFill>
                      <a:blip r:embed="rId269"/>
                      <a:stretch>
                        <a:fillRect/>
                      </a:stretch>
                    </pic:blipFill>
                    <pic:spPr>
                      <a:xfrm>
                        <a:off x="0" y="0"/>
                        <a:ext cx="5572760" cy="1799590"/>
                      </a:xfrm>
                      <a:prstGeom prst="rect">
                        <a:avLst/>
                      </a:prstGeom>
                      <a:noFill/>
                      <a:ln w="9525">
                        <a:noFill/>
                      </a:ln>
                    </pic:spPr>
                  </pic:pic>
                </a:graphicData>
              </a:graphic>
            </wp:inline>
          </w:drawing>
        </w:r>
      </w:del>
    </w:p>
    <w:p>
      <w:pPr>
        <w:ind w:firstLine="0" w:firstLineChars="0"/>
        <w:jc w:val="center"/>
        <w:rPr>
          <w:rFonts w:cs="Times New Roman"/>
          <w:sz w:val="21"/>
          <w:szCs w:val="21"/>
          <w:rPrChange w:id="3173" w:author="China" w:date="2017-06-06T20:51:00Z">
            <w:rPr>
              <w:sz w:val="21"/>
              <w:szCs w:val="21"/>
            </w:rPr>
          </w:rPrChange>
        </w:rPr>
      </w:pPr>
      <w:r>
        <w:rPr>
          <w:rFonts w:hint="eastAsia" w:cs="Times New Roman"/>
          <w:sz w:val="21"/>
          <w:szCs w:val="21"/>
          <w:rPrChange w:id="3174" w:author="China" w:date="2017-06-06T20:51:00Z">
            <w:rPr>
              <w:rFonts w:hint="eastAsia"/>
              <w:sz w:val="21"/>
              <w:szCs w:val="21"/>
            </w:rPr>
          </w:rPrChange>
        </w:rPr>
        <w:t>图</w:t>
      </w:r>
      <w:r>
        <w:rPr>
          <w:rFonts w:cs="Times New Roman"/>
          <w:sz w:val="21"/>
          <w:szCs w:val="21"/>
          <w:rPrChange w:id="3175" w:author="China" w:date="2017-06-06T20:51:00Z">
            <w:rPr>
              <w:sz w:val="21"/>
              <w:szCs w:val="21"/>
            </w:rPr>
          </w:rPrChange>
        </w:rPr>
        <w:t xml:space="preserve">4.6 </w:t>
      </w:r>
      <w:r>
        <w:rPr>
          <w:rFonts w:hint="eastAsia" w:cs="Times New Roman"/>
          <w:sz w:val="21"/>
          <w:szCs w:val="21"/>
          <w:rPrChange w:id="3176" w:author="China" w:date="2017-06-06T20:51:00Z">
            <w:rPr>
              <w:rFonts w:hint="eastAsia"/>
              <w:sz w:val="21"/>
              <w:szCs w:val="21"/>
            </w:rPr>
          </w:rPrChange>
        </w:rPr>
        <w:t>截取</w:t>
      </w:r>
      <w:r>
        <w:rPr>
          <w:rFonts w:cs="Times New Roman"/>
          <w:sz w:val="21"/>
          <w:szCs w:val="21"/>
          <w:rPrChange w:id="3177" w:author="China" w:date="2017-06-06T20:51:00Z">
            <w:rPr>
              <w:sz w:val="21"/>
              <w:szCs w:val="21"/>
            </w:rPr>
          </w:rPrChange>
        </w:rPr>
        <w:t>4000s</w:t>
      </w:r>
      <w:r>
        <w:rPr>
          <w:rFonts w:hint="eastAsia" w:cs="Times New Roman"/>
          <w:sz w:val="21"/>
          <w:szCs w:val="21"/>
          <w:rPrChange w:id="3178" w:author="China" w:date="2017-06-06T20:51:00Z">
            <w:rPr>
              <w:rFonts w:hint="eastAsia"/>
              <w:sz w:val="21"/>
              <w:szCs w:val="21"/>
            </w:rPr>
          </w:rPrChange>
        </w:rPr>
        <w:t>到</w:t>
      </w:r>
      <w:r>
        <w:rPr>
          <w:rFonts w:cs="Times New Roman"/>
          <w:sz w:val="21"/>
          <w:szCs w:val="21"/>
          <w:rPrChange w:id="3179" w:author="China" w:date="2017-06-06T20:51:00Z">
            <w:rPr>
              <w:sz w:val="21"/>
              <w:szCs w:val="21"/>
            </w:rPr>
          </w:rPrChange>
        </w:rPr>
        <w:t>6000s</w:t>
      </w:r>
      <w:r>
        <w:rPr>
          <w:rFonts w:hint="eastAsia" w:cs="Times New Roman"/>
          <w:sz w:val="21"/>
          <w:szCs w:val="21"/>
          <w:rPrChange w:id="3180" w:author="China" w:date="2017-06-06T20:51:00Z">
            <w:rPr>
              <w:rFonts w:hint="eastAsia"/>
              <w:sz w:val="21"/>
              <w:szCs w:val="21"/>
            </w:rPr>
          </w:rPrChange>
        </w:rPr>
        <w:t>数据段图</w:t>
      </w:r>
    </w:p>
    <w:p>
      <w:pPr>
        <w:ind w:firstLine="480"/>
        <w:rPr>
          <w:rFonts w:cs="Times New Roman"/>
          <w:rPrChange w:id="3181" w:author="China" w:date="2017-06-06T20:51:00Z">
            <w:rPr/>
          </w:rPrChange>
        </w:rPr>
      </w:pPr>
      <w:r>
        <w:rPr>
          <w:rFonts w:hint="eastAsia" w:cs="Times New Roman"/>
          <w:rPrChange w:id="3182" w:author="China" w:date="2017-06-06T20:51:00Z">
            <w:rPr>
              <w:rFonts w:hint="eastAsia"/>
            </w:rPr>
          </w:rPrChange>
        </w:rPr>
        <w:t>对</w:t>
      </w:r>
      <w:r>
        <w:rPr>
          <w:rFonts w:cs="Times New Roman"/>
          <w:rPrChange w:id="3183" w:author="China" w:date="2017-06-06T20:51:00Z">
            <w:rPr/>
          </w:rPrChange>
        </w:rPr>
        <w:t>4000s</w:t>
      </w:r>
      <w:r>
        <w:rPr>
          <w:rFonts w:hint="eastAsia" w:cs="Times New Roman"/>
          <w:rPrChange w:id="3184" w:author="China" w:date="2017-06-06T20:51:00Z">
            <w:rPr>
              <w:rFonts w:hint="eastAsia"/>
            </w:rPr>
          </w:rPrChange>
        </w:rPr>
        <w:t>到</w:t>
      </w:r>
      <w:r>
        <w:rPr>
          <w:rFonts w:cs="Times New Roman"/>
          <w:rPrChange w:id="3185" w:author="China" w:date="2017-06-06T20:51:00Z">
            <w:rPr/>
          </w:rPrChange>
        </w:rPr>
        <w:t>6000s</w:t>
      </w:r>
      <w:r>
        <w:rPr>
          <w:rFonts w:hint="eastAsia" w:cs="Times New Roman"/>
          <w:rPrChange w:id="3186" w:author="China" w:date="2017-06-06T20:51:00Z">
            <w:rPr>
              <w:rFonts w:hint="eastAsia"/>
            </w:rPr>
          </w:rPrChange>
        </w:rPr>
        <w:t>段之间的数据进行</w:t>
      </w:r>
      <w:r>
        <w:rPr>
          <w:rFonts w:cs="Times New Roman"/>
          <w:rPrChange w:id="3187" w:author="China" w:date="2017-06-06T20:51:00Z">
            <w:rPr/>
          </w:rPrChange>
        </w:rPr>
        <w:t>FFT</w:t>
      </w:r>
      <w:r>
        <w:rPr>
          <w:rFonts w:hint="eastAsia" w:cs="Times New Roman"/>
          <w:rPrChange w:id="3188" w:author="China" w:date="2017-06-06T20:51:00Z">
            <w:rPr>
              <w:rFonts w:hint="eastAsia"/>
            </w:rPr>
          </w:rPrChange>
        </w:rPr>
        <w:t>变换之后的</w:t>
      </w:r>
      <w:r>
        <w:rPr>
          <w:rFonts w:cs="Times New Roman"/>
          <w:rPrChange w:id="3189" w:author="China" w:date="2017-06-06T20:51:00Z">
            <w:rPr/>
          </w:rPrChange>
        </w:rPr>
        <w:t>FFT</w:t>
      </w:r>
      <w:r>
        <w:rPr>
          <w:rFonts w:hint="eastAsia" w:cs="Times New Roman"/>
          <w:rPrChange w:id="3190" w:author="China" w:date="2017-06-06T20:51:00Z">
            <w:rPr>
              <w:rFonts w:hint="eastAsia"/>
            </w:rPr>
          </w:rPrChange>
        </w:rPr>
        <w:t>模值图</w:t>
      </w:r>
      <w:r>
        <w:rPr>
          <w:rFonts w:hint="eastAsia" w:cs="Times New Roman"/>
          <w:rPrChange w:id="3191" w:author="China" w:date="2017-06-06T20:51:00Z">
            <w:rPr>
              <w:rFonts w:hint="eastAsia"/>
            </w:rPr>
          </w:rPrChange>
        </w:rPr>
        <w:t>如下图：</w:t>
      </w:r>
    </w:p>
    <w:p>
      <w:pPr>
        <w:spacing w:line="360" w:lineRule="auto"/>
        <w:ind w:firstLine="0" w:firstLineChars="0"/>
        <w:rPr>
          <w:rFonts w:cs="Times New Roman"/>
          <w:rPrChange w:id="3192" w:author="China" w:date="2017-06-06T20:51:00Z">
            <w:rPr/>
          </w:rPrChange>
        </w:rPr>
      </w:pPr>
      <w:r>
        <w:rPr>
          <w:rFonts w:cs="Times New Roman"/>
          <w:rPrChange w:id="3194" w:author="" w:date="">
            <w:rPr/>
          </w:rPrChange>
        </w:rPr>
        <w:drawing>
          <wp:inline distT="0" distB="0" distL="114300" distR="114300">
            <wp:extent cx="5572760" cy="1721485"/>
            <wp:effectExtent l="0" t="0" r="0" b="0"/>
            <wp:docPr id="3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7"/>
                    <pic:cNvPicPr>
                      <a:picLocks noChangeAspect="1"/>
                    </pic:cNvPicPr>
                  </pic:nvPicPr>
                  <pic:blipFill>
                    <a:blip r:embed="rId270"/>
                    <a:stretch>
                      <a:fillRect/>
                    </a:stretch>
                  </pic:blipFill>
                  <pic:spPr>
                    <a:xfrm>
                      <a:off x="0" y="0"/>
                      <a:ext cx="5572760" cy="1721485"/>
                    </a:xfrm>
                    <a:prstGeom prst="rect">
                      <a:avLst/>
                    </a:prstGeom>
                    <a:noFill/>
                    <a:ln w="9525">
                      <a:noFill/>
                    </a:ln>
                  </pic:spPr>
                </pic:pic>
              </a:graphicData>
            </a:graphic>
          </wp:inline>
        </w:drawing>
      </w:r>
    </w:p>
    <w:p>
      <w:pPr>
        <w:ind w:firstLine="0" w:firstLineChars="0"/>
        <w:jc w:val="center"/>
        <w:rPr>
          <w:rFonts w:cs="Times New Roman"/>
          <w:sz w:val="21"/>
          <w:szCs w:val="21"/>
          <w:rPrChange w:id="3195" w:author="China" w:date="2017-06-06T20:51:00Z">
            <w:rPr>
              <w:sz w:val="21"/>
              <w:szCs w:val="21"/>
            </w:rPr>
          </w:rPrChange>
        </w:rPr>
      </w:pPr>
      <w:r>
        <w:rPr>
          <w:rFonts w:hint="eastAsia" w:cs="Times New Roman"/>
          <w:sz w:val="21"/>
          <w:szCs w:val="21"/>
          <w:rPrChange w:id="3196" w:author="China" w:date="2017-06-06T20:51:00Z">
            <w:rPr>
              <w:rFonts w:hint="eastAsia"/>
              <w:sz w:val="21"/>
              <w:szCs w:val="21"/>
            </w:rPr>
          </w:rPrChange>
        </w:rPr>
        <w:t>图</w:t>
      </w:r>
      <w:r>
        <w:rPr>
          <w:rFonts w:cs="Times New Roman"/>
          <w:sz w:val="21"/>
          <w:szCs w:val="21"/>
          <w:rPrChange w:id="3197" w:author="China" w:date="2017-06-06T20:51:00Z">
            <w:rPr>
              <w:sz w:val="21"/>
              <w:szCs w:val="21"/>
            </w:rPr>
          </w:rPrChange>
        </w:rPr>
        <w:t>4.</w:t>
      </w:r>
      <w:del w:id="3198" w:author="China" w:date="2017-06-06T21:31:00Z">
        <w:r>
          <w:rPr>
            <w:rFonts w:cs="Times New Roman"/>
            <w:sz w:val="21"/>
            <w:szCs w:val="21"/>
            <w:rPrChange w:id="3199" w:author="China" w:date="2017-06-06T20:51:00Z">
              <w:rPr>
                <w:sz w:val="21"/>
                <w:szCs w:val="21"/>
              </w:rPr>
            </w:rPrChange>
          </w:rPr>
          <w:delText xml:space="preserve">6 </w:delText>
        </w:r>
      </w:del>
      <w:ins w:id="3200" w:author="China" w:date="2017-06-06T21:31:00Z">
        <w:r>
          <w:rPr>
            <w:rFonts w:cs="Times New Roman"/>
            <w:sz w:val="21"/>
            <w:szCs w:val="21"/>
            <w:rPrChange w:id="3201" w:author="China" w:date="2017-06-06T20:51:00Z">
              <w:rPr>
                <w:sz w:val="21"/>
                <w:szCs w:val="21"/>
              </w:rPr>
            </w:rPrChange>
          </w:rPr>
          <w:t>6</w:t>
        </w:r>
      </w:ins>
      <w:ins w:id="3202" w:author="China" w:date="2017-06-06T21:31:00Z">
        <w:r>
          <w:rPr>
            <w:rFonts w:hint="eastAsia" w:cs="Times New Roman"/>
            <w:sz w:val="21"/>
            <w:szCs w:val="21"/>
          </w:rPr>
          <w:t xml:space="preserve"> </w:t>
        </w:r>
      </w:ins>
      <w:r>
        <w:rPr>
          <w:rFonts w:cs="Times New Roman"/>
          <w:sz w:val="21"/>
          <w:szCs w:val="21"/>
          <w:rPrChange w:id="3203" w:author="China" w:date="2017-06-06T20:51:00Z">
            <w:rPr>
              <w:sz w:val="21"/>
              <w:szCs w:val="21"/>
            </w:rPr>
          </w:rPrChange>
        </w:rPr>
        <w:t>FFT</w:t>
      </w:r>
      <w:r>
        <w:rPr>
          <w:rFonts w:hint="eastAsia" w:cs="Times New Roman"/>
          <w:sz w:val="21"/>
          <w:szCs w:val="21"/>
          <w:rPrChange w:id="3204" w:author="China" w:date="2017-06-06T20:51:00Z">
            <w:rPr>
              <w:rFonts w:hint="eastAsia"/>
              <w:sz w:val="21"/>
              <w:szCs w:val="21"/>
            </w:rPr>
          </w:rPrChange>
        </w:rPr>
        <w:t>模值图</w:t>
      </w:r>
    </w:p>
    <w:p>
      <w:pPr>
        <w:ind w:firstLine="0" w:firstLineChars="0"/>
        <w:rPr>
          <w:rFonts w:cs="Times New Roman"/>
          <w:color w:val="000000" w:themeColor="text1"/>
          <w:rPrChange w:id="3206" w:author="China" w:date="2017-06-06T20:51:00Z">
            <w:rPr>
              <w:color w:val="000000" w:themeColor="text1"/>
              <w14:textFill>
                <w14:solidFill>
                  <w14:schemeClr w14:val="tx1"/>
                </w14:solidFill>
              </w14:textFill>
            </w:rPr>
          </w:rPrChange>
          <w14:textFill>
            <w14:solidFill>
              <w14:schemeClr w14:val="tx1"/>
            </w14:solidFill>
          </w14:textFill>
        </w:rPr>
        <w:pPrChange w:id="3205" w:author="China" w:date="2017-06-09T13:25:00Z">
          <w:pPr>
            <w:ind w:firstLine="480"/>
          </w:pPr>
        </w:pPrChange>
      </w:pPr>
      <w:r>
        <w:rPr>
          <w:rFonts w:hint="eastAsia" w:cs="Times New Roman"/>
          <w:color w:val="000000" w:themeColor="text1"/>
          <w:rPrChange w:id="3207" w:author="China" w:date="2017-06-06T20:51:00Z">
            <w:rPr>
              <w:rFonts w:hint="eastAsia"/>
              <w:color w:val="000000" w:themeColor="text1"/>
              <w14:textFill>
                <w14:solidFill>
                  <w14:schemeClr w14:val="tx1"/>
                </w14:solidFill>
              </w14:textFill>
            </w:rPr>
          </w:rPrChange>
          <w14:textFill>
            <w14:solidFill>
              <w14:schemeClr w14:val="tx1"/>
            </w14:solidFill>
          </w14:textFill>
        </w:rPr>
        <w:t>（</w:t>
      </w:r>
      <w:r>
        <w:rPr>
          <w:rFonts w:cs="Times New Roman"/>
          <w:color w:val="000000" w:themeColor="text1"/>
          <w:rPrChange w:id="3208" w:author="China" w:date="2017-06-06T20:51:00Z">
            <w:rPr>
              <w:color w:val="000000" w:themeColor="text1"/>
              <w14:textFill>
                <w14:solidFill>
                  <w14:schemeClr w14:val="tx1"/>
                </w14:solidFill>
              </w14:textFill>
            </w:rPr>
          </w:rPrChange>
          <w14:textFill>
            <w14:solidFill>
              <w14:schemeClr w14:val="tx1"/>
            </w14:solidFill>
          </w14:textFill>
        </w:rPr>
        <w:t>2</w:t>
      </w:r>
      <w:r>
        <w:rPr>
          <w:rFonts w:hint="eastAsia" w:cs="Times New Roman"/>
          <w:color w:val="000000" w:themeColor="text1"/>
          <w:rPrChange w:id="3209" w:author="China" w:date="2017-06-06T20:51:00Z">
            <w:rPr>
              <w:rFonts w:hint="eastAsia"/>
              <w:color w:val="000000" w:themeColor="text1"/>
              <w14:textFill>
                <w14:solidFill>
                  <w14:schemeClr w14:val="tx1"/>
                </w14:solidFill>
              </w14:textFill>
            </w:rPr>
          </w:rPrChange>
          <w14:textFill>
            <w14:solidFill>
              <w14:schemeClr w14:val="tx1"/>
            </w14:solidFill>
          </w14:textFill>
        </w:rPr>
        <w:t>）第二组数据：</w:t>
      </w:r>
    </w:p>
    <w:p>
      <w:pPr>
        <w:ind w:firstLine="480"/>
        <w:rPr>
          <w:rFonts w:cs="Times New Roman"/>
          <w:rPrChange w:id="3210" w:author="China" w:date="2017-06-06T20:51:00Z">
            <w:rPr/>
          </w:rPrChange>
        </w:rPr>
      </w:pPr>
      <w:r>
        <w:rPr>
          <w:rFonts w:hint="eastAsia" w:cs="Times New Roman"/>
          <w:rPrChange w:id="3211" w:author="China" w:date="2017-06-06T20:51:00Z">
            <w:rPr>
              <w:rFonts w:hint="eastAsia"/>
            </w:rPr>
          </w:rPrChange>
        </w:rPr>
        <w:t>对第二组</w:t>
      </w:r>
      <w:r>
        <w:rPr>
          <w:rFonts w:hint="eastAsia" w:cs="Times New Roman"/>
          <w:rPrChange w:id="3212" w:author="China" w:date="2017-06-06T20:51:00Z">
            <w:rPr>
              <w:rFonts w:hint="eastAsia"/>
            </w:rPr>
          </w:rPrChange>
        </w:rPr>
        <w:t>数据数据</w:t>
      </w:r>
      <w:r>
        <w:rPr>
          <w:rFonts w:hint="eastAsia" w:cs="Times New Roman"/>
          <w:rPrChange w:id="3213" w:author="China" w:date="2017-06-06T20:51:00Z">
            <w:rPr>
              <w:rFonts w:hint="eastAsia"/>
            </w:rPr>
          </w:rPrChange>
        </w:rPr>
        <w:t>的整段数据进行滤波分析，得出滤波效果图如下图</w:t>
      </w:r>
      <w:r>
        <w:rPr>
          <w:rFonts w:cs="Times New Roman"/>
          <w:rPrChange w:id="3214" w:author="China" w:date="2017-06-06T20:51:00Z">
            <w:rPr/>
          </w:rPrChange>
        </w:rPr>
        <w:t>:</w:t>
      </w:r>
    </w:p>
    <w:p>
      <w:pPr>
        <w:spacing w:line="360" w:lineRule="auto"/>
        <w:ind w:firstLine="0" w:firstLineChars="0"/>
        <w:rPr>
          <w:rFonts w:cs="Times New Roman"/>
          <w:rPrChange w:id="3215" w:author="China" w:date="2017-06-06T20:51:00Z">
            <w:rPr/>
          </w:rPrChange>
        </w:rPr>
      </w:pPr>
      <w:ins w:id="3216" w:author="刘宁" w:date="2017-06-06T23:33:00Z">
        <w:r>
          <w:rPr/>
          <w:drawing>
            <wp:inline distT="0" distB="0" distL="114300" distR="114300">
              <wp:extent cx="5572760" cy="1860550"/>
              <wp:effectExtent l="0" t="0" r="0" b="5715"/>
              <wp:docPr id="55"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3"/>
                      <pic:cNvPicPr>
                        <a:picLocks noChangeAspect="1"/>
                      </pic:cNvPicPr>
                    </pic:nvPicPr>
                    <pic:blipFill>
                      <a:blip r:embed="rId271"/>
                      <a:stretch>
                        <a:fillRect/>
                      </a:stretch>
                    </pic:blipFill>
                    <pic:spPr>
                      <a:xfrm>
                        <a:off x="0" y="0"/>
                        <a:ext cx="5572760" cy="1860550"/>
                      </a:xfrm>
                      <a:prstGeom prst="rect">
                        <a:avLst/>
                      </a:prstGeom>
                      <a:noFill/>
                      <a:ln w="9525">
                        <a:noFill/>
                      </a:ln>
                    </pic:spPr>
                  </pic:pic>
                </a:graphicData>
              </a:graphic>
            </wp:inline>
          </w:drawing>
        </w:r>
      </w:ins>
      <w:del w:id="3218" w:author="刘宁" w:date="2017-06-06T23:33:00Z">
        <w:r>
          <w:rPr>
            <w:rFonts w:cs="Times New Roman"/>
            <w:rPrChange w:id="3221" w:author="" w:date="">
              <w:rPr/>
            </w:rPrChange>
          </w:rPr>
          <w:drawing>
            <wp:inline distT="0" distB="0" distL="114300" distR="114300">
              <wp:extent cx="5572760" cy="1989455"/>
              <wp:effectExtent l="0" t="0" r="0" b="11430"/>
              <wp:docPr id="5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4"/>
                      <pic:cNvPicPr>
                        <a:picLocks noChangeAspect="1"/>
                      </pic:cNvPicPr>
                    </pic:nvPicPr>
                    <pic:blipFill>
                      <a:blip r:embed="rId272"/>
                      <a:stretch>
                        <a:fillRect/>
                      </a:stretch>
                    </pic:blipFill>
                    <pic:spPr>
                      <a:xfrm>
                        <a:off x="0" y="0"/>
                        <a:ext cx="5572760" cy="1989455"/>
                      </a:xfrm>
                      <a:prstGeom prst="rect">
                        <a:avLst/>
                      </a:prstGeom>
                      <a:noFill/>
                      <a:ln w="9525">
                        <a:noFill/>
                      </a:ln>
                    </pic:spPr>
                  </pic:pic>
                </a:graphicData>
              </a:graphic>
            </wp:inline>
          </w:drawing>
        </w:r>
      </w:del>
    </w:p>
    <w:p>
      <w:pPr>
        <w:ind w:firstLine="0" w:firstLineChars="0"/>
        <w:jc w:val="center"/>
        <w:rPr>
          <w:rFonts w:cs="Times New Roman"/>
          <w:rPrChange w:id="3222" w:author="China" w:date="2017-06-06T20:51:00Z">
            <w:rPr/>
          </w:rPrChange>
        </w:rPr>
      </w:pPr>
      <w:r>
        <w:rPr>
          <w:rFonts w:hint="eastAsia" w:cs="Times New Roman"/>
          <w:sz w:val="21"/>
          <w:szCs w:val="21"/>
          <w:rPrChange w:id="3223" w:author="China" w:date="2017-06-06T20:51:00Z">
            <w:rPr>
              <w:rFonts w:hint="eastAsia"/>
              <w:sz w:val="21"/>
              <w:szCs w:val="21"/>
            </w:rPr>
          </w:rPrChange>
        </w:rPr>
        <w:t>图</w:t>
      </w:r>
      <w:r>
        <w:rPr>
          <w:rFonts w:cs="Times New Roman"/>
          <w:sz w:val="21"/>
          <w:szCs w:val="21"/>
          <w:rPrChange w:id="3224" w:author="China" w:date="2017-06-06T20:51:00Z">
            <w:rPr>
              <w:sz w:val="21"/>
              <w:szCs w:val="21"/>
            </w:rPr>
          </w:rPrChange>
        </w:rPr>
        <w:t xml:space="preserve">4.7 </w:t>
      </w:r>
      <w:r>
        <w:rPr>
          <w:rFonts w:hint="eastAsia" w:cs="Times New Roman"/>
          <w:sz w:val="21"/>
          <w:szCs w:val="21"/>
          <w:rPrChange w:id="3225" w:author="China" w:date="2017-06-06T20:51:00Z">
            <w:rPr>
              <w:rFonts w:hint="eastAsia"/>
              <w:sz w:val="21"/>
              <w:szCs w:val="21"/>
            </w:rPr>
          </w:rPrChange>
        </w:rPr>
        <w:t>滤波后图</w:t>
      </w:r>
    </w:p>
    <w:p>
      <w:pPr>
        <w:ind w:firstLine="480"/>
        <w:rPr>
          <w:rFonts w:cs="Times New Roman"/>
          <w:rPrChange w:id="3226" w:author="China" w:date="2017-06-06T20:51:00Z">
            <w:rPr/>
          </w:rPrChange>
        </w:rPr>
      </w:pPr>
      <w:r>
        <w:rPr>
          <w:rFonts w:hint="eastAsia" w:cs="Times New Roman"/>
          <w:rPrChange w:id="3227" w:author="China" w:date="2017-06-06T20:51:00Z">
            <w:rPr>
              <w:rFonts w:hint="eastAsia"/>
            </w:rPr>
          </w:rPrChange>
        </w:rPr>
        <w:t>由第二组数据的现场数据整段滤波效果看出，滤波信号也被整体拉低，也有</w:t>
      </w:r>
      <w:r>
        <w:rPr>
          <w:rFonts w:hint="eastAsia" w:cs="Times New Roman"/>
          <w:rPrChange w:id="3228" w:author="China" w:date="2017-06-06T20:51:00Z">
            <w:rPr>
              <w:rFonts w:hint="eastAsia"/>
            </w:rPr>
          </w:rPrChange>
        </w:rPr>
        <w:t>突变值</w:t>
      </w:r>
      <w:r>
        <w:rPr>
          <w:rFonts w:hint="eastAsia" w:cs="Times New Roman"/>
          <w:rPrChange w:id="3229" w:author="China" w:date="2017-06-06T20:51:00Z">
            <w:rPr>
              <w:rFonts w:hint="eastAsia"/>
            </w:rPr>
          </w:rPrChange>
        </w:rPr>
        <w:t>的存在，这样进行滤波处理没法看出滤波设计是否达到要求，所以选取钻具信号中不为零的数据段即钻具运动稳定的时间段，数据才能够反映出第二组数据钻具稳定运行过程中的振动信号的真实情况反映。</w:t>
      </w:r>
    </w:p>
    <w:p>
      <w:pPr>
        <w:ind w:firstLine="480"/>
        <w:rPr>
          <w:rFonts w:cs="Times New Roman"/>
          <w:rPrChange w:id="3230" w:author="China" w:date="2017-06-06T20:51:00Z">
            <w:rPr/>
          </w:rPrChange>
        </w:rPr>
      </w:pPr>
      <w:r>
        <w:rPr>
          <w:rFonts w:hint="eastAsia" w:cs="Times New Roman"/>
          <w:rPrChange w:id="3231" w:author="China" w:date="2017-06-06T20:51:00Z">
            <w:rPr>
              <w:rFonts w:hint="eastAsia"/>
            </w:rPr>
          </w:rPrChange>
        </w:rPr>
        <w:t>将现场数据中的</w:t>
      </w:r>
      <w:r>
        <w:rPr>
          <w:rFonts w:cs="Times New Roman"/>
          <w:rPrChange w:id="3232" w:author="China" w:date="2017-06-06T20:51:00Z">
            <w:rPr/>
          </w:rPrChange>
        </w:rPr>
        <w:t>1s</w:t>
      </w:r>
      <w:r>
        <w:rPr>
          <w:rFonts w:hint="eastAsia" w:cs="Times New Roman"/>
          <w:rPrChange w:id="3233" w:author="China" w:date="2017-06-06T20:51:00Z">
            <w:rPr>
              <w:rFonts w:hint="eastAsia"/>
            </w:rPr>
          </w:rPrChange>
        </w:rPr>
        <w:t>到</w:t>
      </w:r>
      <w:r>
        <w:rPr>
          <w:rFonts w:cs="Times New Roman"/>
          <w:rPrChange w:id="3234" w:author="China" w:date="2017-06-06T20:51:00Z">
            <w:rPr/>
          </w:rPrChange>
        </w:rPr>
        <w:t>10000s</w:t>
      </w:r>
      <w:r>
        <w:rPr>
          <w:rFonts w:hint="eastAsia" w:cs="Times New Roman"/>
          <w:rPrChange w:id="3235" w:author="China" w:date="2017-06-06T20:51:00Z">
            <w:rPr>
              <w:rFonts w:hint="eastAsia"/>
            </w:rPr>
          </w:rPrChange>
        </w:rPr>
        <w:t>截取下来，如下图所示，在这段时间里钻具振动相对稳定，可作为原始数据进行滤波处理分析。</w:t>
      </w:r>
    </w:p>
    <w:p>
      <w:pPr>
        <w:spacing w:line="360" w:lineRule="auto"/>
        <w:ind w:firstLine="0" w:firstLineChars="0"/>
        <w:jc w:val="center"/>
        <w:rPr>
          <w:rFonts w:cs="Times New Roman"/>
          <w:rPrChange w:id="3236" w:author="China" w:date="2017-06-06T20:51:00Z">
            <w:rPr/>
          </w:rPrChange>
        </w:rPr>
      </w:pPr>
      <w:ins w:id="3237" w:author="刘宁" w:date="2017-06-06T23:34:00Z">
        <w:r>
          <w:rPr/>
          <w:drawing>
            <wp:inline distT="0" distB="0" distL="114300" distR="114300">
              <wp:extent cx="5572760" cy="1892935"/>
              <wp:effectExtent l="0" t="0" r="0" b="12700"/>
              <wp:docPr id="56"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4"/>
                      <pic:cNvPicPr>
                        <a:picLocks noChangeAspect="1"/>
                      </pic:cNvPicPr>
                    </pic:nvPicPr>
                    <pic:blipFill>
                      <a:blip r:embed="rId273"/>
                      <a:stretch>
                        <a:fillRect/>
                      </a:stretch>
                    </pic:blipFill>
                    <pic:spPr>
                      <a:xfrm>
                        <a:off x="0" y="0"/>
                        <a:ext cx="5572760" cy="1892935"/>
                      </a:xfrm>
                      <a:prstGeom prst="rect">
                        <a:avLst/>
                      </a:prstGeom>
                      <a:noFill/>
                      <a:ln w="9525">
                        <a:noFill/>
                      </a:ln>
                    </pic:spPr>
                  </pic:pic>
                </a:graphicData>
              </a:graphic>
            </wp:inline>
          </w:drawing>
        </w:r>
      </w:ins>
      <w:del w:id="3239" w:author="刘宁" w:date="2017-06-06T23:34:00Z">
        <w:r>
          <w:rPr>
            <w:rFonts w:cs="Times New Roman"/>
            <w:rPrChange w:id="3242" w:author="" w:date="">
              <w:rPr/>
            </w:rPrChange>
          </w:rPr>
          <w:drawing>
            <wp:inline distT="0" distB="0" distL="114300" distR="114300">
              <wp:extent cx="5572760" cy="1877060"/>
              <wp:effectExtent l="0" t="0" r="0" b="0"/>
              <wp:docPr id="2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0"/>
                      <pic:cNvPicPr>
                        <a:picLocks noChangeAspect="1"/>
                      </pic:cNvPicPr>
                    </pic:nvPicPr>
                    <pic:blipFill>
                      <a:blip r:embed="rId274"/>
                      <a:stretch>
                        <a:fillRect/>
                      </a:stretch>
                    </pic:blipFill>
                    <pic:spPr>
                      <a:xfrm>
                        <a:off x="0" y="0"/>
                        <a:ext cx="5572760" cy="1877060"/>
                      </a:xfrm>
                      <a:prstGeom prst="rect">
                        <a:avLst/>
                      </a:prstGeom>
                      <a:noFill/>
                      <a:ln w="9525">
                        <a:noFill/>
                      </a:ln>
                    </pic:spPr>
                  </pic:pic>
                </a:graphicData>
              </a:graphic>
            </wp:inline>
          </w:drawing>
        </w:r>
      </w:del>
    </w:p>
    <w:p>
      <w:pPr>
        <w:jc w:val="center"/>
        <w:rPr>
          <w:rFonts w:cs="Times New Roman"/>
          <w:sz w:val="21"/>
          <w:szCs w:val="21"/>
          <w:rPrChange w:id="3243" w:author="China" w:date="2017-06-06T20:51:00Z">
            <w:rPr>
              <w:sz w:val="21"/>
              <w:szCs w:val="21"/>
            </w:rPr>
          </w:rPrChange>
        </w:rPr>
      </w:pPr>
      <w:r>
        <w:rPr>
          <w:rFonts w:hint="eastAsia" w:cs="Times New Roman"/>
          <w:sz w:val="21"/>
          <w:szCs w:val="21"/>
          <w:rPrChange w:id="3244" w:author="China" w:date="2017-06-06T20:51:00Z">
            <w:rPr>
              <w:rFonts w:hint="eastAsia"/>
              <w:sz w:val="21"/>
              <w:szCs w:val="21"/>
            </w:rPr>
          </w:rPrChange>
        </w:rPr>
        <w:t>图</w:t>
      </w:r>
      <w:r>
        <w:rPr>
          <w:rFonts w:cs="Times New Roman"/>
          <w:sz w:val="21"/>
          <w:szCs w:val="21"/>
          <w:rPrChange w:id="3245" w:author="China" w:date="2017-06-06T20:51:00Z">
            <w:rPr>
              <w:sz w:val="21"/>
              <w:szCs w:val="21"/>
            </w:rPr>
          </w:rPrChange>
        </w:rPr>
        <w:t xml:space="preserve">4.8 </w:t>
      </w:r>
      <w:r>
        <w:rPr>
          <w:rFonts w:hint="eastAsia" w:cs="Times New Roman"/>
          <w:sz w:val="21"/>
          <w:szCs w:val="21"/>
          <w:rPrChange w:id="3246" w:author="China" w:date="2017-06-06T20:51:00Z">
            <w:rPr>
              <w:rFonts w:hint="eastAsia"/>
              <w:sz w:val="21"/>
              <w:szCs w:val="21"/>
            </w:rPr>
          </w:rPrChange>
        </w:rPr>
        <w:t>截取数据段图</w:t>
      </w:r>
    </w:p>
    <w:p>
      <w:pPr>
        <w:ind w:firstLine="480"/>
        <w:rPr>
          <w:rFonts w:cs="Times New Roman"/>
          <w:rPrChange w:id="3247" w:author="China" w:date="2017-06-06T20:51:00Z">
            <w:rPr/>
          </w:rPrChange>
        </w:rPr>
      </w:pPr>
      <w:r>
        <w:rPr>
          <w:rFonts w:hint="eastAsia" w:cs="Times New Roman"/>
          <w:rPrChange w:id="3248" w:author="China" w:date="2017-06-06T20:51:00Z">
            <w:rPr>
              <w:rFonts w:hint="eastAsia"/>
            </w:rPr>
          </w:rPrChange>
        </w:rPr>
        <w:t>现场数据中的</w:t>
      </w:r>
      <w:r>
        <w:rPr>
          <w:rFonts w:cs="Times New Roman"/>
          <w:rPrChange w:id="3249" w:author="China" w:date="2017-06-06T20:51:00Z">
            <w:rPr/>
          </w:rPrChange>
        </w:rPr>
        <w:t>1s</w:t>
      </w:r>
      <w:r>
        <w:rPr>
          <w:rFonts w:hint="eastAsia" w:cs="Times New Roman"/>
          <w:rPrChange w:id="3250" w:author="China" w:date="2017-06-06T20:51:00Z">
            <w:rPr>
              <w:rFonts w:hint="eastAsia"/>
            </w:rPr>
          </w:rPrChange>
        </w:rPr>
        <w:t>到</w:t>
      </w:r>
      <w:r>
        <w:rPr>
          <w:rFonts w:cs="Times New Roman"/>
          <w:rPrChange w:id="3251" w:author="China" w:date="2017-06-06T20:51:00Z">
            <w:rPr/>
          </w:rPrChange>
        </w:rPr>
        <w:t>10000s</w:t>
      </w:r>
      <w:r>
        <w:rPr>
          <w:rFonts w:hint="eastAsia" w:cs="Times New Roman"/>
          <w:rPrChange w:id="3252" w:author="China" w:date="2017-06-06T20:51:00Z">
            <w:rPr>
              <w:rFonts w:hint="eastAsia"/>
            </w:rPr>
          </w:rPrChange>
        </w:rPr>
        <w:t>之间的数据进行</w:t>
      </w:r>
      <w:r>
        <w:rPr>
          <w:rFonts w:cs="Times New Roman"/>
          <w:rPrChange w:id="3253" w:author="China" w:date="2017-06-06T20:51:00Z">
            <w:rPr/>
          </w:rPrChange>
        </w:rPr>
        <w:t>FFT</w:t>
      </w:r>
      <w:r>
        <w:rPr>
          <w:rFonts w:hint="eastAsia" w:cs="Times New Roman"/>
          <w:rPrChange w:id="3254" w:author="China" w:date="2017-06-06T20:51:00Z">
            <w:rPr>
              <w:rFonts w:hint="eastAsia"/>
            </w:rPr>
          </w:rPrChange>
        </w:rPr>
        <w:t>变换之后的</w:t>
      </w:r>
      <w:r>
        <w:rPr>
          <w:rFonts w:cs="Times New Roman"/>
          <w:rPrChange w:id="3255" w:author="China" w:date="2017-06-06T20:51:00Z">
            <w:rPr/>
          </w:rPrChange>
        </w:rPr>
        <w:t>FFT</w:t>
      </w:r>
      <w:r>
        <w:rPr>
          <w:rFonts w:hint="eastAsia" w:cs="Times New Roman"/>
          <w:rPrChange w:id="3256" w:author="China" w:date="2017-06-06T20:51:00Z">
            <w:rPr>
              <w:rFonts w:hint="eastAsia"/>
            </w:rPr>
          </w:rPrChange>
        </w:rPr>
        <w:t>模值图</w:t>
      </w:r>
      <w:r>
        <w:rPr>
          <w:rFonts w:hint="eastAsia" w:cs="Times New Roman"/>
          <w:rPrChange w:id="3257" w:author="China" w:date="2017-06-06T20:51:00Z">
            <w:rPr>
              <w:rFonts w:hint="eastAsia"/>
            </w:rPr>
          </w:rPrChange>
        </w:rPr>
        <w:t>如下：</w:t>
      </w:r>
    </w:p>
    <w:p>
      <w:pPr>
        <w:spacing w:line="360" w:lineRule="auto"/>
        <w:ind w:firstLine="0" w:firstLineChars="0"/>
        <w:jc w:val="center"/>
        <w:rPr>
          <w:rFonts w:cs="Times New Roman"/>
          <w:rPrChange w:id="3258" w:author="China" w:date="2017-06-06T20:51:00Z">
            <w:rPr/>
          </w:rPrChange>
        </w:rPr>
      </w:pPr>
      <w:r>
        <w:rPr>
          <w:rFonts w:cs="Times New Roman"/>
          <w:rPrChange w:id="3260" w:author="" w:date="">
            <w:rPr/>
          </w:rPrChange>
        </w:rPr>
        <w:drawing>
          <wp:inline distT="0" distB="0" distL="114300" distR="114300">
            <wp:extent cx="5572760" cy="1856740"/>
            <wp:effectExtent l="0" t="0" r="0" b="0"/>
            <wp:docPr id="29"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1"/>
                    <pic:cNvPicPr>
                      <a:picLocks noChangeAspect="1"/>
                    </pic:cNvPicPr>
                  </pic:nvPicPr>
                  <pic:blipFill>
                    <a:blip r:embed="rId275"/>
                    <a:stretch>
                      <a:fillRect/>
                    </a:stretch>
                  </pic:blipFill>
                  <pic:spPr>
                    <a:xfrm>
                      <a:off x="0" y="0"/>
                      <a:ext cx="5572760" cy="1856740"/>
                    </a:xfrm>
                    <a:prstGeom prst="rect">
                      <a:avLst/>
                    </a:prstGeom>
                    <a:noFill/>
                    <a:ln w="9525">
                      <a:noFill/>
                    </a:ln>
                  </pic:spPr>
                </pic:pic>
              </a:graphicData>
            </a:graphic>
          </wp:inline>
        </w:drawing>
      </w:r>
    </w:p>
    <w:p>
      <w:pPr>
        <w:jc w:val="center"/>
        <w:rPr>
          <w:rFonts w:cs="Times New Roman"/>
        </w:rPr>
      </w:pPr>
      <w:r>
        <w:rPr>
          <w:rFonts w:hint="eastAsia" w:ascii="Times New Roman" w:hAnsi="Times New Roman" w:cs="Times New Roman" w:eastAsiaTheme="minorEastAsia"/>
          <w:sz w:val="21"/>
          <w:szCs w:val="21"/>
          <w:rPrChange w:id="3261" w:author="China" w:date="2017-06-06T20:51:00Z">
            <w:rPr>
              <w:rFonts w:hint="eastAsia" w:asciiTheme="minorEastAsia" w:hAnsiTheme="minorEastAsia" w:eastAsiaTheme="minorEastAsia" w:cstheme="minorEastAsia"/>
              <w:sz w:val="21"/>
              <w:szCs w:val="21"/>
            </w:rPr>
          </w:rPrChange>
        </w:rPr>
        <w:t>图</w:t>
      </w:r>
      <w:r>
        <w:rPr>
          <w:rFonts w:cs="Times New Roman" w:eastAsiaTheme="minorEastAsia"/>
          <w:sz w:val="21"/>
          <w:szCs w:val="21"/>
        </w:rPr>
        <w:t>4.9 FFT</w:t>
      </w:r>
      <w:r>
        <w:rPr>
          <w:rFonts w:hint="eastAsia" w:ascii="Times New Roman" w:hAnsi="Times New Roman" w:cs="Times New Roman" w:eastAsiaTheme="minorEastAsia"/>
          <w:sz w:val="21"/>
          <w:szCs w:val="21"/>
          <w:rPrChange w:id="3262" w:author="China" w:date="2017-06-06T20:51:00Z">
            <w:rPr>
              <w:rFonts w:hint="eastAsia" w:asciiTheme="minorEastAsia" w:hAnsiTheme="minorEastAsia" w:eastAsiaTheme="minorEastAsia" w:cstheme="minorEastAsia"/>
              <w:sz w:val="21"/>
              <w:szCs w:val="21"/>
            </w:rPr>
          </w:rPrChange>
        </w:rPr>
        <w:t>模值图</w:t>
      </w:r>
    </w:p>
    <w:p>
      <w:pPr>
        <w:ind w:firstLine="480"/>
        <w:rPr>
          <w:rFonts w:cs="Times New Roman"/>
          <w:rPrChange w:id="3263" w:author="China" w:date="2017-06-06T20:51:00Z">
            <w:rPr/>
          </w:rPrChange>
        </w:rPr>
      </w:pPr>
      <w:r>
        <w:rPr>
          <w:rFonts w:hint="eastAsia" w:cs="Times New Roman"/>
          <w:rPrChange w:id="3264" w:author="China" w:date="2017-06-06T20:51:00Z">
            <w:rPr>
              <w:rFonts w:hint="eastAsia"/>
            </w:rPr>
          </w:rPrChange>
        </w:rPr>
        <w:t>将现场数据中的</w:t>
      </w:r>
      <w:r>
        <w:rPr>
          <w:rFonts w:cs="Times New Roman"/>
          <w:rPrChange w:id="3265" w:author="China" w:date="2017-06-06T20:51:00Z">
            <w:rPr/>
          </w:rPrChange>
        </w:rPr>
        <w:t>14500s</w:t>
      </w:r>
      <w:r>
        <w:rPr>
          <w:rFonts w:hint="eastAsia" w:cs="Times New Roman"/>
          <w:rPrChange w:id="3266" w:author="China" w:date="2017-06-06T20:51:00Z">
            <w:rPr>
              <w:rFonts w:hint="eastAsia"/>
            </w:rPr>
          </w:rPrChange>
        </w:rPr>
        <w:t>到</w:t>
      </w:r>
      <w:r>
        <w:rPr>
          <w:rFonts w:cs="Times New Roman"/>
          <w:rPrChange w:id="3267" w:author="China" w:date="2017-06-06T20:51:00Z">
            <w:rPr/>
          </w:rPrChange>
        </w:rPr>
        <w:t>16</w:t>
      </w:r>
      <w:del w:id="3268" w:author="刘宁" w:date="2017-06-06T23:38:00Z">
        <w:r>
          <w:rPr>
            <w:rFonts w:cs="Times New Roman"/>
            <w:rPrChange w:id="3269" w:author="China" w:date="2017-06-06T20:51:00Z">
              <w:rPr/>
            </w:rPrChange>
          </w:rPr>
          <w:delText>000</w:delText>
        </w:r>
      </w:del>
      <w:ins w:id="3270" w:author="刘宁" w:date="2017-06-06T23:38:00Z">
        <w:r>
          <w:rPr>
            <w:rFonts w:hint="eastAsia" w:cs="Times New Roman"/>
          </w:rPr>
          <w:t>253</w:t>
        </w:r>
      </w:ins>
      <w:r>
        <w:rPr>
          <w:rFonts w:cs="Times New Roman"/>
          <w:rPrChange w:id="3271" w:author="China" w:date="2017-06-06T20:51:00Z">
            <w:rPr/>
          </w:rPrChange>
        </w:rPr>
        <w:t>s</w:t>
      </w:r>
      <w:r>
        <w:rPr>
          <w:rFonts w:hint="eastAsia" w:cs="Times New Roman"/>
          <w:rPrChange w:id="3272" w:author="China" w:date="2017-06-06T20:51:00Z">
            <w:rPr>
              <w:rFonts w:hint="eastAsia"/>
            </w:rPr>
          </w:rPrChange>
        </w:rPr>
        <w:t>截取下来，如图</w:t>
      </w:r>
      <w:r>
        <w:rPr>
          <w:rFonts w:cs="Times New Roman"/>
          <w:rPrChange w:id="3273" w:author="China" w:date="2017-06-06T20:51:00Z">
            <w:rPr/>
          </w:rPrChange>
        </w:rPr>
        <w:t>4.10</w:t>
      </w:r>
      <w:r>
        <w:rPr>
          <w:rFonts w:hint="eastAsia" w:cs="Times New Roman"/>
          <w:rPrChange w:id="3274" w:author="China" w:date="2017-06-06T20:51:00Z">
            <w:rPr>
              <w:rFonts w:hint="eastAsia"/>
            </w:rPr>
          </w:rPrChange>
        </w:rPr>
        <w:t>所示，在这段时间里钻具振动相对稳定，也可作为原始数据进行滤波处理分析。</w:t>
      </w:r>
    </w:p>
    <w:p>
      <w:pPr>
        <w:spacing w:line="360" w:lineRule="auto"/>
        <w:ind w:firstLine="0" w:firstLineChars="0"/>
        <w:jc w:val="center"/>
        <w:rPr>
          <w:rFonts w:cs="Times New Roman"/>
          <w:rPrChange w:id="3275" w:author="China" w:date="2017-06-06T20:51:00Z">
            <w:rPr/>
          </w:rPrChange>
        </w:rPr>
      </w:pPr>
      <w:ins w:id="3276" w:author="刘宁" w:date="2017-06-06T23:39:00Z">
        <w:r>
          <w:rPr/>
          <w:drawing>
            <wp:inline distT="0" distB="0" distL="114300" distR="114300">
              <wp:extent cx="5572760" cy="1901190"/>
              <wp:effectExtent l="0" t="0" r="0" b="3810"/>
              <wp:docPr id="63"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1"/>
                      <pic:cNvPicPr>
                        <a:picLocks noChangeAspect="1"/>
                      </pic:cNvPicPr>
                    </pic:nvPicPr>
                    <pic:blipFill>
                      <a:blip r:embed="rId276"/>
                      <a:stretch>
                        <a:fillRect/>
                      </a:stretch>
                    </pic:blipFill>
                    <pic:spPr>
                      <a:xfrm>
                        <a:off x="0" y="0"/>
                        <a:ext cx="5572760" cy="1901190"/>
                      </a:xfrm>
                      <a:prstGeom prst="rect">
                        <a:avLst/>
                      </a:prstGeom>
                      <a:noFill/>
                      <a:ln w="9525">
                        <a:noFill/>
                      </a:ln>
                    </pic:spPr>
                  </pic:pic>
                </a:graphicData>
              </a:graphic>
            </wp:inline>
          </w:drawing>
        </w:r>
      </w:ins>
      <w:del w:id="3278" w:author="刘宁" w:date="2017-06-06T23:34:00Z">
        <w:r>
          <w:rPr>
            <w:rFonts w:cs="Times New Roman"/>
            <w:rPrChange w:id="3281" w:author="" w:date="">
              <w:rPr/>
            </w:rPrChange>
          </w:rPr>
          <w:drawing>
            <wp:inline distT="0" distB="0" distL="114300" distR="114300">
              <wp:extent cx="5572760" cy="1807845"/>
              <wp:effectExtent l="0" t="0" r="0" b="0"/>
              <wp:docPr id="2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1"/>
                      <pic:cNvPicPr>
                        <a:picLocks noChangeAspect="1"/>
                      </pic:cNvPicPr>
                    </pic:nvPicPr>
                    <pic:blipFill>
                      <a:blip r:embed="rId277"/>
                      <a:stretch>
                        <a:fillRect/>
                      </a:stretch>
                    </pic:blipFill>
                    <pic:spPr>
                      <a:xfrm>
                        <a:off x="0" y="0"/>
                        <a:ext cx="5572760" cy="1807845"/>
                      </a:xfrm>
                      <a:prstGeom prst="rect">
                        <a:avLst/>
                      </a:prstGeom>
                      <a:noFill/>
                      <a:ln w="9525">
                        <a:noFill/>
                      </a:ln>
                    </pic:spPr>
                  </pic:pic>
                </a:graphicData>
              </a:graphic>
            </wp:inline>
          </w:drawing>
        </w:r>
      </w:del>
    </w:p>
    <w:p>
      <w:pPr>
        <w:jc w:val="center"/>
        <w:rPr>
          <w:rFonts w:cs="Times New Roman"/>
          <w:sz w:val="21"/>
          <w:szCs w:val="21"/>
          <w:rPrChange w:id="3282" w:author="China" w:date="2017-06-06T20:51:00Z">
            <w:rPr>
              <w:sz w:val="21"/>
              <w:szCs w:val="21"/>
            </w:rPr>
          </w:rPrChange>
        </w:rPr>
      </w:pPr>
      <w:r>
        <w:rPr>
          <w:rFonts w:hint="eastAsia" w:cs="Times New Roman"/>
          <w:sz w:val="21"/>
          <w:szCs w:val="21"/>
          <w:rPrChange w:id="3283" w:author="China" w:date="2017-06-06T20:51:00Z">
            <w:rPr>
              <w:rFonts w:hint="eastAsia"/>
              <w:sz w:val="21"/>
              <w:szCs w:val="21"/>
            </w:rPr>
          </w:rPrChange>
        </w:rPr>
        <w:t>图</w:t>
      </w:r>
      <w:r>
        <w:rPr>
          <w:rFonts w:cs="Times New Roman"/>
          <w:sz w:val="21"/>
          <w:szCs w:val="21"/>
          <w:rPrChange w:id="3284" w:author="China" w:date="2017-06-06T20:51:00Z">
            <w:rPr>
              <w:sz w:val="21"/>
              <w:szCs w:val="21"/>
            </w:rPr>
          </w:rPrChange>
        </w:rPr>
        <w:t xml:space="preserve">4.10 </w:t>
      </w:r>
      <w:r>
        <w:rPr>
          <w:rFonts w:hint="eastAsia" w:cs="Times New Roman"/>
          <w:sz w:val="21"/>
          <w:szCs w:val="21"/>
          <w:rPrChange w:id="3285" w:author="China" w:date="2017-06-06T20:51:00Z">
            <w:rPr>
              <w:rFonts w:hint="eastAsia"/>
              <w:sz w:val="21"/>
              <w:szCs w:val="21"/>
            </w:rPr>
          </w:rPrChange>
        </w:rPr>
        <w:t>截取后数据段图</w:t>
      </w:r>
    </w:p>
    <w:p>
      <w:pPr>
        <w:ind w:firstLine="480"/>
        <w:rPr>
          <w:rFonts w:cs="Times New Roman"/>
          <w:rPrChange w:id="3286" w:author="China" w:date="2017-06-06T20:51:00Z">
            <w:rPr/>
          </w:rPrChange>
        </w:rPr>
      </w:pPr>
      <w:r>
        <w:rPr>
          <w:rFonts w:hint="eastAsia" w:cs="Times New Roman"/>
          <w:rPrChange w:id="3287" w:author="China" w:date="2017-06-06T20:51:00Z">
            <w:rPr>
              <w:rFonts w:hint="eastAsia"/>
            </w:rPr>
          </w:rPrChange>
        </w:rPr>
        <w:t>现场数据中的</w:t>
      </w:r>
      <w:r>
        <w:rPr>
          <w:rFonts w:cs="Times New Roman"/>
          <w:rPrChange w:id="3288" w:author="China" w:date="2017-06-06T20:51:00Z">
            <w:rPr/>
          </w:rPrChange>
        </w:rPr>
        <w:t>14500s</w:t>
      </w:r>
      <w:r>
        <w:rPr>
          <w:rFonts w:hint="eastAsia" w:cs="Times New Roman"/>
          <w:rPrChange w:id="3289" w:author="China" w:date="2017-06-06T20:51:00Z">
            <w:rPr>
              <w:rFonts w:hint="eastAsia"/>
            </w:rPr>
          </w:rPrChange>
        </w:rPr>
        <w:t>到</w:t>
      </w:r>
      <w:r>
        <w:rPr>
          <w:rFonts w:cs="Times New Roman"/>
          <w:rPrChange w:id="3290" w:author="China" w:date="2017-06-06T20:51:00Z">
            <w:rPr/>
          </w:rPrChange>
        </w:rPr>
        <w:t>16253s</w:t>
      </w:r>
      <w:r>
        <w:rPr>
          <w:rFonts w:hint="eastAsia" w:cs="Times New Roman"/>
          <w:rPrChange w:id="3291" w:author="China" w:date="2017-06-06T20:51:00Z">
            <w:rPr>
              <w:rFonts w:hint="eastAsia"/>
            </w:rPr>
          </w:rPrChange>
        </w:rPr>
        <w:t>之间的数据进行</w:t>
      </w:r>
      <w:r>
        <w:rPr>
          <w:rFonts w:cs="Times New Roman"/>
          <w:rPrChange w:id="3292" w:author="China" w:date="2017-06-06T20:51:00Z">
            <w:rPr/>
          </w:rPrChange>
        </w:rPr>
        <w:t>FFT</w:t>
      </w:r>
      <w:r>
        <w:rPr>
          <w:rFonts w:hint="eastAsia" w:cs="Times New Roman"/>
          <w:rPrChange w:id="3293" w:author="China" w:date="2017-06-06T20:51:00Z">
            <w:rPr>
              <w:rFonts w:hint="eastAsia"/>
            </w:rPr>
          </w:rPrChange>
        </w:rPr>
        <w:t>变换之后的</w:t>
      </w:r>
      <w:r>
        <w:rPr>
          <w:rFonts w:cs="Times New Roman"/>
          <w:rPrChange w:id="3294" w:author="China" w:date="2017-06-06T20:51:00Z">
            <w:rPr/>
          </w:rPrChange>
        </w:rPr>
        <w:t>FFT</w:t>
      </w:r>
      <w:r>
        <w:rPr>
          <w:rFonts w:hint="eastAsia" w:cs="Times New Roman"/>
          <w:rPrChange w:id="3295" w:author="China" w:date="2017-06-06T20:51:00Z">
            <w:rPr>
              <w:rFonts w:hint="eastAsia"/>
            </w:rPr>
          </w:rPrChange>
        </w:rPr>
        <w:t>模值图</w:t>
      </w:r>
      <w:r>
        <w:rPr>
          <w:rFonts w:hint="eastAsia" w:cs="Times New Roman"/>
          <w:rPrChange w:id="3296" w:author="China" w:date="2017-06-06T20:51:00Z">
            <w:rPr>
              <w:rFonts w:hint="eastAsia"/>
            </w:rPr>
          </w:rPrChange>
        </w:rPr>
        <w:t>如下：</w:t>
      </w:r>
    </w:p>
    <w:p>
      <w:pPr>
        <w:spacing w:line="360" w:lineRule="auto"/>
        <w:ind w:firstLine="0" w:firstLineChars="0"/>
        <w:jc w:val="center"/>
        <w:rPr>
          <w:rFonts w:cs="Times New Roman"/>
          <w:rPrChange w:id="3297" w:author="China" w:date="2017-06-06T20:51:00Z">
            <w:rPr/>
          </w:rPrChange>
        </w:rPr>
      </w:pPr>
      <w:r>
        <w:rPr>
          <w:rFonts w:cs="Times New Roman"/>
          <w:rPrChange w:id="3299" w:author="" w:date="">
            <w:rPr/>
          </w:rPrChange>
        </w:rPr>
        <w:drawing>
          <wp:inline distT="0" distB="0" distL="114300" distR="114300">
            <wp:extent cx="5572760" cy="1744980"/>
            <wp:effectExtent l="0" t="0" r="0" b="0"/>
            <wp:docPr id="3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3"/>
                    <pic:cNvPicPr>
                      <a:picLocks noChangeAspect="1"/>
                    </pic:cNvPicPr>
                  </pic:nvPicPr>
                  <pic:blipFill>
                    <a:blip r:embed="rId278"/>
                    <a:stretch>
                      <a:fillRect/>
                    </a:stretch>
                  </pic:blipFill>
                  <pic:spPr>
                    <a:xfrm>
                      <a:off x="0" y="0"/>
                      <a:ext cx="5572760" cy="1744980"/>
                    </a:xfrm>
                    <a:prstGeom prst="rect">
                      <a:avLst/>
                    </a:prstGeom>
                    <a:noFill/>
                    <a:ln w="9525">
                      <a:noFill/>
                    </a:ln>
                  </pic:spPr>
                </pic:pic>
              </a:graphicData>
            </a:graphic>
          </wp:inline>
        </w:drawing>
      </w:r>
    </w:p>
    <w:p>
      <w:pPr>
        <w:jc w:val="center"/>
        <w:rPr>
          <w:rFonts w:cs="Times New Roman"/>
          <w:sz w:val="21"/>
          <w:szCs w:val="21"/>
          <w:rPrChange w:id="3300" w:author="China" w:date="2017-06-06T20:51:00Z">
            <w:rPr>
              <w:sz w:val="21"/>
              <w:szCs w:val="21"/>
            </w:rPr>
          </w:rPrChange>
        </w:rPr>
      </w:pPr>
      <w:r>
        <w:rPr>
          <w:rFonts w:hint="eastAsia" w:cs="Times New Roman"/>
          <w:sz w:val="21"/>
          <w:szCs w:val="21"/>
          <w:rPrChange w:id="3301" w:author="China" w:date="2017-06-06T20:51:00Z">
            <w:rPr>
              <w:rFonts w:hint="eastAsia"/>
              <w:sz w:val="21"/>
              <w:szCs w:val="21"/>
            </w:rPr>
          </w:rPrChange>
        </w:rPr>
        <w:t>图</w:t>
      </w:r>
      <w:r>
        <w:rPr>
          <w:rFonts w:cs="Times New Roman"/>
          <w:sz w:val="21"/>
          <w:szCs w:val="21"/>
          <w:rPrChange w:id="3302" w:author="China" w:date="2017-06-06T20:51:00Z">
            <w:rPr>
              <w:sz w:val="21"/>
              <w:szCs w:val="21"/>
            </w:rPr>
          </w:rPrChange>
        </w:rPr>
        <w:t>4.11 FFT</w:t>
      </w:r>
      <w:r>
        <w:rPr>
          <w:rFonts w:hint="eastAsia" w:cs="Times New Roman"/>
          <w:sz w:val="21"/>
          <w:szCs w:val="21"/>
          <w:rPrChange w:id="3303" w:author="China" w:date="2017-06-06T20:51:00Z">
            <w:rPr>
              <w:rFonts w:hint="eastAsia"/>
              <w:sz w:val="21"/>
              <w:szCs w:val="21"/>
            </w:rPr>
          </w:rPrChange>
        </w:rPr>
        <w:t>模值图</w:t>
      </w:r>
    </w:p>
    <w:p>
      <w:pPr>
        <w:pStyle w:val="3"/>
        <w:spacing w:before="156" w:beforeLines="50" w:after="156" w:afterLines="50" w:line="440" w:lineRule="exact"/>
        <w:ind w:firstLine="0" w:firstLineChars="0"/>
        <w:rPr>
          <w:rFonts w:ascii="Times New Roman" w:hAnsi="Times New Roman" w:cs="Times New Roman" w:eastAsiaTheme="majorEastAsia"/>
          <w:rPrChange w:id="3305" w:author="China" w:date="2017-06-06T20:51:00Z">
            <w:rPr>
              <w:rFonts w:asciiTheme="majorEastAsia" w:hAnsiTheme="majorEastAsia" w:eastAsiaTheme="majorEastAsia" w:cstheme="majorEastAsia"/>
            </w:rPr>
          </w:rPrChange>
        </w:rPr>
        <w:pPrChange w:id="3304" w:author="China" w:date="2017-06-06T21:08:00Z">
          <w:pPr>
            <w:pStyle w:val="3"/>
            <w:spacing w:before="0" w:after="0" w:line="440" w:lineRule="exact"/>
            <w:ind w:firstLine="0" w:firstLineChars="0"/>
          </w:pPr>
        </w:pPrChange>
      </w:pPr>
      <w:bookmarkStart w:id="77" w:name="_Toc2824"/>
      <w:bookmarkStart w:id="78" w:name="_Toc484545626"/>
      <w:bookmarkStart w:id="79" w:name="_Toc1934"/>
      <w:r>
        <w:rPr>
          <w:rFonts w:ascii="Times New Roman" w:hAnsi="Times New Roman" w:cs="Times New Roman" w:eastAsiaTheme="majorEastAsia"/>
        </w:rPr>
        <w:t xml:space="preserve">4.2 </w:t>
      </w:r>
      <w:r>
        <w:rPr>
          <w:rFonts w:hint="eastAsia" w:ascii="Times New Roman" w:hAnsi="Times New Roman" w:cs="Times New Roman" w:eastAsiaTheme="majorEastAsia"/>
          <w:rPrChange w:id="3306" w:author="China" w:date="2017-06-06T20:51:00Z">
            <w:rPr>
              <w:rFonts w:hint="eastAsia" w:asciiTheme="majorEastAsia" w:hAnsiTheme="majorEastAsia" w:eastAsiaTheme="majorEastAsia" w:cstheme="majorEastAsia"/>
            </w:rPr>
          </w:rPrChange>
        </w:rPr>
        <w:t>滤波器及界面的实现</w:t>
      </w:r>
      <w:bookmarkEnd w:id="77"/>
      <w:bookmarkEnd w:id="78"/>
      <w:bookmarkEnd w:id="79"/>
    </w:p>
    <w:p>
      <w:pPr>
        <w:pStyle w:val="4"/>
        <w:spacing w:before="156" w:beforeLines="50" w:after="156" w:afterLines="50" w:line="440" w:lineRule="exact"/>
        <w:ind w:firstLine="0" w:firstLineChars="0"/>
        <w:rPr>
          <w:rFonts w:ascii="Times New Roman" w:hAnsi="Times New Roman" w:cs="Times New Roman" w:eastAsiaTheme="majorEastAsia"/>
          <w:rPrChange w:id="3308" w:author="China" w:date="2017-06-06T20:51:00Z">
            <w:rPr>
              <w:rFonts w:asciiTheme="majorEastAsia" w:hAnsiTheme="majorEastAsia" w:eastAsiaTheme="majorEastAsia" w:cstheme="majorEastAsia"/>
            </w:rPr>
          </w:rPrChange>
        </w:rPr>
        <w:pPrChange w:id="3307" w:author="China" w:date="2017-06-06T21:09:00Z">
          <w:pPr>
            <w:pStyle w:val="4"/>
            <w:spacing w:before="0" w:after="0" w:line="440" w:lineRule="exact"/>
            <w:ind w:firstLine="0" w:firstLineChars="0"/>
          </w:pPr>
        </w:pPrChange>
      </w:pPr>
      <w:bookmarkStart w:id="80" w:name="_Toc484545627"/>
      <w:bookmarkStart w:id="81" w:name="_Toc19254"/>
      <w:bookmarkStart w:id="82" w:name="_Toc21775"/>
      <w:r>
        <w:rPr>
          <w:rFonts w:cs="Times New Roman" w:eastAsiaTheme="majorEastAsia"/>
        </w:rPr>
        <w:t>4.2.1</w:t>
      </w:r>
      <w:r>
        <w:rPr>
          <w:rFonts w:ascii="Times New Roman" w:hAnsi="Times New Roman" w:cs="Times New Roman" w:eastAsiaTheme="majorEastAsia"/>
          <w:rPrChange w:id="3309" w:author="China" w:date="2017-06-06T20:51:00Z">
            <w:rPr>
              <w:rFonts w:asciiTheme="majorEastAsia" w:hAnsiTheme="majorEastAsia" w:eastAsiaTheme="majorEastAsia" w:cstheme="majorEastAsia"/>
            </w:rPr>
          </w:rPrChange>
        </w:rPr>
        <w:t xml:space="preserve"> Hanming</w:t>
      </w:r>
      <w:r>
        <w:rPr>
          <w:rFonts w:hint="eastAsia" w:ascii="Times New Roman" w:hAnsi="Times New Roman" w:cs="Times New Roman" w:eastAsiaTheme="majorEastAsia"/>
          <w:rPrChange w:id="3310" w:author="China" w:date="2017-06-06T20:51:00Z">
            <w:rPr>
              <w:rFonts w:hint="eastAsia" w:asciiTheme="majorEastAsia" w:hAnsiTheme="majorEastAsia" w:eastAsiaTheme="majorEastAsia" w:cstheme="majorEastAsia"/>
            </w:rPr>
          </w:rPrChange>
        </w:rPr>
        <w:t>滤波实现</w:t>
      </w:r>
      <w:bookmarkEnd w:id="80"/>
      <w:bookmarkEnd w:id="81"/>
      <w:bookmarkEnd w:id="82"/>
    </w:p>
    <w:p>
      <w:pPr>
        <w:ind w:firstLine="480"/>
        <w:jc w:val="left"/>
        <w:rPr>
          <w:rFonts w:cs="Times New Roman"/>
          <w:rPrChange w:id="3312" w:author="China" w:date="2017-06-06T20:51:00Z">
            <w:rPr/>
          </w:rPrChange>
        </w:rPr>
        <w:pPrChange w:id="3311" w:author="刘宁" w:date="2017-06-06T23:20:00Z">
          <w:pPr>
            <w:ind w:firstLine="480"/>
          </w:pPr>
        </w:pPrChange>
      </w:pPr>
      <w:r>
        <w:rPr>
          <w:rFonts w:cs="Times New Roman"/>
        </w:rPr>
        <w:t>Hanming</w:t>
      </w:r>
      <w:r>
        <w:rPr>
          <w:rFonts w:hint="eastAsia" w:cs="Times New Roman"/>
          <w:rPrChange w:id="3313" w:author="China" w:date="2017-06-06T20:51:00Z">
            <w:rPr>
              <w:rFonts w:hint="eastAsia"/>
            </w:rPr>
          </w:rPrChange>
        </w:rPr>
        <w:t>窗口滤波法通常被称为升余弦窗，能有效的降低旁瓣的高度升高主瓣高度，可提供大于</w:t>
      </w:r>
      <w:r>
        <w:rPr>
          <w:rFonts w:cs="Times New Roman"/>
          <w:rPrChange w:id="3314" w:author="China" w:date="2017-06-06T20:51:00Z">
            <w:rPr/>
          </w:rPrChange>
        </w:rPr>
        <w:t>50</w:t>
      </w:r>
      <w:ins w:id="3315" w:author="刘宁" w:date="2017-06-06T23:19:00Z">
        <w:r>
          <w:rPr>
            <w:rFonts w:hint="eastAsia" w:cs="Times New Roman"/>
          </w:rPr>
          <w:t>dB</w:t>
        </w:r>
      </w:ins>
      <w:del w:id="3316" w:author="刘宁" w:date="2017-06-06T23:19:00Z"/>
      <w:del w:id="3317" w:author="刘宁" w:date="2017-06-06T23:19:00Z"/>
      <w:del w:id="3318" w:author="刘宁" w:date="2017-06-06T23:19:00Z"/>
      <w:del w:id="3319" w:author="刘宁" w:date="2017-06-06T23:19:00Z">
        <w:r>
          <w:rPr>
            <w:rFonts w:cs="Times New Roman"/>
            <w:position w:val="-6"/>
          </w:rPr>
          <w:object>
            <v:shape id="_x0000_i1142" o:spt="75" type="#_x0000_t75" style="height:13.95pt;width:17pt;" o:ole="t" filled="f" o:preferrelative="t" stroked="f" coordsize="21600,21600">
              <v:path/>
              <v:fill on="f" focussize="0,0"/>
              <v:stroke on="f" joinstyle="miter"/>
              <v:imagedata r:id="rId280" o:title=""/>
              <o:lock v:ext="edit" aspectratio="t"/>
              <w10:wrap type="none"/>
              <w10:anchorlock/>
            </v:shape>
            <o:OLEObject Type="Embed" ProgID="Equation.3" ShapeID="_x0000_i1142" DrawAspect="Content" ObjectID="_1468075854" r:id="rId279">
              <o:LockedField>false</o:LockedField>
            </o:OLEObject>
          </w:object>
        </w:r>
      </w:del>
      <w:del w:id="3321" w:author="刘宁" w:date="2017-06-06T23:19:00Z"/>
      <w:r>
        <w:rPr>
          <w:rFonts w:hint="eastAsia" w:cs="Times New Roman"/>
          <w:rPrChange w:id="3322" w:author="China" w:date="2017-06-06T20:51:00Z">
            <w:rPr>
              <w:rFonts w:hint="eastAsia"/>
            </w:rPr>
          </w:rPrChange>
        </w:rPr>
        <w:t>的衰减，旁瓣峰值幅度为</w:t>
      </w:r>
      <w:r>
        <w:rPr>
          <w:rFonts w:cs="Times New Roman"/>
          <w:rPrChange w:id="3323" w:author="China" w:date="2017-06-06T20:51:00Z">
            <w:rPr/>
          </w:rPrChange>
        </w:rPr>
        <w:t>41</w:t>
      </w:r>
      <w:ins w:id="3324" w:author="刘宁" w:date="2017-06-06T23:19:00Z">
        <w:r>
          <w:rPr>
            <w:rFonts w:hint="eastAsia" w:cs="Times New Roman"/>
          </w:rPr>
          <w:t>dB</w:t>
        </w:r>
      </w:ins>
      <w:del w:id="3325" w:author="刘宁" w:date="2017-06-06T23:19:00Z"/>
      <w:del w:id="3326" w:author="刘宁" w:date="2017-06-06T23:19:00Z"/>
      <w:del w:id="3327" w:author="刘宁" w:date="2017-06-06T23:19:00Z"/>
      <w:del w:id="3328" w:author="刘宁" w:date="2017-06-06T23:19:00Z">
        <w:r>
          <w:rPr>
            <w:rFonts w:cs="Times New Roman"/>
          </w:rPr>
          <w:object>
            <v:shape id="_x0000_i1143" o:spt="75" type="#_x0000_t75" style="height:13.95pt;width:17pt;" o:ole="t" filled="f" o:preferrelative="t" stroked="f" coordsize="21600,21600">
              <v:path/>
              <v:fill on="f" focussize="0,0"/>
              <v:stroke on="f" joinstyle="miter"/>
              <v:imagedata r:id="rId280" o:title=""/>
              <o:lock v:ext="edit" aspectratio="t"/>
              <w10:wrap type="none"/>
              <w10:anchorlock/>
            </v:shape>
            <o:OLEObject Type="Embed" ProgID="Equation.3" ShapeID="_x0000_i1143" DrawAspect="Content" ObjectID="_1468075855" r:id="rId281">
              <o:LockedField>false</o:LockedField>
            </o:OLEObject>
          </w:object>
        </w:r>
      </w:del>
      <w:del w:id="3330" w:author="刘宁" w:date="2017-06-06T23:19:00Z"/>
      <w:r>
        <w:rPr>
          <w:rFonts w:hint="eastAsia" w:cs="Times New Roman"/>
          <w:rPrChange w:id="3331" w:author="China" w:date="2017-06-06T20:51:00Z">
            <w:rPr>
              <w:rFonts w:hint="eastAsia"/>
            </w:rPr>
          </w:rPrChange>
        </w:rPr>
        <w:t>，过度带宽</w:t>
      </w:r>
      <w:r>
        <w:rPr>
          <w:rFonts w:cs="Times New Roman"/>
          <w:rPrChange w:id="3332" w:author="China" w:date="2017-06-06T20:51:00Z">
            <w:rPr/>
          </w:rPrChange>
        </w:rPr>
        <w:t>8</w:t>
      </w:r>
      <w:r>
        <w:rPr>
          <w:rFonts w:cs="Times New Roman"/>
          <w:position w:val="-6"/>
        </w:rPr>
        <w:object>
          <v:shape id="_x0000_i1144" o:spt="75" type="#_x0000_t75" style="height:13.95pt;width:28pt;" o:ole="t" filled="f" o:preferrelative="t" stroked="f" coordsize="21600,21600">
            <v:path/>
            <v:fill on="f" focussize="0,0"/>
            <v:stroke on="f" joinstyle="miter"/>
            <v:imagedata r:id="rId283" o:title=""/>
            <o:lock v:ext="edit" aspectratio="t"/>
            <w10:wrap type="none"/>
            <w10:anchorlock/>
          </v:shape>
          <o:OLEObject Type="Embed" ProgID="Equation.3" ShapeID="_x0000_i1144" DrawAspect="Content" ObjectID="_1468075856" r:id="rId282">
            <o:LockedField>false</o:LockedField>
          </o:OLEObject>
        </w:object>
      </w:r>
      <w:r>
        <w:rPr>
          <w:rFonts w:hint="eastAsia" w:cs="Times New Roman"/>
          <w:rPrChange w:id="3333" w:author="China" w:date="2017-06-06T20:51:00Z">
            <w:rPr>
              <w:rFonts w:hint="eastAsia"/>
            </w:rPr>
          </w:rPrChange>
        </w:rPr>
        <w:t>，阻带最小衰减</w:t>
      </w:r>
      <w:r>
        <w:rPr>
          <w:rFonts w:cs="Times New Roman"/>
          <w:rPrChange w:id="3334" w:author="China" w:date="2017-06-06T20:51:00Z">
            <w:rPr/>
          </w:rPrChange>
        </w:rPr>
        <w:t>53</w:t>
      </w:r>
      <w:ins w:id="3335" w:author="刘宁" w:date="2017-06-06T23:23:00Z">
        <w:r>
          <w:rPr>
            <w:rFonts w:hint="eastAsia" w:cs="Times New Roman"/>
          </w:rPr>
          <w:t>dB</w:t>
        </w:r>
      </w:ins>
      <w:del w:id="3336" w:author="刘宁" w:date="2017-06-06T23:23:00Z"/>
      <w:del w:id="3337" w:author="刘宁" w:date="2017-06-06T23:23:00Z"/>
      <w:del w:id="3338" w:author="刘宁" w:date="2017-06-06T23:23:00Z"/>
      <w:del w:id="3339" w:author="刘宁" w:date="2017-06-06T23:23:00Z">
        <w:r>
          <w:rPr>
            <w:rFonts w:cs="Times New Roman"/>
            <w:position w:val="-6"/>
          </w:rPr>
          <w:object>
            <v:shape id="_x0000_i1145" o:spt="75" type="#_x0000_t75" style="height:13.95pt;width:17pt;" o:ole="t" filled="f" o:preferrelative="t" stroked="f" coordsize="21600,21600">
              <v:path/>
              <v:fill on="f" focussize="0,0"/>
              <v:stroke on="f" joinstyle="miter"/>
              <v:imagedata r:id="rId280" o:title=""/>
              <o:lock v:ext="edit" aspectratio="t"/>
              <w10:wrap type="none"/>
              <w10:anchorlock/>
            </v:shape>
            <o:OLEObject Type="Embed" ProgID="Equation.3" ShapeID="_x0000_i1145" DrawAspect="Content" ObjectID="_1468075857" r:id="rId284">
              <o:LockedField>false</o:LockedField>
            </o:OLEObject>
          </w:object>
        </w:r>
      </w:del>
      <w:del w:id="3341" w:author="刘宁" w:date="2017-06-06T23:23:00Z"/>
      <w:r>
        <w:rPr>
          <w:rFonts w:hint="eastAsia" w:cs="Times New Roman"/>
          <w:rPrChange w:id="3342" w:author="China" w:date="2017-06-06T20:51:00Z">
            <w:rPr>
              <w:rFonts w:hint="eastAsia"/>
            </w:rPr>
          </w:rPrChange>
        </w:rPr>
        <w:t>，并且能提供较小的阶数。本次研究要求的滤波要求为滤波频率带宽为</w:t>
      </w:r>
      <w:r>
        <w:rPr>
          <w:rFonts w:cs="Times New Roman"/>
          <w:rPrChange w:id="3343" w:author="China" w:date="2017-06-06T20:51:00Z">
            <w:rPr/>
          </w:rPrChange>
        </w:rPr>
        <w:t>0.02</w:t>
      </w:r>
      <w:ins w:id="3344" w:author="刘宁" w:date="2017-06-06T23:18:00Z">
        <w:r>
          <w:rPr>
            <w:rFonts w:hint="eastAsia" w:cs="Times New Roman"/>
          </w:rPr>
          <w:t>Hz</w:t>
        </w:r>
      </w:ins>
      <w:del w:id="3345" w:author="刘宁" w:date="2017-06-06T23:18:00Z"/>
      <w:del w:id="3346" w:author="刘宁" w:date="2017-06-06T23:18:00Z"/>
      <w:del w:id="3347" w:author="刘宁" w:date="2017-06-06T23:18:00Z"/>
      <w:del w:id="3348" w:author="刘宁" w:date="2017-06-06T23:18:00Z">
        <w:r>
          <w:rPr>
            <w:rFonts w:cs="Times New Roman"/>
            <w:position w:val="-4"/>
          </w:rPr>
          <w:object>
            <v:shape id="_x0000_i1146" o:spt="75" type="#_x0000_t75" style="height:13pt;width:18pt;" o:ole="t" filled="f" o:preferrelative="t" stroked="f" coordsize="21600,21600">
              <v:path/>
              <v:fill on="f" focussize="0,0"/>
              <v:stroke on="f" joinstyle="miter"/>
              <v:imagedata r:id="rId286" o:title=""/>
              <o:lock v:ext="edit" aspectratio="t"/>
              <w10:wrap type="none"/>
              <w10:anchorlock/>
            </v:shape>
            <o:OLEObject Type="Embed" ProgID="Equation.3" ShapeID="_x0000_i1146" DrawAspect="Content" ObjectID="_1468075858" r:id="rId285">
              <o:LockedField>false</o:LockedField>
            </o:OLEObject>
          </w:object>
        </w:r>
      </w:del>
      <w:del w:id="3350" w:author="刘宁" w:date="2017-06-06T23:18:00Z"/>
      <w:r>
        <w:rPr>
          <w:rFonts w:cs="Times New Roman"/>
          <w:rPrChange w:id="3351" w:author="China" w:date="2017-06-06T20:51:00Z">
            <w:rPr/>
          </w:rPrChange>
        </w:rPr>
        <w:t>-2</w:t>
      </w:r>
      <w:ins w:id="3352" w:author="刘宁" w:date="2017-06-06T23:18:00Z">
        <w:r>
          <w:rPr>
            <w:rFonts w:hint="eastAsia" w:cs="Times New Roman"/>
          </w:rPr>
          <w:t>Hz</w:t>
        </w:r>
      </w:ins>
      <w:del w:id="3353" w:author="刘宁" w:date="2017-06-06T23:18:00Z"/>
      <w:del w:id="3354" w:author="刘宁" w:date="2017-06-06T23:18:00Z"/>
      <w:del w:id="3355" w:author="刘宁" w:date="2017-06-06T23:18:00Z"/>
      <w:del w:id="3356" w:author="刘宁" w:date="2017-06-06T23:18:00Z">
        <w:r>
          <w:rPr>
            <w:rFonts w:cs="Times New Roman"/>
            <w:position w:val="-4"/>
          </w:rPr>
          <w:object>
            <v:shape id="_x0000_i1147" o:spt="75" type="#_x0000_t75" style="height:13pt;width:18pt;" o:ole="t" filled="f" o:preferrelative="t" stroked="f" coordsize="21600,21600">
              <v:path/>
              <v:fill on="f" focussize="0,0"/>
              <v:stroke on="f" joinstyle="miter"/>
              <v:imagedata r:id="rId286" o:title=""/>
              <o:lock v:ext="edit" aspectratio="t"/>
              <w10:wrap type="none"/>
              <w10:anchorlock/>
            </v:shape>
            <o:OLEObject Type="Embed" ProgID="Equation.3" ShapeID="_x0000_i1147" DrawAspect="Content" ObjectID="_1468075859" r:id="rId287">
              <o:LockedField>false</o:LockedField>
            </o:OLEObject>
          </w:object>
        </w:r>
      </w:del>
      <w:del w:id="3358" w:author="刘宁" w:date="2017-06-06T23:18:00Z"/>
      <w:r>
        <w:rPr>
          <w:rFonts w:hint="eastAsia" w:cs="Times New Roman"/>
          <w:rPrChange w:id="3359" w:author="China" w:date="2017-06-06T20:51:00Z">
            <w:rPr>
              <w:rFonts w:hint="eastAsia"/>
            </w:rPr>
          </w:rPrChange>
        </w:rPr>
        <w:t>之内，中心频率为</w:t>
      </w:r>
      <w:r>
        <w:rPr>
          <w:rFonts w:cs="Times New Roman"/>
          <w:rPrChange w:id="3360" w:author="China" w:date="2017-06-06T20:51:00Z">
            <w:rPr/>
          </w:rPrChange>
        </w:rPr>
        <w:t>1</w:t>
      </w:r>
      <w:ins w:id="3361" w:author="刘宁" w:date="2017-06-06T23:18:00Z">
        <w:r>
          <w:rPr>
            <w:rFonts w:hint="eastAsia" w:cs="Times New Roman"/>
          </w:rPr>
          <w:t>Hz</w:t>
        </w:r>
      </w:ins>
      <w:del w:id="3362" w:author="刘宁" w:date="2017-06-06T23:18:00Z"/>
      <w:del w:id="3363" w:author="刘宁" w:date="2017-06-06T23:18:00Z"/>
      <w:del w:id="3364" w:author="刘宁" w:date="2017-06-06T23:18:00Z"/>
      <w:del w:id="3365" w:author="刘宁" w:date="2017-06-06T23:18:00Z">
        <w:r>
          <w:rPr>
            <w:rFonts w:cs="Times New Roman"/>
            <w:position w:val="-4"/>
          </w:rPr>
          <w:object>
            <v:shape id="_x0000_i1148" o:spt="75" type="#_x0000_t75" style="height:13pt;width:18pt;" o:ole="t" filled="f" o:preferrelative="t" stroked="f" coordsize="21600,21600">
              <v:path/>
              <v:fill on="f" focussize="0,0"/>
              <v:stroke on="f" joinstyle="miter"/>
              <v:imagedata r:id="rId286" o:title=""/>
              <o:lock v:ext="edit" aspectratio="t"/>
              <w10:wrap type="none"/>
              <w10:anchorlock/>
            </v:shape>
            <o:OLEObject Type="Embed" ProgID="Equation.3" ShapeID="_x0000_i1148" DrawAspect="Content" ObjectID="_1468075860" r:id="rId288">
              <o:LockedField>false</o:LockedField>
            </o:OLEObject>
          </w:object>
        </w:r>
      </w:del>
      <w:del w:id="3367" w:author="刘宁" w:date="2017-06-06T23:18:00Z"/>
      <w:r>
        <w:rPr>
          <w:rFonts w:hint="eastAsia" w:cs="Times New Roman"/>
          <w:rPrChange w:id="3368" w:author="China" w:date="2017-06-06T20:51:00Z">
            <w:rPr>
              <w:rFonts w:hint="eastAsia"/>
            </w:rPr>
          </w:rPrChange>
        </w:rPr>
        <w:t>，并且要求滤波帯宽越窄也好。为了方便进行滤波处理，取频带为</w:t>
      </w:r>
      <w:r>
        <w:rPr>
          <w:rFonts w:cs="Times New Roman"/>
          <w:rPrChange w:id="3369" w:author="China" w:date="2017-06-06T20:51:00Z">
            <w:rPr/>
          </w:rPrChange>
        </w:rPr>
        <w:t>0.8</w:t>
      </w:r>
      <w:ins w:id="3370" w:author="刘宁" w:date="2017-06-06T23:19:00Z">
        <w:r>
          <w:rPr>
            <w:rFonts w:hint="eastAsia" w:cs="Times New Roman"/>
          </w:rPr>
          <w:t>Hz</w:t>
        </w:r>
      </w:ins>
      <w:del w:id="3371" w:author="刘宁" w:date="2017-06-06T23:19:00Z"/>
      <w:del w:id="3372" w:author="刘宁" w:date="2017-06-06T23:19:00Z"/>
      <w:del w:id="3373" w:author="刘宁" w:date="2017-06-06T23:19:00Z"/>
      <w:del w:id="3374" w:author="刘宁" w:date="2017-06-06T23:19:00Z">
        <w:r>
          <w:rPr>
            <w:rFonts w:cs="Times New Roman"/>
            <w:position w:val="-4"/>
          </w:rPr>
          <w:object>
            <v:shape id="_x0000_i1149" o:spt="75" type="#_x0000_t75" style="height:13pt;width:18pt;" o:ole="t" filled="f" o:preferrelative="t" stroked="f" coordsize="21600,21600">
              <v:path/>
              <v:fill on="f" focussize="0,0"/>
              <v:stroke on="f" joinstyle="miter"/>
              <v:imagedata r:id="rId286" o:title=""/>
              <o:lock v:ext="edit" aspectratio="t"/>
              <w10:wrap type="none"/>
              <w10:anchorlock/>
            </v:shape>
            <o:OLEObject Type="Embed" ProgID="Equation.3" ShapeID="_x0000_i1149" DrawAspect="Content" ObjectID="_1468075861" r:id="rId289">
              <o:LockedField>false</o:LockedField>
            </o:OLEObject>
          </w:object>
        </w:r>
      </w:del>
      <w:del w:id="3376" w:author="刘宁" w:date="2017-06-06T23:19:00Z"/>
      <w:r>
        <w:rPr>
          <w:rFonts w:cs="Times New Roman"/>
          <w:rPrChange w:id="3377" w:author="China" w:date="2017-06-06T20:51:00Z">
            <w:rPr/>
          </w:rPrChange>
        </w:rPr>
        <w:t>-1.3</w:t>
      </w:r>
      <w:ins w:id="3378" w:author="刘宁" w:date="2017-06-06T23:18:00Z">
        <w:r>
          <w:rPr>
            <w:rFonts w:hint="eastAsia" w:cs="Times New Roman"/>
          </w:rPr>
          <w:t>Hz</w:t>
        </w:r>
      </w:ins>
      <w:del w:id="3379" w:author="刘宁" w:date="2017-06-06T23:18:00Z"/>
      <w:del w:id="3380" w:author="刘宁" w:date="2017-06-06T23:18:00Z"/>
      <w:del w:id="3381" w:author="刘宁" w:date="2017-06-06T23:18:00Z"/>
      <w:del w:id="3382" w:author="刘宁" w:date="2017-06-06T23:18:00Z">
        <w:r>
          <w:rPr>
            <w:rFonts w:cs="Times New Roman"/>
            <w:position w:val="-4"/>
          </w:rPr>
          <w:object>
            <v:shape id="_x0000_i1150" o:spt="75" type="#_x0000_t75" style="height:13pt;width:18pt;" o:ole="t" filled="f" o:preferrelative="t" stroked="f" coordsize="21600,21600">
              <v:path/>
              <v:fill on="f" focussize="0,0"/>
              <v:stroke on="f" joinstyle="miter"/>
              <v:imagedata r:id="rId286" o:title=""/>
              <o:lock v:ext="edit" aspectratio="t"/>
              <w10:wrap type="none"/>
              <w10:anchorlock/>
            </v:shape>
            <o:OLEObject Type="Embed" ProgID="Equation.3" ShapeID="_x0000_i1150" DrawAspect="Content" ObjectID="_1468075862" r:id="rId290">
              <o:LockedField>false</o:LockedField>
            </o:OLEObject>
          </w:object>
        </w:r>
      </w:del>
      <w:del w:id="3384" w:author="刘宁" w:date="2017-06-06T23:18:00Z"/>
      <w:r>
        <w:rPr>
          <w:rFonts w:hint="eastAsia" w:cs="Times New Roman"/>
          <w:rPrChange w:id="3385" w:author="China" w:date="2017-06-06T20:51:00Z">
            <w:rPr>
              <w:rFonts w:hint="eastAsia"/>
            </w:rPr>
          </w:rPrChange>
        </w:rPr>
        <w:t>并选择</w:t>
      </w:r>
      <w:r>
        <w:rPr>
          <w:rFonts w:cs="Times New Roman"/>
          <w:rPrChange w:id="3386" w:author="China" w:date="2017-06-06T20:51:00Z">
            <w:rPr/>
          </w:rPrChange>
        </w:rPr>
        <w:t>Hanming</w:t>
      </w:r>
      <w:r>
        <w:rPr>
          <w:rFonts w:hint="eastAsia" w:cs="Times New Roman"/>
          <w:rPrChange w:id="3387" w:author="China" w:date="2017-06-06T20:51:00Z">
            <w:rPr>
              <w:rFonts w:hint="eastAsia"/>
            </w:rPr>
          </w:rPrChange>
        </w:rPr>
        <w:t>窗口法进行滤波设计。由</w:t>
      </w:r>
      <w:r>
        <w:rPr>
          <w:rFonts w:cs="Times New Roman"/>
          <w:rPrChange w:id="3388" w:author="China" w:date="2017-06-06T20:51:00Z">
            <w:rPr/>
          </w:rPrChange>
        </w:rPr>
        <w:t>Hanming</w:t>
      </w:r>
      <w:r>
        <w:rPr>
          <w:rFonts w:hint="eastAsia" w:cs="Times New Roman"/>
          <w:rPrChange w:id="3389" w:author="China" w:date="2017-06-06T20:51:00Z">
            <w:rPr>
              <w:rFonts w:hint="eastAsia"/>
            </w:rPr>
          </w:rPrChange>
        </w:rPr>
        <w:t>窗口函数法的参数及对现场数据的分析，得出</w:t>
      </w:r>
      <w:r>
        <w:rPr>
          <w:rFonts w:cs="Times New Roman"/>
          <w:rPrChange w:id="3390" w:author="China" w:date="2017-06-06T20:51:00Z">
            <w:rPr/>
          </w:rPrChange>
        </w:rPr>
        <w:t>N</w:t>
      </w:r>
      <w:r>
        <w:rPr>
          <w:rFonts w:hint="eastAsia" w:cs="Times New Roman"/>
          <w:rPrChange w:id="3391" w:author="China" w:date="2017-06-06T20:51:00Z">
            <w:rPr>
              <w:rFonts w:hint="eastAsia"/>
            </w:rPr>
          </w:rPrChange>
        </w:rPr>
        <w:t>为每次滤波所需数据段的长度，同时</w:t>
      </w:r>
      <w:r>
        <w:rPr>
          <w:rFonts w:cs="Times New Roman"/>
          <w:rPrChange w:id="3392" w:author="China" w:date="2017-06-06T20:51:00Z">
            <w:rPr/>
          </w:rPrChange>
        </w:rPr>
        <w:t>N</w:t>
      </w:r>
      <w:r>
        <w:rPr>
          <w:rFonts w:hint="eastAsia" w:cs="Times New Roman"/>
          <w:rPrChange w:id="3393" w:author="China" w:date="2017-06-06T20:51:00Z">
            <w:rPr>
              <w:rFonts w:hint="eastAsia"/>
            </w:rPr>
          </w:rPrChange>
        </w:rPr>
        <w:t>的长度随着对不同数据段分析而不同。</w:t>
      </w:r>
      <w:del w:id="3394" w:author="刘宁" w:date="2017-06-06T23:18:00Z"/>
      <w:del w:id="3395" w:author="刘宁" w:date="2017-06-06T23:18:00Z"/>
      <w:del w:id="3396" w:author="刘宁" w:date="2017-06-06T23:18:00Z"/>
      <w:del w:id="3397" w:author="刘宁" w:date="2017-06-06T23:18:00Z">
        <w:r>
          <w:rPr>
            <w:rFonts w:cs="Times New Roman"/>
            <w:color w:val="000000"/>
            <w:position w:val="-12"/>
          </w:rPr>
          <w:object>
            <v:shape id="_x0000_i1151" o:spt="75" type="#_x0000_t75" style="height:18.15pt;width:15.05pt;" o:ole="t" filled="f" o:preferrelative="t" stroked="f" coordsize="21600,21600">
              <v:path/>
              <v:fill on="f" focussize="0,0"/>
              <v:stroke on="f" joinstyle="miter"/>
              <v:imagedata r:id="rId292" o:title=""/>
              <o:lock v:ext="edit" aspectratio="t"/>
              <w10:wrap type="none"/>
              <w10:anchorlock/>
            </v:shape>
            <o:OLEObject Type="Embed" ProgID="Equation.3" ShapeID="_x0000_i1151" DrawAspect="Content" ObjectID="_1468075863" r:id="rId291">
              <o:LockedField>false</o:LockedField>
            </o:OLEObject>
          </w:object>
        </w:r>
      </w:del>
      <w:del w:id="3399" w:author="刘宁" w:date="2017-06-06T23:18:00Z"/>
      <w:del w:id="3400" w:author="刘宁" w:date="2017-06-06T23:18:00Z">
        <w:r>
          <w:rPr>
            <w:rFonts w:cs="Times New Roman"/>
          </w:rPr>
          <w:delText>=53</w:delText>
        </w:r>
      </w:del>
      <w:del w:id="3401" w:author="刘宁" w:date="2017-06-06T23:18:00Z"/>
      <w:del w:id="3402" w:author="刘宁" w:date="2017-06-06T23:18:00Z"/>
      <w:del w:id="3403" w:author="刘宁" w:date="2017-06-06T23:18:00Z"/>
      <w:del w:id="3404" w:author="刘宁" w:date="2017-06-06T23:18:00Z">
        <w:r>
          <w:rPr>
            <w:rFonts w:cs="Times New Roman"/>
            <w:position w:val="-6"/>
          </w:rPr>
          <w:object>
            <v:shape id="_x0000_i1152" o:spt="75" type="#_x0000_t75" style="height:13.95pt;width:17pt;" o:ole="t" filled="f" o:preferrelative="t" stroked="f" coordsize="21600,21600">
              <v:path/>
              <v:fill on="f" focussize="0,0"/>
              <v:stroke on="f" joinstyle="miter"/>
              <v:imagedata r:id="rId280" o:title=""/>
              <o:lock v:ext="edit" aspectratio="t"/>
              <w10:wrap type="none"/>
              <w10:anchorlock/>
            </v:shape>
            <o:OLEObject Type="Embed" ProgID="Equation.3" ShapeID="_x0000_i1152" DrawAspect="Content" ObjectID="_1468075864" r:id="rId293">
              <o:LockedField>false</o:LockedField>
            </o:OLEObject>
          </w:object>
        </w:r>
      </w:del>
      <w:del w:id="3406" w:author="刘宁" w:date="2017-06-06T23:18:00Z"/>
      <w:del w:id="3407" w:author="刘宁" w:date="2017-06-06T23:18:00Z">
        <w:r>
          <w:rPr>
            <w:rFonts w:hint="eastAsia" w:cs="Times New Roman"/>
            <w:rPrChange w:id="3408" w:author="China" w:date="2017-06-06T20:51:00Z">
              <w:rPr>
                <w:rFonts w:hint="eastAsia"/>
              </w:rPr>
            </w:rPrChange>
          </w:rPr>
          <w:delText>。</w:delText>
        </w:r>
      </w:del>
      <w:r>
        <w:rPr>
          <w:rFonts w:hint="eastAsia" w:cs="Times New Roman"/>
          <w:rPrChange w:id="3409" w:author="China" w:date="2017-06-06T20:51:00Z">
            <w:rPr>
              <w:rFonts w:hint="eastAsia"/>
            </w:rPr>
          </w:rPrChange>
        </w:rPr>
        <w:t>由</w:t>
      </w:r>
      <w:r>
        <w:rPr>
          <w:rFonts w:cs="Times New Roman"/>
          <w:rPrChange w:id="3410" w:author="China" w:date="2017-06-06T20:51:00Z">
            <w:rPr/>
          </w:rPrChange>
        </w:rPr>
        <w:t>Hanming</w:t>
      </w:r>
      <w:r>
        <w:rPr>
          <w:rFonts w:hint="eastAsia" w:cs="Times New Roman"/>
          <w:rPrChange w:id="3411" w:author="China" w:date="2017-06-06T20:51:00Z">
            <w:rPr>
              <w:rFonts w:hint="eastAsia"/>
            </w:rPr>
          </w:rPrChange>
        </w:rPr>
        <w:t>窗口参数可将通带</w:t>
      </w:r>
      <w:r>
        <w:rPr>
          <w:rFonts w:hint="eastAsia" w:cs="Times New Roman"/>
          <w:rPrChange w:id="3412" w:author="China" w:date="2017-06-06T20:51:00Z">
            <w:rPr>
              <w:rFonts w:hint="eastAsia"/>
            </w:rPr>
          </w:rPrChange>
        </w:rPr>
        <w:t>截频设置</w:t>
      </w:r>
      <w:r>
        <w:rPr>
          <w:rFonts w:hint="eastAsia" w:cs="Times New Roman"/>
          <w:rPrChange w:id="3413" w:author="China" w:date="2017-06-06T20:51:00Z">
            <w:rPr>
              <w:rFonts w:hint="eastAsia"/>
            </w:rPr>
          </w:rPrChange>
        </w:rPr>
        <w:t>为</w:t>
      </w:r>
      <w:r>
        <w:rPr>
          <w:rFonts w:cs="Times New Roman"/>
          <w:position w:val="-10"/>
        </w:rPr>
        <w:object>
          <v:shape id="_x0000_i1153" o:spt="75" type="#_x0000_t75" style="height:17pt;width:12pt;" o:ole="t" filled="f" o:preferrelative="t" stroked="f" coordsize="21600,21600">
            <v:path/>
            <v:fill on="f" focussize="0,0"/>
            <v:stroke on="f" joinstyle="miter"/>
            <v:imagedata r:id="rId295" o:title=""/>
            <o:lock v:ext="edit" aspectratio="t"/>
            <w10:wrap type="none"/>
            <w10:anchorlock/>
          </v:shape>
          <o:OLEObject Type="Embed" ProgID="Equation.3" ShapeID="_x0000_i1153" DrawAspect="Content" ObjectID="_1468075865" r:id="rId294">
            <o:LockedField>false</o:LockedField>
          </o:OLEObject>
        </w:object>
      </w:r>
      <w:r>
        <w:rPr>
          <w:rFonts w:cs="Times New Roman"/>
          <w:rPrChange w:id="3414" w:author="China" w:date="2017-06-06T20:51:00Z">
            <w:rPr/>
          </w:rPrChange>
        </w:rPr>
        <w:t>=0.8</w:t>
      </w:r>
      <w:ins w:id="3415" w:author="刘宁" w:date="2017-06-06T23:23:00Z">
        <w:r>
          <w:rPr>
            <w:rFonts w:hint="eastAsia" w:cs="Times New Roman"/>
          </w:rPr>
          <w:t>Hz</w:t>
        </w:r>
      </w:ins>
      <w:del w:id="3416" w:author="刘宁" w:date="2017-06-06T23:23:00Z"/>
      <w:del w:id="3417" w:author="刘宁" w:date="2017-06-06T23:23:00Z"/>
      <w:del w:id="3418" w:author="刘宁" w:date="2017-06-06T23:23:00Z"/>
      <w:del w:id="3419" w:author="刘宁" w:date="2017-06-06T23:23:00Z">
        <w:r>
          <w:rPr>
            <w:rFonts w:cs="Times New Roman"/>
            <w:position w:val="-4"/>
          </w:rPr>
          <w:object>
            <v:shape id="_x0000_i1154" o:spt="75" type="#_x0000_t75" style="height:13pt;width:18pt;" o:ole="t" filled="f" o:preferrelative="t" stroked="f" coordsize="21600,21600">
              <v:path/>
              <v:fill on="f" focussize="0,0"/>
              <v:stroke on="f" joinstyle="miter"/>
              <v:imagedata r:id="rId286" o:title=""/>
              <o:lock v:ext="edit" aspectratio="t"/>
              <w10:wrap type="none"/>
              <w10:anchorlock/>
            </v:shape>
            <o:OLEObject Type="Embed" ProgID="Equation.3" ShapeID="_x0000_i1154" DrawAspect="Content" ObjectID="_1468075866" r:id="rId296">
              <o:LockedField>false</o:LockedField>
            </o:OLEObject>
          </w:object>
        </w:r>
      </w:del>
      <w:del w:id="3421" w:author="刘宁" w:date="2017-06-06T23:23:00Z"/>
      <w:r>
        <w:rPr>
          <w:rFonts w:hint="eastAsia" w:cs="Times New Roman"/>
          <w:rPrChange w:id="3422" w:author="China" w:date="2017-06-06T20:51:00Z">
            <w:rPr>
              <w:rFonts w:hint="eastAsia"/>
            </w:rPr>
          </w:rPrChange>
        </w:rPr>
        <w:t>，</w:t>
      </w:r>
      <w:r>
        <w:rPr>
          <w:rFonts w:cs="Times New Roman"/>
          <w:position w:val="-10"/>
        </w:rPr>
        <w:object>
          <v:shape id="_x0000_i1155" o:spt="75" type="#_x0000_t75" style="height:17pt;width:13.95pt;" o:ole="t" filled="f" o:preferrelative="t" stroked="f" coordsize="21600,21600">
            <v:path/>
            <v:fill on="f" focussize="0,0"/>
            <v:stroke on="f" joinstyle="miter"/>
            <v:imagedata r:id="rId298" o:title=""/>
            <o:lock v:ext="edit" aspectratio="t"/>
            <w10:wrap type="none"/>
            <w10:anchorlock/>
          </v:shape>
          <o:OLEObject Type="Embed" ProgID="Equation.3" ShapeID="_x0000_i1155" DrawAspect="Content" ObjectID="_1468075867" r:id="rId297">
            <o:LockedField>false</o:LockedField>
          </o:OLEObject>
        </w:object>
      </w:r>
      <w:r>
        <w:rPr>
          <w:rFonts w:cs="Times New Roman"/>
          <w:rPrChange w:id="3423" w:author="China" w:date="2017-06-06T20:51:00Z">
            <w:rPr/>
          </w:rPrChange>
        </w:rPr>
        <w:t>=1.3</w:t>
      </w:r>
      <w:ins w:id="3424" w:author="刘宁" w:date="2017-06-06T23:23:00Z">
        <w:r>
          <w:rPr>
            <w:rFonts w:hint="eastAsia" w:cs="Times New Roman"/>
          </w:rPr>
          <w:t>Hz</w:t>
        </w:r>
      </w:ins>
      <w:del w:id="3425" w:author="刘宁" w:date="2017-06-06T23:23:00Z"/>
      <w:del w:id="3426" w:author="刘宁" w:date="2017-06-06T23:23:00Z"/>
      <w:del w:id="3427" w:author="刘宁" w:date="2017-06-06T23:23:00Z"/>
      <w:del w:id="3428" w:author="刘宁" w:date="2017-06-06T23:23:00Z">
        <w:r>
          <w:rPr>
            <w:rFonts w:cs="Times New Roman"/>
            <w:position w:val="-4"/>
          </w:rPr>
          <w:object>
            <v:shape id="_x0000_i1156" o:spt="75" type="#_x0000_t75" style="height:13pt;width:18pt;" o:ole="t" filled="f" o:preferrelative="t" stroked="f" coordsize="21600,21600">
              <v:path/>
              <v:fill on="f" focussize="0,0"/>
              <v:stroke on="f" joinstyle="miter"/>
              <v:imagedata r:id="rId286" o:title=""/>
              <o:lock v:ext="edit" aspectratio="t"/>
              <w10:wrap type="none"/>
              <w10:anchorlock/>
            </v:shape>
            <o:OLEObject Type="Embed" ProgID="Equation.3" ShapeID="_x0000_i1156" DrawAspect="Content" ObjectID="_1468075868" r:id="rId299">
              <o:LockedField>false</o:LockedField>
            </o:OLEObject>
          </w:object>
        </w:r>
      </w:del>
      <w:del w:id="3430" w:author="刘宁" w:date="2017-06-06T23:23:00Z"/>
      <w:r>
        <w:rPr>
          <w:rFonts w:hint="eastAsia" w:cs="Times New Roman"/>
          <w:rPrChange w:id="3431" w:author="China" w:date="2017-06-06T20:51:00Z">
            <w:rPr>
              <w:rFonts w:hint="eastAsia"/>
            </w:rPr>
          </w:rPrChange>
        </w:rPr>
        <w:t>，</w:t>
      </w:r>
      <w:r>
        <w:rPr>
          <w:rFonts w:hint="eastAsia" w:cs="Times New Roman"/>
          <w:rPrChange w:id="3432" w:author="China" w:date="2017-06-06T20:51:00Z">
            <w:rPr>
              <w:rFonts w:hint="eastAsia"/>
            </w:rPr>
          </w:rPrChange>
        </w:rPr>
        <w:t>阻带截频</w:t>
      </w:r>
      <w:r>
        <w:rPr>
          <w:rFonts w:cs="Times New Roman"/>
          <w:position w:val="-12"/>
        </w:rPr>
        <w:object>
          <v:shape id="_x0000_i1157" o:spt="75" type="#_x0000_t75" style="height:18pt;width:13pt;" o:ole="t" filled="f" o:preferrelative="t" stroked="f" coordsize="21600,21600">
            <v:path/>
            <v:fill on="f" focussize="0,0"/>
            <v:stroke on="f" joinstyle="miter"/>
            <v:imagedata r:id="rId301" o:title=""/>
            <o:lock v:ext="edit" aspectratio="t"/>
            <w10:wrap type="none"/>
            <w10:anchorlock/>
          </v:shape>
          <o:OLEObject Type="Embed" ProgID="Equation.DSMT4" ShapeID="_x0000_i1157" DrawAspect="Content" ObjectID="_1468075869" r:id="rId300">
            <o:LockedField>false</o:LockedField>
          </o:OLEObject>
        </w:object>
      </w:r>
      <w:r>
        <w:rPr>
          <w:rFonts w:cs="Times New Roman"/>
          <w:rPrChange w:id="3433" w:author="China" w:date="2017-06-06T20:51:00Z">
            <w:rPr/>
          </w:rPrChange>
        </w:rPr>
        <w:t>=0.1</w:t>
      </w:r>
      <w:ins w:id="3434" w:author="刘宁" w:date="2017-06-06T23:23:00Z">
        <w:r>
          <w:rPr>
            <w:rFonts w:hint="eastAsia" w:cs="Times New Roman"/>
          </w:rPr>
          <w:t>Hz</w:t>
        </w:r>
      </w:ins>
      <w:del w:id="3435" w:author="刘宁" w:date="2017-06-06T23:23:00Z"/>
      <w:del w:id="3436" w:author="刘宁" w:date="2017-06-06T23:23:00Z"/>
      <w:del w:id="3437" w:author="刘宁" w:date="2017-06-06T23:23:00Z"/>
      <w:del w:id="3438" w:author="刘宁" w:date="2017-06-06T23:23:00Z">
        <w:r>
          <w:rPr>
            <w:rFonts w:cs="Times New Roman"/>
            <w:position w:val="-4"/>
          </w:rPr>
          <w:object>
            <v:shape id="_x0000_i1158" o:spt="75" type="#_x0000_t75" style="height:13pt;width:18pt;" o:ole="t" filled="f" o:preferrelative="t" stroked="f" coordsize="21600,21600">
              <v:path/>
              <v:fill on="f" focussize="0,0"/>
              <v:stroke on="f" joinstyle="miter"/>
              <v:imagedata r:id="rId286" o:title=""/>
              <o:lock v:ext="edit" aspectratio="t"/>
              <w10:wrap type="none"/>
              <w10:anchorlock/>
            </v:shape>
            <o:OLEObject Type="Embed" ProgID="Equation.3" ShapeID="_x0000_i1158" DrawAspect="Content" ObjectID="_1468075870" r:id="rId302">
              <o:LockedField>false</o:LockedField>
            </o:OLEObject>
          </w:object>
        </w:r>
      </w:del>
      <w:del w:id="3440" w:author="刘宁" w:date="2017-06-06T23:23:00Z"/>
      <w:r>
        <w:rPr>
          <w:rFonts w:hint="eastAsia" w:cs="Times New Roman"/>
          <w:rPrChange w:id="3441" w:author="China" w:date="2017-06-06T20:51:00Z">
            <w:rPr>
              <w:rFonts w:hint="eastAsia"/>
            </w:rPr>
          </w:rPrChange>
        </w:rPr>
        <w:t>，</w:t>
      </w:r>
      <w:r>
        <w:rPr>
          <w:rFonts w:cs="Times New Roman"/>
          <w:position w:val="-10"/>
        </w:rPr>
        <w:object>
          <v:shape id="_x0000_i1159" o:spt="75" type="#_x0000_t75" style="height:17pt;width:13.95pt;" o:ole="t" filled="f" o:preferrelative="t" stroked="f" coordsize="21600,21600">
            <v:path/>
            <v:fill on="f" focussize="0,0"/>
            <v:stroke on="f" joinstyle="miter"/>
            <v:imagedata r:id="rId304" o:title=""/>
            <o:lock v:ext="edit" aspectratio="t"/>
            <w10:wrap type="none"/>
            <w10:anchorlock/>
          </v:shape>
          <o:OLEObject Type="Embed" ProgID="Equation.3" ShapeID="_x0000_i1159" DrawAspect="Content" ObjectID="_1468075871" r:id="rId303">
            <o:LockedField>false</o:LockedField>
          </o:OLEObject>
        </w:object>
      </w:r>
      <w:r>
        <w:rPr>
          <w:rFonts w:cs="Times New Roman"/>
          <w:rPrChange w:id="3442" w:author="China" w:date="2017-06-06T20:51:00Z">
            <w:rPr/>
          </w:rPrChange>
        </w:rPr>
        <w:t>=2</w:t>
      </w:r>
      <w:ins w:id="3443" w:author="刘宁" w:date="2017-06-06T23:23:00Z">
        <w:r>
          <w:rPr>
            <w:rFonts w:hint="eastAsia" w:cs="Times New Roman"/>
          </w:rPr>
          <w:t>Hz</w:t>
        </w:r>
      </w:ins>
      <w:del w:id="3444" w:author="刘宁" w:date="2017-06-06T23:23:00Z"/>
      <w:del w:id="3445" w:author="刘宁" w:date="2017-06-06T23:23:00Z"/>
      <w:del w:id="3446" w:author="刘宁" w:date="2017-06-06T23:23:00Z"/>
      <w:del w:id="3447" w:author="刘宁" w:date="2017-06-06T23:23:00Z">
        <w:r>
          <w:rPr>
            <w:rFonts w:cs="Times New Roman"/>
            <w:position w:val="-4"/>
          </w:rPr>
          <w:object>
            <v:shape id="_x0000_i1160" o:spt="75" type="#_x0000_t75" style="height:13pt;width:18pt;" o:ole="t" filled="f" o:preferrelative="t" stroked="f" coordsize="21600,21600">
              <v:path/>
              <v:fill on="f" focussize="0,0"/>
              <v:stroke on="f" joinstyle="miter"/>
              <v:imagedata r:id="rId286" o:title=""/>
              <o:lock v:ext="edit" aspectratio="t"/>
              <w10:wrap type="none"/>
              <w10:anchorlock/>
            </v:shape>
            <o:OLEObject Type="Embed" ProgID="Equation.3" ShapeID="_x0000_i1160" DrawAspect="Content" ObjectID="_1468075872" r:id="rId305">
              <o:LockedField>false</o:LockedField>
            </o:OLEObject>
          </w:object>
        </w:r>
      </w:del>
      <w:del w:id="3449" w:author="刘宁" w:date="2017-06-06T23:23:00Z"/>
      <w:r>
        <w:rPr>
          <w:rFonts w:hint="eastAsia" w:cs="Times New Roman"/>
          <w:rPrChange w:id="3450" w:author="China" w:date="2017-06-06T20:51:00Z">
            <w:rPr>
              <w:rFonts w:hint="eastAsia"/>
            </w:rPr>
          </w:rPrChange>
        </w:rPr>
        <w:t>。对两组现场数据的不同数据的段采用</w:t>
      </w:r>
      <w:r>
        <w:rPr>
          <w:rFonts w:cs="Times New Roman"/>
          <w:rPrChange w:id="3451" w:author="China" w:date="2017-06-06T20:51:00Z">
            <w:rPr/>
          </w:rPrChange>
        </w:rPr>
        <w:t>Hanming</w:t>
      </w:r>
      <w:r>
        <w:rPr>
          <w:rFonts w:hint="eastAsia" w:cs="Times New Roman"/>
          <w:rPrChange w:id="3452" w:author="China" w:date="2017-06-06T20:51:00Z">
            <w:rPr>
              <w:rFonts w:hint="eastAsia"/>
            </w:rPr>
          </w:rPrChange>
        </w:rPr>
        <w:t>窗口法进行滤波处理，在</w:t>
      </w:r>
      <w:r>
        <w:rPr>
          <w:rFonts w:cs="Times New Roman"/>
          <w:rPrChange w:id="3453" w:author="China" w:date="2017-06-06T20:51:00Z">
            <w:rPr/>
          </w:rPrChange>
        </w:rPr>
        <w:t>MATLAB</w:t>
      </w:r>
      <w:r>
        <w:rPr>
          <w:rFonts w:hint="eastAsia" w:cs="Times New Roman"/>
          <w:rPrChange w:id="3454" w:author="China" w:date="2017-06-06T20:51:00Z">
            <w:rPr>
              <w:rFonts w:hint="eastAsia"/>
            </w:rPr>
          </w:rPrChange>
        </w:rPr>
        <w:t>上显示出滤波的频谱图。</w:t>
      </w:r>
    </w:p>
    <w:p>
      <w:pPr>
        <w:ind w:firstLineChars="0"/>
        <w:rPr>
          <w:rFonts w:cs="Times New Roman"/>
          <w:rPrChange w:id="3455" w:author="China" w:date="2017-06-06T20:51:00Z">
            <w:rPr/>
          </w:rPrChange>
        </w:rPr>
      </w:pPr>
      <w:r>
        <w:rPr>
          <w:rFonts w:hint="eastAsia" w:cs="Times New Roman"/>
          <w:rPrChange w:id="3456" w:author="China" w:date="2017-06-06T20:51:00Z">
            <w:rPr>
              <w:rFonts w:hint="eastAsia"/>
            </w:rPr>
          </w:rPrChange>
        </w:rPr>
        <w:t>利用</w:t>
      </w:r>
      <w:r>
        <w:rPr>
          <w:rFonts w:cs="Times New Roman"/>
          <w:rPrChange w:id="3457" w:author="China" w:date="2017-06-06T20:51:00Z">
            <w:rPr/>
          </w:rPrChange>
        </w:rPr>
        <w:t>Hanming</w:t>
      </w:r>
      <w:r>
        <w:rPr>
          <w:rFonts w:hint="eastAsia" w:cs="Times New Roman"/>
          <w:rPrChange w:id="3458" w:author="China" w:date="2017-06-06T20:51:00Z">
            <w:rPr>
              <w:rFonts w:hint="eastAsia"/>
            </w:rPr>
          </w:rPrChange>
        </w:rPr>
        <w:t>窗口函数对第一组</w:t>
      </w:r>
      <w:r>
        <w:rPr>
          <w:rFonts w:hint="eastAsia" w:cs="Times New Roman"/>
          <w:rPrChange w:id="3459" w:author="China" w:date="2017-06-06T20:51:00Z">
            <w:rPr>
              <w:rFonts w:hint="eastAsia"/>
            </w:rPr>
          </w:rPrChange>
        </w:rPr>
        <w:t>数据数据</w:t>
      </w:r>
      <w:r>
        <w:rPr>
          <w:rFonts w:hint="eastAsia" w:cs="Times New Roman"/>
          <w:rPrChange w:id="3460" w:author="China" w:date="2017-06-06T20:51:00Z">
            <w:rPr>
              <w:rFonts w:hint="eastAsia"/>
            </w:rPr>
          </w:rPrChange>
        </w:rPr>
        <w:t>在</w:t>
      </w:r>
      <w:r>
        <w:rPr>
          <w:rFonts w:cs="Times New Roman"/>
          <w:rPrChange w:id="3461" w:author="China" w:date="2017-06-06T20:51:00Z">
            <w:rPr/>
          </w:rPrChange>
        </w:rPr>
        <w:t>500s</w:t>
      </w:r>
      <w:r>
        <w:rPr>
          <w:rFonts w:hint="eastAsia" w:cs="Times New Roman"/>
          <w:rPrChange w:id="3462" w:author="China" w:date="2017-06-06T20:51:00Z">
            <w:rPr>
              <w:rFonts w:hint="eastAsia"/>
            </w:rPr>
          </w:rPrChange>
        </w:rPr>
        <w:t>到</w:t>
      </w:r>
      <w:r>
        <w:rPr>
          <w:rFonts w:cs="Times New Roman"/>
          <w:rPrChange w:id="3463" w:author="China" w:date="2017-06-06T20:51:00Z">
            <w:rPr/>
          </w:rPrChange>
        </w:rPr>
        <w:t>2000s</w:t>
      </w:r>
      <w:r>
        <w:rPr>
          <w:rFonts w:hint="eastAsia" w:cs="Times New Roman"/>
          <w:rPrChange w:id="3464" w:author="China" w:date="2017-06-06T20:51:00Z">
            <w:rPr>
              <w:rFonts w:hint="eastAsia"/>
            </w:rPr>
          </w:rPrChange>
        </w:rPr>
        <w:t>之间的数据进行滤波处理。</w:t>
      </w:r>
    </w:p>
    <w:p>
      <w:pPr>
        <w:spacing w:line="360" w:lineRule="auto"/>
        <w:ind w:firstLine="0" w:firstLineChars="0"/>
        <w:jc w:val="center"/>
        <w:rPr>
          <w:rFonts w:cs="Times New Roman"/>
          <w:rPrChange w:id="3465" w:author="China" w:date="2017-06-06T20:51:00Z">
            <w:rPr/>
          </w:rPrChange>
        </w:rPr>
      </w:pPr>
      <w:r>
        <w:rPr>
          <w:rFonts w:cs="Times New Roman"/>
          <w:rPrChange w:id="3467" w:author="" w:date="">
            <w:rPr/>
          </w:rPrChange>
        </w:rPr>
        <w:drawing>
          <wp:inline distT="0" distB="0" distL="114300" distR="114300">
            <wp:extent cx="5572760" cy="1839595"/>
            <wp:effectExtent l="0" t="0" r="0" b="7620"/>
            <wp:docPr id="3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4"/>
                    <pic:cNvPicPr>
                      <a:picLocks noChangeAspect="1"/>
                    </pic:cNvPicPr>
                  </pic:nvPicPr>
                  <pic:blipFill>
                    <a:blip r:embed="rId306"/>
                    <a:stretch>
                      <a:fillRect/>
                    </a:stretch>
                  </pic:blipFill>
                  <pic:spPr>
                    <a:xfrm>
                      <a:off x="0" y="0"/>
                      <a:ext cx="5572760" cy="1839595"/>
                    </a:xfrm>
                    <a:prstGeom prst="rect">
                      <a:avLst/>
                    </a:prstGeom>
                    <a:noFill/>
                    <a:ln w="9525">
                      <a:noFill/>
                    </a:ln>
                  </pic:spPr>
                </pic:pic>
              </a:graphicData>
            </a:graphic>
          </wp:inline>
        </w:drawing>
      </w:r>
    </w:p>
    <w:p>
      <w:pPr>
        <w:jc w:val="center"/>
        <w:rPr>
          <w:rFonts w:cs="Times New Roman"/>
          <w:sz w:val="21"/>
          <w:szCs w:val="21"/>
          <w:rPrChange w:id="3468" w:author="China" w:date="2017-06-06T20:51:00Z">
            <w:rPr>
              <w:sz w:val="21"/>
              <w:szCs w:val="21"/>
            </w:rPr>
          </w:rPrChange>
        </w:rPr>
      </w:pPr>
      <w:r>
        <w:rPr>
          <w:rFonts w:hint="eastAsia" w:cs="Times New Roman"/>
          <w:sz w:val="21"/>
          <w:szCs w:val="21"/>
          <w:rPrChange w:id="3469" w:author="China" w:date="2017-06-06T20:51:00Z">
            <w:rPr>
              <w:rFonts w:hint="eastAsia"/>
              <w:sz w:val="21"/>
              <w:szCs w:val="21"/>
            </w:rPr>
          </w:rPrChange>
        </w:rPr>
        <w:t>图</w:t>
      </w:r>
      <w:r>
        <w:rPr>
          <w:rFonts w:cs="Times New Roman"/>
          <w:sz w:val="21"/>
          <w:szCs w:val="21"/>
          <w:rPrChange w:id="3470" w:author="China" w:date="2017-06-06T20:51:00Z">
            <w:rPr>
              <w:sz w:val="21"/>
              <w:szCs w:val="21"/>
            </w:rPr>
          </w:rPrChange>
        </w:rPr>
        <w:t xml:space="preserve">4.12 </w:t>
      </w:r>
      <w:r>
        <w:rPr>
          <w:rFonts w:hint="eastAsia" w:cs="Times New Roman"/>
          <w:sz w:val="21"/>
          <w:szCs w:val="21"/>
          <w:rPrChange w:id="3471" w:author="China" w:date="2017-06-06T20:51:00Z">
            <w:rPr>
              <w:rFonts w:hint="eastAsia"/>
              <w:sz w:val="21"/>
              <w:szCs w:val="21"/>
            </w:rPr>
          </w:rPrChange>
        </w:rPr>
        <w:t>幅频特性图</w:t>
      </w:r>
    </w:p>
    <w:p>
      <w:pPr>
        <w:ind w:firstLineChars="0"/>
        <w:rPr>
          <w:rFonts w:cs="Times New Roman"/>
          <w:rPrChange w:id="3472" w:author="China" w:date="2017-06-06T20:51:00Z">
            <w:rPr/>
          </w:rPrChange>
        </w:rPr>
      </w:pPr>
      <w:r>
        <w:rPr>
          <w:rFonts w:hint="eastAsia" w:cs="Times New Roman"/>
          <w:rPrChange w:id="3473" w:author="China" w:date="2017-06-06T20:51:00Z">
            <w:rPr>
              <w:rFonts w:hint="eastAsia"/>
            </w:rPr>
          </w:rPrChange>
        </w:rPr>
        <w:t>滤波后波形效果图如下：</w:t>
      </w:r>
    </w:p>
    <w:p>
      <w:pPr>
        <w:spacing w:line="360" w:lineRule="auto"/>
        <w:ind w:firstLine="0" w:firstLineChars="0"/>
        <w:jc w:val="center"/>
        <w:rPr>
          <w:ins w:id="3474" w:author="刘宁" w:date="2017-06-06T23:35:00Z"/>
          <w:rFonts w:cs="Times New Roman"/>
        </w:rPr>
      </w:pPr>
      <w:del w:id="3475" w:author="刘宁" w:date="2017-06-06T23:35:00Z">
        <w:r>
          <w:rPr>
            <w:rFonts w:cs="Times New Roman"/>
            <w:rPrChange w:id="3478" w:author="" w:date="">
              <w:rPr/>
            </w:rPrChange>
          </w:rPr>
          <w:drawing>
            <wp:inline distT="0" distB="0" distL="114300" distR="114300">
              <wp:extent cx="5572760" cy="1805305"/>
              <wp:effectExtent l="0" t="0" r="0" b="4445"/>
              <wp:docPr id="3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5"/>
                      <pic:cNvPicPr>
                        <a:picLocks noChangeAspect="1"/>
                      </pic:cNvPicPr>
                    </pic:nvPicPr>
                    <pic:blipFill>
                      <a:blip r:embed="rId307"/>
                      <a:stretch>
                        <a:fillRect/>
                      </a:stretch>
                    </pic:blipFill>
                    <pic:spPr>
                      <a:xfrm>
                        <a:off x="0" y="0"/>
                        <a:ext cx="5572760" cy="1805305"/>
                      </a:xfrm>
                      <a:prstGeom prst="rect">
                        <a:avLst/>
                      </a:prstGeom>
                      <a:noFill/>
                      <a:ln w="9525">
                        <a:noFill/>
                      </a:ln>
                    </pic:spPr>
                  </pic:pic>
                </a:graphicData>
              </a:graphic>
            </wp:inline>
          </w:drawing>
        </w:r>
      </w:del>
    </w:p>
    <w:p>
      <w:pPr>
        <w:spacing w:line="360" w:lineRule="auto"/>
        <w:ind w:firstLine="0" w:firstLineChars="0"/>
        <w:jc w:val="center"/>
        <w:rPr>
          <w:rFonts w:cs="Times New Roman"/>
          <w:rPrChange w:id="3479" w:author="China" w:date="2017-06-06T20:51:00Z">
            <w:rPr/>
          </w:rPrChange>
        </w:rPr>
      </w:pPr>
      <w:ins w:id="3480" w:author="刘宁" w:date="2017-06-06T23:35:00Z">
        <w:r>
          <w:rPr/>
          <w:drawing>
            <wp:inline distT="0" distB="0" distL="114300" distR="114300">
              <wp:extent cx="5572760" cy="1979930"/>
              <wp:effectExtent l="0" t="0" r="0" b="1270"/>
              <wp:docPr id="58"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6"/>
                      <pic:cNvPicPr>
                        <a:picLocks noChangeAspect="1"/>
                      </pic:cNvPicPr>
                    </pic:nvPicPr>
                    <pic:blipFill>
                      <a:blip r:embed="rId308"/>
                      <a:stretch>
                        <a:fillRect/>
                      </a:stretch>
                    </pic:blipFill>
                    <pic:spPr>
                      <a:xfrm>
                        <a:off x="0" y="0"/>
                        <a:ext cx="5572760" cy="1979930"/>
                      </a:xfrm>
                      <a:prstGeom prst="rect">
                        <a:avLst/>
                      </a:prstGeom>
                      <a:noFill/>
                      <a:ln w="9525">
                        <a:noFill/>
                      </a:ln>
                    </pic:spPr>
                  </pic:pic>
                </a:graphicData>
              </a:graphic>
            </wp:inline>
          </w:drawing>
        </w:r>
      </w:ins>
    </w:p>
    <w:p>
      <w:pPr>
        <w:jc w:val="center"/>
        <w:rPr>
          <w:rFonts w:cs="Times New Roman"/>
          <w:sz w:val="21"/>
          <w:szCs w:val="21"/>
          <w:rPrChange w:id="3482" w:author="China" w:date="2017-06-06T20:51:00Z">
            <w:rPr>
              <w:sz w:val="21"/>
              <w:szCs w:val="21"/>
            </w:rPr>
          </w:rPrChange>
        </w:rPr>
      </w:pPr>
      <w:r>
        <w:rPr>
          <w:rFonts w:hint="eastAsia" w:cs="Times New Roman"/>
          <w:sz w:val="21"/>
          <w:szCs w:val="21"/>
          <w:rPrChange w:id="3483" w:author="China" w:date="2017-06-06T20:51:00Z">
            <w:rPr>
              <w:rFonts w:hint="eastAsia"/>
              <w:sz w:val="21"/>
              <w:szCs w:val="21"/>
            </w:rPr>
          </w:rPrChange>
        </w:rPr>
        <w:t>图</w:t>
      </w:r>
      <w:r>
        <w:rPr>
          <w:rFonts w:cs="Times New Roman"/>
          <w:sz w:val="21"/>
          <w:szCs w:val="21"/>
          <w:rPrChange w:id="3484" w:author="China" w:date="2017-06-06T20:51:00Z">
            <w:rPr>
              <w:sz w:val="21"/>
              <w:szCs w:val="21"/>
            </w:rPr>
          </w:rPrChange>
        </w:rPr>
        <w:t xml:space="preserve">4.13 </w:t>
      </w:r>
      <w:r>
        <w:rPr>
          <w:rFonts w:hint="eastAsia" w:cs="Times New Roman"/>
          <w:sz w:val="21"/>
          <w:szCs w:val="21"/>
          <w:rPrChange w:id="3485" w:author="China" w:date="2017-06-06T20:51:00Z">
            <w:rPr>
              <w:rFonts w:hint="eastAsia"/>
              <w:sz w:val="21"/>
              <w:szCs w:val="21"/>
            </w:rPr>
          </w:rPrChange>
        </w:rPr>
        <w:t>滤波后图</w:t>
      </w:r>
    </w:p>
    <w:p>
      <w:pPr>
        <w:ind w:firstLineChars="0"/>
        <w:rPr>
          <w:rFonts w:cs="Times New Roman"/>
          <w:rPrChange w:id="3486" w:author="China" w:date="2017-06-06T20:51:00Z">
            <w:rPr/>
          </w:rPrChange>
        </w:rPr>
      </w:pPr>
      <w:r>
        <w:rPr>
          <w:rFonts w:hint="eastAsia" w:cs="Times New Roman"/>
          <w:rPrChange w:id="3487" w:author="China" w:date="2017-06-06T20:51:00Z">
            <w:rPr>
              <w:rFonts w:hint="eastAsia"/>
            </w:rPr>
          </w:rPrChange>
        </w:rPr>
        <w:t>利用</w:t>
      </w:r>
      <w:r>
        <w:rPr>
          <w:rFonts w:cs="Times New Roman"/>
          <w:rPrChange w:id="3488" w:author="China" w:date="2017-06-06T20:51:00Z">
            <w:rPr/>
          </w:rPrChange>
        </w:rPr>
        <w:t>Hanming</w:t>
      </w:r>
      <w:r>
        <w:rPr>
          <w:rFonts w:hint="eastAsia" w:cs="Times New Roman"/>
          <w:rPrChange w:id="3489" w:author="China" w:date="2017-06-06T20:51:00Z">
            <w:rPr>
              <w:rFonts w:hint="eastAsia"/>
            </w:rPr>
          </w:rPrChange>
        </w:rPr>
        <w:t>窗口函数对第一组</w:t>
      </w:r>
      <w:r>
        <w:rPr>
          <w:rFonts w:hint="eastAsia" w:cs="Times New Roman"/>
          <w:rPrChange w:id="3490" w:author="China" w:date="2017-06-06T20:51:00Z">
            <w:rPr>
              <w:rFonts w:hint="eastAsia"/>
            </w:rPr>
          </w:rPrChange>
        </w:rPr>
        <w:t>数据数据</w:t>
      </w:r>
      <w:r>
        <w:rPr>
          <w:rFonts w:hint="eastAsia" w:cs="Times New Roman"/>
          <w:rPrChange w:id="3491" w:author="China" w:date="2017-06-06T20:51:00Z">
            <w:rPr>
              <w:rFonts w:hint="eastAsia"/>
            </w:rPr>
          </w:rPrChange>
        </w:rPr>
        <w:t>在</w:t>
      </w:r>
      <w:r>
        <w:rPr>
          <w:rFonts w:cs="Times New Roman"/>
          <w:rPrChange w:id="3492" w:author="China" w:date="2017-06-06T20:51:00Z">
            <w:rPr/>
          </w:rPrChange>
        </w:rPr>
        <w:t>4000s</w:t>
      </w:r>
      <w:r>
        <w:rPr>
          <w:rFonts w:hint="eastAsia" w:cs="Times New Roman"/>
          <w:rPrChange w:id="3493" w:author="China" w:date="2017-06-06T20:51:00Z">
            <w:rPr>
              <w:rFonts w:hint="eastAsia"/>
            </w:rPr>
          </w:rPrChange>
        </w:rPr>
        <w:t>到</w:t>
      </w:r>
      <w:r>
        <w:rPr>
          <w:rFonts w:cs="Times New Roman"/>
          <w:rPrChange w:id="3494" w:author="China" w:date="2017-06-06T20:51:00Z">
            <w:rPr/>
          </w:rPrChange>
        </w:rPr>
        <w:t>6000s</w:t>
      </w:r>
      <w:r>
        <w:rPr>
          <w:rFonts w:hint="eastAsia" w:cs="Times New Roman"/>
          <w:rPrChange w:id="3495" w:author="China" w:date="2017-06-06T20:51:00Z">
            <w:rPr>
              <w:rFonts w:hint="eastAsia"/>
            </w:rPr>
          </w:rPrChange>
        </w:rPr>
        <w:t>之间的数据进行滤波处理。</w:t>
      </w:r>
    </w:p>
    <w:p>
      <w:pPr>
        <w:spacing w:line="360" w:lineRule="auto"/>
        <w:ind w:firstLine="0" w:firstLineChars="0"/>
        <w:jc w:val="center"/>
        <w:rPr>
          <w:rFonts w:cs="Times New Roman"/>
          <w:rPrChange w:id="3496" w:author="China" w:date="2017-06-06T20:51:00Z">
            <w:rPr/>
          </w:rPrChange>
        </w:rPr>
      </w:pPr>
      <w:r>
        <w:rPr>
          <w:rFonts w:cs="Times New Roman"/>
          <w:rPrChange w:id="3498" w:author="" w:date="">
            <w:rPr/>
          </w:rPrChange>
        </w:rPr>
        <w:drawing>
          <wp:inline distT="0" distB="0" distL="114300" distR="114300">
            <wp:extent cx="5572760" cy="1788160"/>
            <wp:effectExtent l="0" t="0" r="0" b="2540"/>
            <wp:docPr id="3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6"/>
                    <pic:cNvPicPr>
                      <a:picLocks noChangeAspect="1"/>
                    </pic:cNvPicPr>
                  </pic:nvPicPr>
                  <pic:blipFill>
                    <a:blip r:embed="rId309"/>
                    <a:stretch>
                      <a:fillRect/>
                    </a:stretch>
                  </pic:blipFill>
                  <pic:spPr>
                    <a:xfrm>
                      <a:off x="0" y="0"/>
                      <a:ext cx="5572760" cy="1788160"/>
                    </a:xfrm>
                    <a:prstGeom prst="rect">
                      <a:avLst/>
                    </a:prstGeom>
                    <a:noFill/>
                    <a:ln w="9525">
                      <a:noFill/>
                    </a:ln>
                  </pic:spPr>
                </pic:pic>
              </a:graphicData>
            </a:graphic>
          </wp:inline>
        </w:drawing>
      </w:r>
    </w:p>
    <w:p>
      <w:pPr>
        <w:jc w:val="center"/>
        <w:rPr>
          <w:rFonts w:cs="Times New Roman"/>
          <w:sz w:val="21"/>
          <w:szCs w:val="21"/>
          <w:rPrChange w:id="3499" w:author="China" w:date="2017-06-06T20:51:00Z">
            <w:rPr>
              <w:sz w:val="21"/>
              <w:szCs w:val="21"/>
            </w:rPr>
          </w:rPrChange>
        </w:rPr>
      </w:pPr>
      <w:r>
        <w:rPr>
          <w:rFonts w:hint="eastAsia" w:cs="Times New Roman"/>
          <w:sz w:val="21"/>
          <w:szCs w:val="21"/>
          <w:rPrChange w:id="3500" w:author="China" w:date="2017-06-06T20:51:00Z">
            <w:rPr>
              <w:rFonts w:hint="eastAsia"/>
              <w:sz w:val="21"/>
              <w:szCs w:val="21"/>
            </w:rPr>
          </w:rPrChange>
        </w:rPr>
        <w:t>图</w:t>
      </w:r>
      <w:r>
        <w:rPr>
          <w:rFonts w:cs="Times New Roman"/>
          <w:sz w:val="21"/>
          <w:szCs w:val="21"/>
          <w:rPrChange w:id="3501" w:author="China" w:date="2017-06-06T20:51:00Z">
            <w:rPr>
              <w:sz w:val="21"/>
              <w:szCs w:val="21"/>
            </w:rPr>
          </w:rPrChange>
        </w:rPr>
        <w:t xml:space="preserve">4.14 </w:t>
      </w:r>
      <w:r>
        <w:rPr>
          <w:rFonts w:hint="eastAsia" w:cs="Times New Roman"/>
          <w:sz w:val="21"/>
          <w:szCs w:val="21"/>
          <w:rPrChange w:id="3502" w:author="China" w:date="2017-06-06T20:51:00Z">
            <w:rPr>
              <w:rFonts w:hint="eastAsia"/>
              <w:sz w:val="21"/>
              <w:szCs w:val="21"/>
            </w:rPr>
          </w:rPrChange>
        </w:rPr>
        <w:t>幅频特性图</w:t>
      </w:r>
    </w:p>
    <w:p>
      <w:pPr>
        <w:ind w:firstLineChars="0"/>
        <w:rPr>
          <w:rFonts w:cs="Times New Roman"/>
          <w:rPrChange w:id="3503" w:author="China" w:date="2017-06-06T20:51:00Z">
            <w:rPr/>
          </w:rPrChange>
        </w:rPr>
      </w:pPr>
      <w:r>
        <w:rPr>
          <w:rFonts w:hint="eastAsia" w:cs="Times New Roman"/>
          <w:rPrChange w:id="3504" w:author="China" w:date="2017-06-06T20:51:00Z">
            <w:rPr>
              <w:rFonts w:hint="eastAsia"/>
            </w:rPr>
          </w:rPrChange>
        </w:rPr>
        <w:t>滤波后波形效果如下：</w:t>
      </w:r>
    </w:p>
    <w:p>
      <w:pPr>
        <w:spacing w:line="360" w:lineRule="auto"/>
        <w:ind w:firstLine="0" w:firstLineChars="0"/>
        <w:jc w:val="center"/>
        <w:rPr>
          <w:rFonts w:cs="Times New Roman"/>
          <w:rPrChange w:id="3505" w:author="China" w:date="2017-06-06T20:51:00Z">
            <w:rPr/>
          </w:rPrChange>
        </w:rPr>
      </w:pPr>
      <w:ins w:id="3506" w:author="刘宁" w:date="2017-06-06T23:36:00Z">
        <w:r>
          <w:rPr/>
          <w:drawing>
            <wp:inline distT="0" distB="0" distL="114300" distR="114300">
              <wp:extent cx="5572760" cy="1899920"/>
              <wp:effectExtent l="0" t="0" r="0" b="5080"/>
              <wp:docPr id="59"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7"/>
                      <pic:cNvPicPr>
                        <a:picLocks noChangeAspect="1"/>
                      </pic:cNvPicPr>
                    </pic:nvPicPr>
                    <pic:blipFill>
                      <a:blip r:embed="rId310"/>
                      <a:stretch>
                        <a:fillRect/>
                      </a:stretch>
                    </pic:blipFill>
                    <pic:spPr>
                      <a:xfrm>
                        <a:off x="0" y="0"/>
                        <a:ext cx="5572760" cy="1899920"/>
                      </a:xfrm>
                      <a:prstGeom prst="rect">
                        <a:avLst/>
                      </a:prstGeom>
                      <a:noFill/>
                      <a:ln w="9525">
                        <a:noFill/>
                      </a:ln>
                    </pic:spPr>
                  </pic:pic>
                </a:graphicData>
              </a:graphic>
            </wp:inline>
          </w:drawing>
        </w:r>
      </w:ins>
      <w:del w:id="3508" w:author="刘宁" w:date="2017-06-06T23:36:00Z">
        <w:r>
          <w:rPr>
            <w:rFonts w:cs="Times New Roman"/>
            <w:rPrChange w:id="3511" w:author="" w:date="">
              <w:rPr/>
            </w:rPrChange>
          </w:rPr>
          <w:drawing>
            <wp:inline distT="0" distB="0" distL="114300" distR="114300">
              <wp:extent cx="5572760" cy="1839595"/>
              <wp:effectExtent l="0" t="0" r="0" b="7620"/>
              <wp:docPr id="3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8"/>
                      <pic:cNvPicPr>
                        <a:picLocks noChangeAspect="1"/>
                      </pic:cNvPicPr>
                    </pic:nvPicPr>
                    <pic:blipFill>
                      <a:blip r:embed="rId311"/>
                      <a:stretch>
                        <a:fillRect/>
                      </a:stretch>
                    </pic:blipFill>
                    <pic:spPr>
                      <a:xfrm>
                        <a:off x="0" y="0"/>
                        <a:ext cx="5572760" cy="1839595"/>
                      </a:xfrm>
                      <a:prstGeom prst="rect">
                        <a:avLst/>
                      </a:prstGeom>
                      <a:noFill/>
                      <a:ln w="9525">
                        <a:noFill/>
                      </a:ln>
                    </pic:spPr>
                  </pic:pic>
                </a:graphicData>
              </a:graphic>
            </wp:inline>
          </w:drawing>
        </w:r>
      </w:del>
    </w:p>
    <w:p>
      <w:pPr>
        <w:jc w:val="center"/>
        <w:rPr>
          <w:rFonts w:cs="Times New Roman"/>
          <w:sz w:val="21"/>
          <w:szCs w:val="21"/>
          <w:rPrChange w:id="3512" w:author="China" w:date="2017-06-06T20:51:00Z">
            <w:rPr>
              <w:sz w:val="21"/>
              <w:szCs w:val="21"/>
            </w:rPr>
          </w:rPrChange>
        </w:rPr>
      </w:pPr>
      <w:r>
        <w:rPr>
          <w:rFonts w:hint="eastAsia" w:cs="Times New Roman"/>
          <w:sz w:val="21"/>
          <w:szCs w:val="21"/>
          <w:rPrChange w:id="3513" w:author="China" w:date="2017-06-06T20:51:00Z">
            <w:rPr>
              <w:rFonts w:hint="eastAsia"/>
              <w:sz w:val="21"/>
              <w:szCs w:val="21"/>
            </w:rPr>
          </w:rPrChange>
        </w:rPr>
        <w:t>图</w:t>
      </w:r>
      <w:r>
        <w:rPr>
          <w:rFonts w:cs="Times New Roman"/>
          <w:sz w:val="21"/>
          <w:szCs w:val="21"/>
          <w:rPrChange w:id="3514" w:author="China" w:date="2017-06-06T20:51:00Z">
            <w:rPr>
              <w:sz w:val="21"/>
              <w:szCs w:val="21"/>
            </w:rPr>
          </w:rPrChange>
        </w:rPr>
        <w:t xml:space="preserve">4.15 </w:t>
      </w:r>
      <w:r>
        <w:rPr>
          <w:rFonts w:hint="eastAsia" w:cs="Times New Roman"/>
          <w:sz w:val="21"/>
          <w:szCs w:val="21"/>
          <w:rPrChange w:id="3515" w:author="China" w:date="2017-06-06T20:51:00Z">
            <w:rPr>
              <w:rFonts w:hint="eastAsia"/>
              <w:sz w:val="21"/>
              <w:szCs w:val="21"/>
            </w:rPr>
          </w:rPrChange>
        </w:rPr>
        <w:t>滤波后图</w:t>
      </w:r>
    </w:p>
    <w:p>
      <w:pPr>
        <w:ind w:firstLineChars="0"/>
        <w:rPr>
          <w:rFonts w:cs="Times New Roman"/>
          <w:rPrChange w:id="3516" w:author="China" w:date="2017-06-06T20:51:00Z">
            <w:rPr/>
          </w:rPrChange>
        </w:rPr>
      </w:pPr>
      <w:r>
        <w:rPr>
          <w:rFonts w:hint="eastAsia" w:cs="Times New Roman"/>
          <w:rPrChange w:id="3517" w:author="China" w:date="2017-06-06T20:51:00Z">
            <w:rPr>
              <w:rFonts w:hint="eastAsia"/>
            </w:rPr>
          </w:rPrChange>
        </w:rPr>
        <w:t>用</w:t>
      </w:r>
      <w:r>
        <w:rPr>
          <w:rFonts w:cs="Times New Roman"/>
          <w:rPrChange w:id="3518" w:author="China" w:date="2017-06-06T20:51:00Z">
            <w:rPr/>
          </w:rPrChange>
        </w:rPr>
        <w:t>Hanming</w:t>
      </w:r>
      <w:r>
        <w:rPr>
          <w:rFonts w:hint="eastAsia" w:cs="Times New Roman"/>
          <w:rPrChange w:id="3519" w:author="China" w:date="2017-06-06T20:51:00Z">
            <w:rPr>
              <w:rFonts w:hint="eastAsia"/>
            </w:rPr>
          </w:rPrChange>
        </w:rPr>
        <w:t>窗口函数对第二组</w:t>
      </w:r>
      <w:r>
        <w:rPr>
          <w:rFonts w:hint="eastAsia" w:cs="Times New Roman"/>
          <w:rPrChange w:id="3520" w:author="China" w:date="2017-06-06T20:51:00Z">
            <w:rPr>
              <w:rFonts w:hint="eastAsia"/>
            </w:rPr>
          </w:rPrChange>
        </w:rPr>
        <w:t>数据数据</w:t>
      </w:r>
      <w:r>
        <w:rPr>
          <w:rFonts w:hint="eastAsia" w:cs="Times New Roman"/>
          <w:rPrChange w:id="3521" w:author="China" w:date="2017-06-06T20:51:00Z">
            <w:rPr>
              <w:rFonts w:hint="eastAsia"/>
            </w:rPr>
          </w:rPrChange>
        </w:rPr>
        <w:t>在</w:t>
      </w:r>
      <w:r>
        <w:rPr>
          <w:rFonts w:cs="Times New Roman"/>
          <w:rPrChange w:id="3522" w:author="China" w:date="2017-06-06T20:51:00Z">
            <w:rPr/>
          </w:rPrChange>
        </w:rPr>
        <w:t>1s</w:t>
      </w:r>
      <w:r>
        <w:rPr>
          <w:rFonts w:hint="eastAsia" w:cs="Times New Roman"/>
          <w:rPrChange w:id="3523" w:author="China" w:date="2017-06-06T20:51:00Z">
            <w:rPr>
              <w:rFonts w:hint="eastAsia"/>
            </w:rPr>
          </w:rPrChange>
        </w:rPr>
        <w:t>到</w:t>
      </w:r>
      <w:r>
        <w:rPr>
          <w:rFonts w:cs="Times New Roman"/>
          <w:rPrChange w:id="3524" w:author="China" w:date="2017-06-06T20:51:00Z">
            <w:rPr/>
          </w:rPrChange>
        </w:rPr>
        <w:t>10000s</w:t>
      </w:r>
      <w:r>
        <w:rPr>
          <w:rFonts w:hint="eastAsia" w:cs="Times New Roman"/>
          <w:rPrChange w:id="3525" w:author="China" w:date="2017-06-06T20:51:00Z">
            <w:rPr>
              <w:rFonts w:hint="eastAsia"/>
            </w:rPr>
          </w:rPrChange>
        </w:rPr>
        <w:t>之间的数据进行滤波处理分析。</w:t>
      </w:r>
    </w:p>
    <w:p>
      <w:pPr>
        <w:spacing w:line="360" w:lineRule="auto"/>
        <w:ind w:firstLine="0" w:firstLineChars="0"/>
        <w:jc w:val="center"/>
        <w:rPr>
          <w:rFonts w:cs="Times New Roman"/>
          <w:rPrChange w:id="3526" w:author="China" w:date="2017-06-06T20:51:00Z">
            <w:rPr/>
          </w:rPrChange>
        </w:rPr>
      </w:pPr>
      <w:r>
        <w:rPr>
          <w:rFonts w:cs="Times New Roman"/>
          <w:rPrChange w:id="3528" w:author="" w:date="">
            <w:rPr/>
          </w:rPrChange>
        </w:rPr>
        <w:drawing>
          <wp:inline distT="0" distB="0" distL="114300" distR="114300">
            <wp:extent cx="5572760" cy="1744980"/>
            <wp:effectExtent l="0" t="0" r="0" b="6985"/>
            <wp:docPr id="3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9"/>
                    <pic:cNvPicPr>
                      <a:picLocks noChangeAspect="1"/>
                    </pic:cNvPicPr>
                  </pic:nvPicPr>
                  <pic:blipFill>
                    <a:blip r:embed="rId312"/>
                    <a:stretch>
                      <a:fillRect/>
                    </a:stretch>
                  </pic:blipFill>
                  <pic:spPr>
                    <a:xfrm>
                      <a:off x="0" y="0"/>
                      <a:ext cx="5572760" cy="1744980"/>
                    </a:xfrm>
                    <a:prstGeom prst="rect">
                      <a:avLst/>
                    </a:prstGeom>
                    <a:noFill/>
                    <a:ln w="9525">
                      <a:noFill/>
                    </a:ln>
                  </pic:spPr>
                </pic:pic>
              </a:graphicData>
            </a:graphic>
          </wp:inline>
        </w:drawing>
      </w:r>
    </w:p>
    <w:p>
      <w:pPr>
        <w:jc w:val="center"/>
        <w:rPr>
          <w:rFonts w:cs="Times New Roman"/>
          <w:rPrChange w:id="3529" w:author="China" w:date="2017-06-06T20:51:00Z">
            <w:rPr/>
          </w:rPrChange>
        </w:rPr>
      </w:pPr>
      <w:r>
        <w:rPr>
          <w:rFonts w:hint="eastAsia" w:cs="Times New Roman"/>
          <w:sz w:val="21"/>
          <w:szCs w:val="21"/>
          <w:rPrChange w:id="3530" w:author="China" w:date="2017-06-06T20:51:00Z">
            <w:rPr>
              <w:rFonts w:hint="eastAsia"/>
              <w:sz w:val="21"/>
              <w:szCs w:val="21"/>
            </w:rPr>
          </w:rPrChange>
        </w:rPr>
        <w:t>图</w:t>
      </w:r>
      <w:r>
        <w:rPr>
          <w:rFonts w:cs="Times New Roman"/>
          <w:sz w:val="21"/>
          <w:szCs w:val="21"/>
          <w:rPrChange w:id="3531" w:author="China" w:date="2017-06-06T20:51:00Z">
            <w:rPr>
              <w:sz w:val="21"/>
              <w:szCs w:val="21"/>
            </w:rPr>
          </w:rPrChange>
        </w:rPr>
        <w:t xml:space="preserve">4.15 </w:t>
      </w:r>
      <w:r>
        <w:rPr>
          <w:rFonts w:hint="eastAsia" w:cs="Times New Roman"/>
          <w:sz w:val="21"/>
          <w:szCs w:val="21"/>
          <w:rPrChange w:id="3532" w:author="China" w:date="2017-06-06T20:51:00Z">
            <w:rPr>
              <w:rFonts w:hint="eastAsia"/>
              <w:sz w:val="21"/>
              <w:szCs w:val="21"/>
            </w:rPr>
          </w:rPrChange>
        </w:rPr>
        <w:t>幅频特性图</w:t>
      </w:r>
    </w:p>
    <w:p>
      <w:pPr>
        <w:ind w:firstLine="420" w:firstLineChars="0"/>
        <w:rPr>
          <w:rFonts w:cs="Times New Roman"/>
          <w:rPrChange w:id="3534" w:author="China" w:date="2017-06-06T20:51:00Z">
            <w:rPr/>
          </w:rPrChange>
        </w:rPr>
        <w:pPrChange w:id="3533" w:author="China" w:date="2017-06-06T21:33:00Z">
          <w:pPr>
            <w:ind w:firstLine="0" w:firstLineChars="0"/>
          </w:pPr>
        </w:pPrChange>
      </w:pPr>
      <w:r>
        <w:rPr>
          <w:rFonts w:hint="eastAsia" w:cs="Times New Roman"/>
          <w:rPrChange w:id="3535" w:author="China" w:date="2017-06-06T20:51:00Z">
            <w:rPr>
              <w:rFonts w:hint="eastAsia"/>
            </w:rPr>
          </w:rPrChange>
        </w:rPr>
        <w:t>滤波后波形效果如下：</w:t>
      </w:r>
    </w:p>
    <w:p>
      <w:pPr>
        <w:spacing w:line="360" w:lineRule="auto"/>
        <w:ind w:firstLine="0" w:firstLineChars="0"/>
        <w:jc w:val="center"/>
        <w:rPr>
          <w:rFonts w:cs="Times New Roman"/>
          <w:rPrChange w:id="3536" w:author="China" w:date="2017-06-06T20:51:00Z">
            <w:rPr/>
          </w:rPrChange>
        </w:rPr>
      </w:pPr>
      <w:ins w:id="3537" w:author="刘宁" w:date="2017-06-06T23:36:00Z">
        <w:r>
          <w:rPr/>
          <w:drawing>
            <wp:inline distT="0" distB="0" distL="114300" distR="114300">
              <wp:extent cx="5572760" cy="1821180"/>
              <wp:effectExtent l="0" t="0" r="0" b="6985"/>
              <wp:docPr id="60"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8"/>
                      <pic:cNvPicPr>
                        <a:picLocks noChangeAspect="1"/>
                      </pic:cNvPicPr>
                    </pic:nvPicPr>
                    <pic:blipFill>
                      <a:blip r:embed="rId313"/>
                      <a:stretch>
                        <a:fillRect/>
                      </a:stretch>
                    </pic:blipFill>
                    <pic:spPr>
                      <a:xfrm>
                        <a:off x="0" y="0"/>
                        <a:ext cx="5572760" cy="1821180"/>
                      </a:xfrm>
                      <a:prstGeom prst="rect">
                        <a:avLst/>
                      </a:prstGeom>
                      <a:noFill/>
                      <a:ln w="9525">
                        <a:noFill/>
                      </a:ln>
                    </pic:spPr>
                  </pic:pic>
                </a:graphicData>
              </a:graphic>
            </wp:inline>
          </w:drawing>
        </w:r>
      </w:ins>
      <w:del w:id="3539" w:author="刘宁" w:date="2017-06-06T23:36:00Z">
        <w:r>
          <w:rPr>
            <w:rFonts w:cs="Times New Roman"/>
            <w:rPrChange w:id="3542" w:author="" w:date="">
              <w:rPr/>
            </w:rPrChange>
          </w:rPr>
          <w:drawing>
            <wp:inline distT="0" distB="0" distL="114300" distR="114300">
              <wp:extent cx="5572760" cy="1813560"/>
              <wp:effectExtent l="0" t="0" r="0" b="15240"/>
              <wp:docPr id="3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0"/>
                      <pic:cNvPicPr>
                        <a:picLocks noChangeAspect="1"/>
                      </pic:cNvPicPr>
                    </pic:nvPicPr>
                    <pic:blipFill>
                      <a:blip r:embed="rId314"/>
                      <a:stretch>
                        <a:fillRect/>
                      </a:stretch>
                    </pic:blipFill>
                    <pic:spPr>
                      <a:xfrm>
                        <a:off x="0" y="0"/>
                        <a:ext cx="5572760" cy="1813560"/>
                      </a:xfrm>
                      <a:prstGeom prst="rect">
                        <a:avLst/>
                      </a:prstGeom>
                      <a:noFill/>
                      <a:ln w="9525">
                        <a:noFill/>
                      </a:ln>
                    </pic:spPr>
                  </pic:pic>
                </a:graphicData>
              </a:graphic>
            </wp:inline>
          </w:drawing>
        </w:r>
      </w:del>
    </w:p>
    <w:p>
      <w:pPr>
        <w:ind w:firstLine="0" w:firstLineChars="0"/>
        <w:jc w:val="center"/>
        <w:rPr>
          <w:rFonts w:cs="Times New Roman"/>
          <w:sz w:val="21"/>
          <w:szCs w:val="21"/>
          <w:rPrChange w:id="3543" w:author="China" w:date="2017-06-06T20:51:00Z">
            <w:rPr>
              <w:sz w:val="21"/>
              <w:szCs w:val="21"/>
            </w:rPr>
          </w:rPrChange>
        </w:rPr>
      </w:pPr>
      <w:r>
        <w:rPr>
          <w:rFonts w:hint="eastAsia" w:cs="Times New Roman"/>
          <w:sz w:val="21"/>
          <w:szCs w:val="21"/>
          <w:rPrChange w:id="3544" w:author="China" w:date="2017-06-06T20:51:00Z">
            <w:rPr>
              <w:rFonts w:hint="eastAsia"/>
              <w:sz w:val="21"/>
              <w:szCs w:val="21"/>
            </w:rPr>
          </w:rPrChange>
        </w:rPr>
        <w:t>图</w:t>
      </w:r>
      <w:r>
        <w:rPr>
          <w:rFonts w:cs="Times New Roman"/>
          <w:sz w:val="21"/>
          <w:szCs w:val="21"/>
          <w:rPrChange w:id="3545" w:author="China" w:date="2017-06-06T20:51:00Z">
            <w:rPr>
              <w:sz w:val="21"/>
              <w:szCs w:val="21"/>
            </w:rPr>
          </w:rPrChange>
        </w:rPr>
        <w:t xml:space="preserve">4.17 </w:t>
      </w:r>
      <w:r>
        <w:rPr>
          <w:rFonts w:hint="eastAsia" w:cs="Times New Roman"/>
          <w:sz w:val="21"/>
          <w:szCs w:val="21"/>
          <w:rPrChange w:id="3546" w:author="China" w:date="2017-06-06T20:51:00Z">
            <w:rPr>
              <w:rFonts w:hint="eastAsia"/>
              <w:sz w:val="21"/>
              <w:szCs w:val="21"/>
            </w:rPr>
          </w:rPrChange>
        </w:rPr>
        <w:t>滤波后图</w:t>
      </w:r>
    </w:p>
    <w:p>
      <w:pPr>
        <w:ind w:firstLine="420" w:firstLineChars="0"/>
        <w:rPr>
          <w:rFonts w:cs="Times New Roman"/>
          <w:rPrChange w:id="3548" w:author="China" w:date="2017-06-06T20:51:00Z">
            <w:rPr/>
          </w:rPrChange>
        </w:rPr>
        <w:pPrChange w:id="3547" w:author="China" w:date="2017-06-06T21:33:00Z">
          <w:pPr>
            <w:ind w:firstLine="0" w:firstLineChars="0"/>
          </w:pPr>
        </w:pPrChange>
      </w:pPr>
      <w:r>
        <w:rPr>
          <w:rFonts w:hint="eastAsia" w:cs="Times New Roman"/>
          <w:rPrChange w:id="3549" w:author="China" w:date="2017-06-06T20:51:00Z">
            <w:rPr>
              <w:rFonts w:hint="eastAsia"/>
            </w:rPr>
          </w:rPrChange>
        </w:rPr>
        <w:t>用</w:t>
      </w:r>
      <w:r>
        <w:rPr>
          <w:rFonts w:cs="Times New Roman"/>
          <w:rPrChange w:id="3550" w:author="China" w:date="2017-06-06T20:51:00Z">
            <w:rPr/>
          </w:rPrChange>
        </w:rPr>
        <w:t>Hanming</w:t>
      </w:r>
      <w:r>
        <w:rPr>
          <w:rFonts w:hint="eastAsia" w:cs="Times New Roman"/>
          <w:rPrChange w:id="3551" w:author="China" w:date="2017-06-06T20:51:00Z">
            <w:rPr>
              <w:rFonts w:hint="eastAsia"/>
            </w:rPr>
          </w:rPrChange>
        </w:rPr>
        <w:t>窗口函数对第二组</w:t>
      </w:r>
      <w:r>
        <w:rPr>
          <w:rFonts w:hint="eastAsia" w:cs="Times New Roman"/>
          <w:rPrChange w:id="3552" w:author="China" w:date="2017-06-06T20:51:00Z">
            <w:rPr>
              <w:rFonts w:hint="eastAsia"/>
            </w:rPr>
          </w:rPrChange>
        </w:rPr>
        <w:t>数据数据</w:t>
      </w:r>
      <w:r>
        <w:rPr>
          <w:rFonts w:hint="eastAsia" w:cs="Times New Roman"/>
          <w:rPrChange w:id="3553" w:author="China" w:date="2017-06-06T20:51:00Z">
            <w:rPr>
              <w:rFonts w:hint="eastAsia"/>
            </w:rPr>
          </w:rPrChange>
        </w:rPr>
        <w:t>在</w:t>
      </w:r>
      <w:r>
        <w:rPr>
          <w:rFonts w:cs="Times New Roman"/>
          <w:rPrChange w:id="3554" w:author="China" w:date="2017-06-06T20:51:00Z">
            <w:rPr/>
          </w:rPrChange>
        </w:rPr>
        <w:t>14000s</w:t>
      </w:r>
      <w:r>
        <w:rPr>
          <w:rFonts w:hint="eastAsia" w:cs="Times New Roman"/>
          <w:rPrChange w:id="3555" w:author="China" w:date="2017-06-06T20:51:00Z">
            <w:rPr>
              <w:rFonts w:hint="eastAsia"/>
            </w:rPr>
          </w:rPrChange>
        </w:rPr>
        <w:t>到</w:t>
      </w:r>
      <w:r>
        <w:rPr>
          <w:rFonts w:cs="Times New Roman"/>
          <w:rPrChange w:id="3556" w:author="China" w:date="2017-06-06T20:51:00Z">
            <w:rPr/>
          </w:rPrChange>
        </w:rPr>
        <w:t>16253s</w:t>
      </w:r>
      <w:r>
        <w:rPr>
          <w:rFonts w:hint="eastAsia" w:cs="Times New Roman"/>
          <w:rPrChange w:id="3557" w:author="China" w:date="2017-06-06T20:51:00Z">
            <w:rPr>
              <w:rFonts w:hint="eastAsia"/>
            </w:rPr>
          </w:rPrChange>
        </w:rPr>
        <w:t>之间的数据进行滤波处理分析。</w:t>
      </w:r>
    </w:p>
    <w:p>
      <w:pPr>
        <w:spacing w:line="360" w:lineRule="auto"/>
        <w:ind w:firstLine="0" w:firstLineChars="0"/>
        <w:jc w:val="center"/>
        <w:rPr>
          <w:rFonts w:cs="Times New Roman"/>
          <w:rPrChange w:id="3558" w:author="China" w:date="2017-06-06T20:51:00Z">
            <w:rPr/>
          </w:rPrChange>
        </w:rPr>
      </w:pPr>
      <w:r>
        <w:rPr>
          <w:rFonts w:cs="Times New Roman"/>
          <w:rPrChange w:id="3560" w:author="" w:date="">
            <w:rPr/>
          </w:rPrChange>
        </w:rPr>
        <w:drawing>
          <wp:inline distT="0" distB="0" distL="114300" distR="114300">
            <wp:extent cx="5572760" cy="1778635"/>
            <wp:effectExtent l="0" t="0" r="0" b="12700"/>
            <wp:docPr id="4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2"/>
                    <pic:cNvPicPr>
                      <a:picLocks noChangeAspect="1"/>
                    </pic:cNvPicPr>
                  </pic:nvPicPr>
                  <pic:blipFill>
                    <a:blip r:embed="rId315"/>
                    <a:stretch>
                      <a:fillRect/>
                    </a:stretch>
                  </pic:blipFill>
                  <pic:spPr>
                    <a:xfrm>
                      <a:off x="0" y="0"/>
                      <a:ext cx="5572760" cy="1778635"/>
                    </a:xfrm>
                    <a:prstGeom prst="rect">
                      <a:avLst/>
                    </a:prstGeom>
                    <a:noFill/>
                    <a:ln w="9525">
                      <a:noFill/>
                    </a:ln>
                  </pic:spPr>
                </pic:pic>
              </a:graphicData>
            </a:graphic>
          </wp:inline>
        </w:drawing>
      </w:r>
    </w:p>
    <w:p>
      <w:pPr>
        <w:ind w:firstLine="0" w:firstLineChars="0"/>
        <w:jc w:val="center"/>
        <w:rPr>
          <w:rFonts w:cs="Times New Roman"/>
          <w:sz w:val="21"/>
          <w:szCs w:val="21"/>
          <w:rPrChange w:id="3561" w:author="China" w:date="2017-06-06T20:51:00Z">
            <w:rPr>
              <w:sz w:val="21"/>
              <w:szCs w:val="21"/>
            </w:rPr>
          </w:rPrChange>
        </w:rPr>
      </w:pPr>
      <w:r>
        <w:rPr>
          <w:rFonts w:hint="eastAsia" w:cs="Times New Roman"/>
          <w:sz w:val="21"/>
          <w:szCs w:val="21"/>
          <w:rPrChange w:id="3562" w:author="China" w:date="2017-06-06T20:51:00Z">
            <w:rPr>
              <w:rFonts w:hint="eastAsia"/>
              <w:sz w:val="21"/>
              <w:szCs w:val="21"/>
            </w:rPr>
          </w:rPrChange>
        </w:rPr>
        <w:t>图</w:t>
      </w:r>
      <w:r>
        <w:rPr>
          <w:rFonts w:cs="Times New Roman"/>
          <w:sz w:val="21"/>
          <w:szCs w:val="21"/>
          <w:rPrChange w:id="3563" w:author="China" w:date="2017-06-06T20:51:00Z">
            <w:rPr>
              <w:sz w:val="21"/>
              <w:szCs w:val="21"/>
            </w:rPr>
          </w:rPrChange>
        </w:rPr>
        <w:t xml:space="preserve">4.18 </w:t>
      </w:r>
      <w:r>
        <w:rPr>
          <w:rFonts w:hint="eastAsia" w:cs="Times New Roman"/>
          <w:sz w:val="21"/>
          <w:szCs w:val="21"/>
          <w:rPrChange w:id="3564" w:author="China" w:date="2017-06-06T20:51:00Z">
            <w:rPr>
              <w:rFonts w:hint="eastAsia"/>
              <w:sz w:val="21"/>
              <w:szCs w:val="21"/>
            </w:rPr>
          </w:rPrChange>
        </w:rPr>
        <w:t>幅频特性图</w:t>
      </w:r>
    </w:p>
    <w:p>
      <w:pPr>
        <w:spacing w:line="360" w:lineRule="auto"/>
        <w:ind w:firstLine="0" w:firstLineChars="0"/>
        <w:jc w:val="center"/>
        <w:rPr>
          <w:ins w:id="3565" w:author="刘宁" w:date="2017-06-06T23:37:00Z"/>
          <w:rFonts w:cs="Times New Roman"/>
        </w:rPr>
      </w:pPr>
      <w:del w:id="3566" w:author="刘宁" w:date="2017-06-06T23:37:00Z">
        <w:r>
          <w:rPr>
            <w:rFonts w:cs="Times New Roman"/>
            <w:rPrChange w:id="3569" w:author="" w:date="">
              <w:rPr/>
            </w:rPrChange>
          </w:rPr>
          <w:drawing>
            <wp:inline distT="0" distB="0" distL="114300" distR="114300">
              <wp:extent cx="5572760" cy="1779905"/>
              <wp:effectExtent l="0" t="0" r="0" b="11430"/>
              <wp:docPr id="4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1"/>
                      <pic:cNvPicPr>
                        <a:picLocks noChangeAspect="1"/>
                      </pic:cNvPicPr>
                    </pic:nvPicPr>
                    <pic:blipFill>
                      <a:blip r:embed="rId316"/>
                      <a:stretch>
                        <a:fillRect/>
                      </a:stretch>
                    </pic:blipFill>
                    <pic:spPr>
                      <a:xfrm>
                        <a:off x="0" y="0"/>
                        <a:ext cx="5572760" cy="1779905"/>
                      </a:xfrm>
                      <a:prstGeom prst="rect">
                        <a:avLst/>
                      </a:prstGeom>
                      <a:noFill/>
                      <a:ln w="9525">
                        <a:noFill/>
                      </a:ln>
                    </pic:spPr>
                  </pic:pic>
                </a:graphicData>
              </a:graphic>
            </wp:inline>
          </w:drawing>
        </w:r>
      </w:del>
    </w:p>
    <w:p>
      <w:pPr>
        <w:spacing w:line="360" w:lineRule="auto"/>
        <w:ind w:firstLine="0" w:firstLineChars="0"/>
        <w:jc w:val="center"/>
        <w:rPr>
          <w:rFonts w:cs="Times New Roman"/>
          <w:b/>
          <w:bCs/>
          <w:sz w:val="24"/>
          <w:szCs w:val="24"/>
          <w:rPrChange w:id="3570" w:author="刘宁" w:date="2017-06-06T23:37:00Z">
            <w:rPr>
              <w:sz w:val="21"/>
              <w:szCs w:val="21"/>
            </w:rPr>
          </w:rPrChange>
        </w:rPr>
      </w:pPr>
      <w:ins w:id="3571" w:author="刘宁" w:date="2017-06-06T23:37:00Z">
        <w:r>
          <w:rPr/>
          <w:drawing>
            <wp:inline distT="0" distB="0" distL="114300" distR="114300">
              <wp:extent cx="5572760" cy="1805940"/>
              <wp:effectExtent l="0" t="0" r="0" b="3810"/>
              <wp:docPr id="62"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0"/>
                      <pic:cNvPicPr>
                        <a:picLocks noChangeAspect="1"/>
                      </pic:cNvPicPr>
                    </pic:nvPicPr>
                    <pic:blipFill>
                      <a:blip r:embed="rId317"/>
                      <a:stretch>
                        <a:fillRect/>
                      </a:stretch>
                    </pic:blipFill>
                    <pic:spPr>
                      <a:xfrm>
                        <a:off x="0" y="0"/>
                        <a:ext cx="5572760" cy="1805940"/>
                      </a:xfrm>
                      <a:prstGeom prst="rect">
                        <a:avLst/>
                      </a:prstGeom>
                      <a:noFill/>
                      <a:ln w="9525">
                        <a:noFill/>
                      </a:ln>
                    </pic:spPr>
                  </pic:pic>
                </a:graphicData>
              </a:graphic>
            </wp:inline>
          </w:drawing>
        </w:r>
      </w:ins>
    </w:p>
    <w:p>
      <w:pPr>
        <w:ind w:firstLine="0" w:firstLineChars="0"/>
        <w:jc w:val="center"/>
        <w:rPr>
          <w:rFonts w:cs="Times New Roman"/>
          <w:rPrChange w:id="3573" w:author="China" w:date="2017-06-06T20:51:00Z">
            <w:rPr/>
          </w:rPrChange>
        </w:rPr>
      </w:pPr>
      <w:r>
        <w:rPr>
          <w:rFonts w:hint="eastAsia" w:cs="Times New Roman"/>
          <w:sz w:val="21"/>
          <w:szCs w:val="21"/>
          <w:rPrChange w:id="3574" w:author="China" w:date="2017-06-06T20:51:00Z">
            <w:rPr>
              <w:rFonts w:hint="eastAsia"/>
              <w:sz w:val="21"/>
              <w:szCs w:val="21"/>
            </w:rPr>
          </w:rPrChange>
        </w:rPr>
        <w:t>图</w:t>
      </w:r>
      <w:r>
        <w:rPr>
          <w:rFonts w:cs="Times New Roman"/>
          <w:sz w:val="21"/>
          <w:szCs w:val="21"/>
          <w:rPrChange w:id="3575" w:author="China" w:date="2017-06-06T20:51:00Z">
            <w:rPr>
              <w:sz w:val="21"/>
              <w:szCs w:val="21"/>
            </w:rPr>
          </w:rPrChange>
        </w:rPr>
        <w:t xml:space="preserve">4.19 </w:t>
      </w:r>
      <w:r>
        <w:rPr>
          <w:rFonts w:hint="eastAsia" w:cs="Times New Roman"/>
          <w:sz w:val="21"/>
          <w:szCs w:val="21"/>
          <w:rPrChange w:id="3576" w:author="China" w:date="2017-06-06T20:51:00Z">
            <w:rPr>
              <w:rFonts w:hint="eastAsia"/>
              <w:sz w:val="21"/>
              <w:szCs w:val="21"/>
            </w:rPr>
          </w:rPrChange>
        </w:rPr>
        <w:t>滤波后图</w:t>
      </w:r>
    </w:p>
    <w:p>
      <w:pPr>
        <w:pStyle w:val="4"/>
        <w:spacing w:before="156" w:beforeLines="50" w:after="156" w:afterLines="50" w:line="440" w:lineRule="exact"/>
        <w:ind w:firstLine="0" w:firstLineChars="0"/>
        <w:rPr>
          <w:rFonts w:ascii="Times New Roman" w:hAnsi="Times New Roman" w:cs="Times New Roman" w:eastAsiaTheme="majorEastAsia"/>
          <w:rPrChange w:id="3578" w:author="China" w:date="2017-06-06T21:09:00Z">
            <w:rPr>
              <w:rFonts w:ascii="宋体" w:hAnsi="宋体" w:cs="宋体"/>
            </w:rPr>
          </w:rPrChange>
        </w:rPr>
        <w:pPrChange w:id="3577" w:author="China" w:date="2017-06-06T21:09:00Z">
          <w:pPr>
            <w:pStyle w:val="4"/>
            <w:spacing w:before="0" w:after="0" w:line="440" w:lineRule="exact"/>
            <w:ind w:firstLine="0" w:firstLineChars="0"/>
          </w:pPr>
        </w:pPrChange>
      </w:pPr>
      <w:bookmarkStart w:id="83" w:name="_Toc24993"/>
      <w:bookmarkStart w:id="84" w:name="_Toc484545628"/>
      <w:bookmarkStart w:id="85" w:name="_Toc10084"/>
      <w:r>
        <w:rPr>
          <w:rFonts w:cs="Times New Roman" w:eastAsiaTheme="majorEastAsia"/>
        </w:rPr>
        <w:t xml:space="preserve">4.2.2 </w:t>
      </w:r>
      <w:r>
        <w:rPr>
          <w:rFonts w:hint="eastAsia" w:ascii="Times New Roman" w:hAnsi="Times New Roman" w:cs="Times New Roman"/>
          <w:rPrChange w:id="3579" w:author="China" w:date="2017-06-06T20:51:00Z">
            <w:rPr>
              <w:rFonts w:hint="eastAsia" w:ascii="宋体" w:hAnsi="宋体" w:cs="宋体"/>
            </w:rPr>
          </w:rPrChange>
        </w:rPr>
        <w:t>优化滤波实现</w:t>
      </w:r>
      <w:bookmarkEnd w:id="83"/>
      <w:bookmarkEnd w:id="84"/>
      <w:bookmarkEnd w:id="85"/>
    </w:p>
    <w:p>
      <w:pPr>
        <w:ind w:firstLine="480"/>
        <w:rPr>
          <w:rFonts w:cs="Times New Roman"/>
          <w:rPrChange w:id="3580" w:author="China" w:date="2017-06-06T20:51:00Z">
            <w:rPr/>
          </w:rPrChange>
        </w:rPr>
      </w:pPr>
      <w:r>
        <w:rPr>
          <w:rFonts w:cs="Times New Roman"/>
        </w:rPr>
        <w:t>由于使用</w:t>
      </w:r>
      <w:r>
        <w:rPr>
          <w:rFonts w:cs="Times New Roman"/>
          <w:b w:val="0"/>
          <w:sz w:val="24"/>
          <w:rPrChange w:id="3581" w:author="China" w:date="2017-06-06T20:51:00Z">
            <w:rPr>
              <w:b/>
              <w:sz w:val="28"/>
            </w:rPr>
          </w:rPrChange>
        </w:rPr>
        <w:t>Hanming</w:t>
      </w:r>
      <w:r>
        <w:rPr>
          <w:rFonts w:hint="eastAsia" w:cs="Times New Roman"/>
          <w:b w:val="0"/>
          <w:sz w:val="24"/>
          <w:rPrChange w:id="3582" w:author="China" w:date="2017-06-06T20:51:00Z">
            <w:rPr>
              <w:rFonts w:hint="eastAsia"/>
              <w:b/>
              <w:sz w:val="28"/>
            </w:rPr>
          </w:rPrChange>
        </w:rPr>
        <w:t>窗口对噪声和干扰的衰减不够，而且大数据滤波处理中只使用一种窗函数滤波处理</w:t>
      </w:r>
      <w:r>
        <w:rPr>
          <w:rFonts w:hint="eastAsia" w:cs="Times New Roman"/>
          <w:b w:val="0"/>
          <w:sz w:val="24"/>
          <w:rPrChange w:id="3583" w:author="China" w:date="2017-06-06T20:51:00Z">
            <w:rPr>
              <w:rFonts w:hint="eastAsia"/>
              <w:b/>
              <w:sz w:val="28"/>
            </w:rPr>
          </w:rPrChange>
        </w:rPr>
        <w:t>很得到</w:t>
      </w:r>
      <w:r>
        <w:rPr>
          <w:rFonts w:hint="eastAsia" w:cs="Times New Roman"/>
          <w:b w:val="0"/>
          <w:sz w:val="24"/>
          <w:rPrChange w:id="3584" w:author="China" w:date="2017-06-06T20:51:00Z">
            <w:rPr>
              <w:rFonts w:hint="eastAsia"/>
              <w:b/>
              <w:sz w:val="28"/>
            </w:rPr>
          </w:rPrChange>
        </w:rPr>
        <w:t>准确的钻具信号，所以在对数据进行窗函数滤波的基础上另外结合频率样本采样法，从而使滤波效果更为平滑，钻具信号更接近真实信号，使得出的滤波效果更佳，所以在</w:t>
      </w:r>
      <w:r>
        <w:rPr>
          <w:rFonts w:cs="Times New Roman"/>
          <w:b w:val="0"/>
          <w:sz w:val="24"/>
          <w:rPrChange w:id="3585" w:author="China" w:date="2017-06-06T20:51:00Z">
            <w:rPr>
              <w:b/>
              <w:sz w:val="28"/>
            </w:rPr>
          </w:rPrChange>
        </w:rPr>
        <w:t>500s</w:t>
      </w:r>
      <w:r>
        <w:rPr>
          <w:rFonts w:hint="eastAsia" w:cs="Times New Roman"/>
          <w:b w:val="0"/>
          <w:sz w:val="24"/>
          <w:rPrChange w:id="3586" w:author="China" w:date="2017-06-06T20:51:00Z">
            <w:rPr>
              <w:rFonts w:hint="eastAsia"/>
              <w:b/>
              <w:sz w:val="28"/>
            </w:rPr>
          </w:rPrChange>
        </w:rPr>
        <w:t>到</w:t>
      </w:r>
      <w:r>
        <w:rPr>
          <w:rFonts w:cs="Times New Roman"/>
          <w:b w:val="0"/>
          <w:sz w:val="24"/>
          <w:rPrChange w:id="3587" w:author="China" w:date="2017-06-06T20:51:00Z">
            <w:rPr>
              <w:b/>
              <w:sz w:val="28"/>
            </w:rPr>
          </w:rPrChange>
        </w:rPr>
        <w:t>2000s</w:t>
      </w:r>
      <w:r>
        <w:rPr>
          <w:rFonts w:hint="eastAsia" w:cs="Times New Roman"/>
          <w:b w:val="0"/>
          <w:sz w:val="24"/>
          <w:rPrChange w:id="3588" w:author="China" w:date="2017-06-06T20:51:00Z">
            <w:rPr>
              <w:rFonts w:hint="eastAsia"/>
              <w:b/>
              <w:sz w:val="28"/>
            </w:rPr>
          </w:rPrChange>
        </w:rPr>
        <w:t>之间的数据采用在进行</w:t>
      </w:r>
      <w:r>
        <w:rPr>
          <w:rFonts w:cs="Times New Roman"/>
          <w:b w:val="0"/>
          <w:sz w:val="24"/>
          <w:rPrChange w:id="3589" w:author="China" w:date="2017-06-06T20:51:00Z">
            <w:rPr>
              <w:b/>
              <w:sz w:val="28"/>
            </w:rPr>
          </w:rPrChange>
        </w:rPr>
        <w:t>Hanming</w:t>
      </w:r>
      <w:r>
        <w:rPr>
          <w:rFonts w:hint="eastAsia" w:cs="Times New Roman"/>
          <w:b w:val="0"/>
          <w:sz w:val="24"/>
          <w:rPrChange w:id="3590" w:author="China" w:date="2017-06-06T20:51:00Z">
            <w:rPr>
              <w:rFonts w:hint="eastAsia"/>
              <w:b/>
              <w:sz w:val="28"/>
            </w:rPr>
          </w:rPrChange>
        </w:rPr>
        <w:t>滤波法后保持滤波参数不变在对其进行优化滤波处理幅频特性如下：</w:t>
      </w:r>
    </w:p>
    <w:p>
      <w:pPr>
        <w:spacing w:line="360" w:lineRule="auto"/>
        <w:ind w:firstLine="0" w:firstLineChars="0"/>
        <w:jc w:val="center"/>
        <w:rPr>
          <w:rFonts w:cs="Times New Roman"/>
          <w:rPrChange w:id="3591" w:author="China" w:date="2017-06-06T20:51:00Z">
            <w:rPr/>
          </w:rPrChange>
        </w:rPr>
      </w:pPr>
      <w:r>
        <w:rPr>
          <w:rFonts w:cs="Times New Roman"/>
          <w:b w:val="0"/>
          <w:sz w:val="24"/>
          <w:rPrChange w:id="3593" w:author="" w:date="">
            <w:rPr>
              <w:b/>
              <w:sz w:val="28"/>
            </w:rPr>
          </w:rPrChange>
        </w:rPr>
        <w:drawing>
          <wp:inline distT="0" distB="0" distL="114300" distR="114300">
            <wp:extent cx="5572760" cy="1817370"/>
            <wp:effectExtent l="0" t="0" r="0" b="12065"/>
            <wp:docPr id="4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4"/>
                    <pic:cNvPicPr>
                      <a:picLocks noChangeAspect="1"/>
                    </pic:cNvPicPr>
                  </pic:nvPicPr>
                  <pic:blipFill>
                    <a:blip r:embed="rId318"/>
                    <a:stretch>
                      <a:fillRect/>
                    </a:stretch>
                  </pic:blipFill>
                  <pic:spPr>
                    <a:xfrm>
                      <a:off x="0" y="0"/>
                      <a:ext cx="5572760" cy="1817370"/>
                    </a:xfrm>
                    <a:prstGeom prst="rect">
                      <a:avLst/>
                    </a:prstGeom>
                    <a:noFill/>
                    <a:ln w="9525">
                      <a:noFill/>
                    </a:ln>
                  </pic:spPr>
                </pic:pic>
              </a:graphicData>
            </a:graphic>
          </wp:inline>
        </w:drawing>
      </w:r>
    </w:p>
    <w:p>
      <w:pPr>
        <w:spacing w:line="360" w:lineRule="auto"/>
        <w:ind w:firstLine="420"/>
        <w:jc w:val="center"/>
        <w:rPr>
          <w:rFonts w:cs="Times New Roman"/>
          <w:sz w:val="21"/>
          <w:szCs w:val="21"/>
          <w:rPrChange w:id="3595" w:author="China" w:date="2017-06-06T20:51:00Z">
            <w:rPr>
              <w:sz w:val="21"/>
              <w:szCs w:val="21"/>
            </w:rPr>
          </w:rPrChange>
        </w:rPr>
        <w:pPrChange w:id="3594" w:author="China" w:date="2017-06-09T13:28:00Z">
          <w:pPr>
            <w:spacing w:line="360" w:lineRule="auto"/>
            <w:ind w:firstLine="422"/>
            <w:jc w:val="center"/>
          </w:pPr>
        </w:pPrChange>
      </w:pPr>
      <w:r>
        <w:rPr>
          <w:rFonts w:hint="eastAsia" w:cs="Times New Roman"/>
          <w:b w:val="0"/>
          <w:sz w:val="21"/>
          <w:szCs w:val="21"/>
          <w:rPrChange w:id="3596" w:author="China" w:date="2017-06-06T20:51:00Z">
            <w:rPr>
              <w:rFonts w:hint="eastAsia"/>
              <w:b/>
              <w:sz w:val="21"/>
              <w:szCs w:val="21"/>
            </w:rPr>
          </w:rPrChange>
        </w:rPr>
        <w:t>图</w:t>
      </w:r>
      <w:r>
        <w:rPr>
          <w:rFonts w:cs="Times New Roman"/>
          <w:b w:val="0"/>
          <w:sz w:val="21"/>
          <w:szCs w:val="21"/>
          <w:rPrChange w:id="3597" w:author="China" w:date="2017-06-06T20:51:00Z">
            <w:rPr>
              <w:b/>
              <w:sz w:val="21"/>
              <w:szCs w:val="21"/>
            </w:rPr>
          </w:rPrChange>
        </w:rPr>
        <w:t xml:space="preserve">4.20 </w:t>
      </w:r>
      <w:r>
        <w:rPr>
          <w:rFonts w:hint="eastAsia" w:cs="Times New Roman"/>
          <w:b w:val="0"/>
          <w:sz w:val="21"/>
          <w:szCs w:val="21"/>
          <w:rPrChange w:id="3598" w:author="China" w:date="2017-06-06T20:51:00Z">
            <w:rPr>
              <w:rFonts w:hint="eastAsia"/>
              <w:b/>
              <w:sz w:val="21"/>
              <w:szCs w:val="21"/>
            </w:rPr>
          </w:rPrChange>
        </w:rPr>
        <w:t>幅频特性图</w:t>
      </w:r>
    </w:p>
    <w:p>
      <w:pPr>
        <w:spacing w:line="360" w:lineRule="auto"/>
        <w:ind w:firstLine="0" w:firstLineChars="0"/>
        <w:jc w:val="center"/>
        <w:rPr>
          <w:rFonts w:cs="Times New Roman"/>
          <w:rPrChange w:id="3599" w:author="China" w:date="2017-06-06T20:51:00Z">
            <w:rPr/>
          </w:rPrChange>
        </w:rPr>
      </w:pPr>
      <w:ins w:id="3600" w:author="刘宁" w:date="2017-06-06T23:41:00Z">
        <w:r>
          <w:rPr>
            <w:b w:val="0"/>
            <w:sz w:val="24"/>
            <w:rPrChange w:id="3603" w:author="" w:date="">
              <w:rPr>
                <w:b/>
                <w:sz w:val="28"/>
              </w:rPr>
            </w:rPrChange>
          </w:rPr>
          <w:drawing>
            <wp:inline distT="0" distB="0" distL="114300" distR="114300">
              <wp:extent cx="5572760" cy="1868805"/>
              <wp:effectExtent l="0" t="0" r="0" b="17145"/>
              <wp:docPr id="64"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2"/>
                      <pic:cNvPicPr>
                        <a:picLocks noChangeAspect="1"/>
                      </pic:cNvPicPr>
                    </pic:nvPicPr>
                    <pic:blipFill>
                      <a:blip r:embed="rId319"/>
                      <a:stretch>
                        <a:fillRect/>
                      </a:stretch>
                    </pic:blipFill>
                    <pic:spPr>
                      <a:xfrm>
                        <a:off x="0" y="0"/>
                        <a:ext cx="5572760" cy="1868805"/>
                      </a:xfrm>
                      <a:prstGeom prst="rect">
                        <a:avLst/>
                      </a:prstGeom>
                      <a:noFill/>
                      <a:ln w="9525">
                        <a:noFill/>
                      </a:ln>
                    </pic:spPr>
                  </pic:pic>
                </a:graphicData>
              </a:graphic>
            </wp:inline>
          </w:drawing>
        </w:r>
      </w:ins>
      <w:del w:id="3604" w:author="刘宁" w:date="2017-06-06T23:41:00Z">
        <w:r>
          <w:rPr>
            <w:rFonts w:cs="Times New Roman"/>
            <w:b w:val="0"/>
            <w:sz w:val="24"/>
            <w:rPrChange w:id="3607" w:author="" w:date="">
              <w:rPr>
                <w:b/>
                <w:sz w:val="28"/>
              </w:rPr>
            </w:rPrChange>
          </w:rPr>
          <w:drawing>
            <wp:inline distT="0" distB="0" distL="114300" distR="114300">
              <wp:extent cx="5572760" cy="1731010"/>
              <wp:effectExtent l="0" t="0" r="0" b="2540"/>
              <wp:docPr id="4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5"/>
                      <pic:cNvPicPr>
                        <a:picLocks noChangeAspect="1"/>
                      </pic:cNvPicPr>
                    </pic:nvPicPr>
                    <pic:blipFill>
                      <a:blip r:embed="rId320"/>
                      <a:stretch>
                        <a:fillRect/>
                      </a:stretch>
                    </pic:blipFill>
                    <pic:spPr>
                      <a:xfrm>
                        <a:off x="0" y="0"/>
                        <a:ext cx="5572760" cy="1731010"/>
                      </a:xfrm>
                      <a:prstGeom prst="rect">
                        <a:avLst/>
                      </a:prstGeom>
                      <a:noFill/>
                      <a:ln w="9525">
                        <a:noFill/>
                      </a:ln>
                    </pic:spPr>
                  </pic:pic>
                </a:graphicData>
              </a:graphic>
            </wp:inline>
          </w:drawing>
        </w:r>
      </w:del>
    </w:p>
    <w:p>
      <w:pPr>
        <w:jc w:val="center"/>
        <w:rPr>
          <w:rFonts w:cs="Times New Roman"/>
          <w:sz w:val="21"/>
          <w:szCs w:val="21"/>
          <w:rPrChange w:id="3608" w:author="China" w:date="2017-06-06T20:51:00Z">
            <w:rPr>
              <w:sz w:val="21"/>
              <w:szCs w:val="21"/>
            </w:rPr>
          </w:rPrChange>
        </w:rPr>
      </w:pPr>
      <w:r>
        <w:rPr>
          <w:rFonts w:hint="eastAsia" w:cs="Times New Roman"/>
          <w:b w:val="0"/>
          <w:sz w:val="21"/>
          <w:szCs w:val="21"/>
          <w:rPrChange w:id="3609" w:author="China" w:date="2017-06-06T20:51:00Z">
            <w:rPr>
              <w:rFonts w:hint="eastAsia"/>
              <w:b/>
              <w:sz w:val="21"/>
              <w:szCs w:val="21"/>
            </w:rPr>
          </w:rPrChange>
        </w:rPr>
        <w:t>图</w:t>
      </w:r>
      <w:r>
        <w:rPr>
          <w:rFonts w:cs="Times New Roman"/>
          <w:b w:val="0"/>
          <w:sz w:val="21"/>
          <w:szCs w:val="21"/>
          <w:rPrChange w:id="3610" w:author="China" w:date="2017-06-06T20:51:00Z">
            <w:rPr>
              <w:b/>
              <w:sz w:val="21"/>
              <w:szCs w:val="21"/>
            </w:rPr>
          </w:rPrChange>
        </w:rPr>
        <w:t xml:space="preserve">4.21 </w:t>
      </w:r>
      <w:r>
        <w:rPr>
          <w:rFonts w:hint="eastAsia" w:cs="Times New Roman"/>
          <w:b w:val="0"/>
          <w:sz w:val="21"/>
          <w:szCs w:val="21"/>
          <w:rPrChange w:id="3611" w:author="China" w:date="2017-06-06T20:51:00Z">
            <w:rPr>
              <w:rFonts w:hint="eastAsia"/>
              <w:b/>
              <w:sz w:val="21"/>
              <w:szCs w:val="21"/>
            </w:rPr>
          </w:rPrChange>
        </w:rPr>
        <w:t>滤波后效果图</w:t>
      </w:r>
    </w:p>
    <w:p>
      <w:pPr>
        <w:ind w:firstLine="480"/>
        <w:rPr>
          <w:rFonts w:cs="Times New Roman"/>
          <w:rPrChange w:id="3613" w:author="China" w:date="2017-06-06T20:51:00Z">
            <w:rPr/>
          </w:rPrChange>
        </w:rPr>
        <w:pPrChange w:id="3612" w:author="China" w:date="2017-06-09T13:27:00Z">
          <w:pPr>
            <w:ind w:firstLine="562"/>
          </w:pPr>
        </w:pPrChange>
      </w:pPr>
      <w:r>
        <w:rPr>
          <w:rFonts w:hint="eastAsia" w:cs="Times New Roman"/>
          <w:b w:val="0"/>
          <w:sz w:val="24"/>
          <w:rPrChange w:id="3614" w:author="China" w:date="2017-06-06T20:51:00Z">
            <w:rPr>
              <w:rFonts w:hint="eastAsia"/>
              <w:b/>
              <w:sz w:val="28"/>
            </w:rPr>
          </w:rPrChange>
        </w:rPr>
        <w:t>用优化滤波对第一组数据在</w:t>
      </w:r>
      <w:r>
        <w:rPr>
          <w:rFonts w:cs="Times New Roman"/>
          <w:b w:val="0"/>
          <w:sz w:val="24"/>
          <w:rPrChange w:id="3615" w:author="China" w:date="2017-06-06T20:51:00Z">
            <w:rPr>
              <w:b/>
              <w:sz w:val="28"/>
            </w:rPr>
          </w:rPrChange>
        </w:rPr>
        <w:t>4000s</w:t>
      </w:r>
      <w:r>
        <w:rPr>
          <w:rFonts w:hint="eastAsia" w:cs="Times New Roman"/>
          <w:b w:val="0"/>
          <w:sz w:val="24"/>
          <w:rPrChange w:id="3616" w:author="China" w:date="2017-06-06T20:51:00Z">
            <w:rPr>
              <w:rFonts w:hint="eastAsia"/>
              <w:b/>
              <w:sz w:val="28"/>
            </w:rPr>
          </w:rPrChange>
        </w:rPr>
        <w:t>到</w:t>
      </w:r>
      <w:r>
        <w:rPr>
          <w:rFonts w:cs="Times New Roman"/>
          <w:b w:val="0"/>
          <w:sz w:val="24"/>
          <w:rPrChange w:id="3617" w:author="China" w:date="2017-06-06T20:51:00Z">
            <w:rPr>
              <w:b/>
              <w:sz w:val="28"/>
            </w:rPr>
          </w:rPrChange>
        </w:rPr>
        <w:t>6000s</w:t>
      </w:r>
      <w:r>
        <w:rPr>
          <w:rFonts w:hint="eastAsia" w:cs="Times New Roman"/>
          <w:b w:val="0"/>
          <w:sz w:val="24"/>
          <w:rPrChange w:id="3618" w:author="China" w:date="2017-06-06T20:51:00Z">
            <w:rPr>
              <w:rFonts w:hint="eastAsia"/>
              <w:b/>
              <w:sz w:val="28"/>
            </w:rPr>
          </w:rPrChange>
        </w:rPr>
        <w:t>之间的数据进行滤波处理。</w:t>
      </w:r>
    </w:p>
    <w:p>
      <w:pPr>
        <w:spacing w:line="360" w:lineRule="auto"/>
        <w:ind w:firstLine="0" w:firstLineChars="0"/>
        <w:jc w:val="center"/>
        <w:rPr>
          <w:rFonts w:cs="Times New Roman"/>
          <w:rPrChange w:id="3619" w:author="China" w:date="2017-06-06T20:51:00Z">
            <w:rPr/>
          </w:rPrChange>
        </w:rPr>
      </w:pPr>
      <w:r>
        <w:rPr>
          <w:rFonts w:cs="Times New Roman"/>
          <w:b w:val="0"/>
          <w:sz w:val="24"/>
          <w:rPrChange w:id="3621" w:author="" w:date="">
            <w:rPr>
              <w:b/>
              <w:sz w:val="28"/>
            </w:rPr>
          </w:rPrChange>
        </w:rPr>
        <w:drawing>
          <wp:inline distT="0" distB="0" distL="114300" distR="114300">
            <wp:extent cx="5572760" cy="1548130"/>
            <wp:effectExtent l="0" t="0" r="0" b="13970"/>
            <wp:docPr id="4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6"/>
                    <pic:cNvPicPr>
                      <a:picLocks noChangeAspect="1"/>
                    </pic:cNvPicPr>
                  </pic:nvPicPr>
                  <pic:blipFill>
                    <a:blip r:embed="rId321"/>
                    <a:stretch>
                      <a:fillRect/>
                    </a:stretch>
                  </pic:blipFill>
                  <pic:spPr>
                    <a:xfrm>
                      <a:off x="0" y="0"/>
                      <a:ext cx="5572760" cy="1548130"/>
                    </a:xfrm>
                    <a:prstGeom prst="rect">
                      <a:avLst/>
                    </a:prstGeom>
                    <a:noFill/>
                    <a:ln w="9525">
                      <a:noFill/>
                    </a:ln>
                  </pic:spPr>
                </pic:pic>
              </a:graphicData>
            </a:graphic>
          </wp:inline>
        </w:drawing>
      </w:r>
    </w:p>
    <w:p>
      <w:pPr>
        <w:spacing w:line="440" w:lineRule="exact"/>
        <w:jc w:val="center"/>
        <w:rPr>
          <w:rFonts w:cs="Times New Roman"/>
          <w:sz w:val="21"/>
          <w:szCs w:val="21"/>
          <w:rPrChange w:id="3623" w:author="China" w:date="2017-06-06T20:51:00Z">
            <w:rPr>
              <w:sz w:val="21"/>
              <w:szCs w:val="21"/>
            </w:rPr>
          </w:rPrChange>
        </w:rPr>
        <w:pPrChange w:id="3622" w:author="刘宁" w:date="2017-06-06T23:43:00Z">
          <w:pPr>
            <w:spacing w:line="360" w:lineRule="auto"/>
            <w:jc w:val="center"/>
          </w:pPr>
        </w:pPrChange>
      </w:pPr>
      <w:r>
        <w:rPr>
          <w:rFonts w:hint="eastAsia" w:cs="Times New Roman"/>
          <w:sz w:val="21"/>
          <w:szCs w:val="21"/>
          <w:rPrChange w:id="3624" w:author="China" w:date="2017-06-06T20:51:00Z">
            <w:rPr>
              <w:rFonts w:hint="eastAsia"/>
              <w:sz w:val="21"/>
              <w:szCs w:val="21"/>
            </w:rPr>
          </w:rPrChange>
        </w:rPr>
        <w:t>图</w:t>
      </w:r>
      <w:r>
        <w:rPr>
          <w:rFonts w:cs="Times New Roman"/>
          <w:sz w:val="21"/>
          <w:szCs w:val="21"/>
          <w:rPrChange w:id="3625" w:author="China" w:date="2017-06-06T20:51:00Z">
            <w:rPr>
              <w:sz w:val="21"/>
              <w:szCs w:val="21"/>
            </w:rPr>
          </w:rPrChange>
        </w:rPr>
        <w:t xml:space="preserve">4.22 </w:t>
      </w:r>
      <w:r>
        <w:rPr>
          <w:rFonts w:hint="eastAsia" w:cs="Times New Roman"/>
          <w:sz w:val="21"/>
          <w:szCs w:val="21"/>
          <w:rPrChange w:id="3626" w:author="China" w:date="2017-06-06T20:51:00Z">
            <w:rPr>
              <w:rFonts w:hint="eastAsia"/>
              <w:sz w:val="21"/>
              <w:szCs w:val="21"/>
            </w:rPr>
          </w:rPrChange>
        </w:rPr>
        <w:t>幅频特性图</w:t>
      </w:r>
    </w:p>
    <w:p>
      <w:pPr>
        <w:spacing w:line="360" w:lineRule="auto"/>
        <w:ind w:firstLine="0" w:firstLineChars="0"/>
        <w:jc w:val="center"/>
        <w:rPr>
          <w:rFonts w:cs="Times New Roman"/>
          <w:rPrChange w:id="3627" w:author="China" w:date="2017-06-06T20:51:00Z">
            <w:rPr/>
          </w:rPrChange>
        </w:rPr>
      </w:pPr>
      <w:ins w:id="3628" w:author="刘宁" w:date="2017-06-06T23:41:00Z">
        <w:r>
          <w:rPr/>
          <w:drawing>
            <wp:inline distT="0" distB="0" distL="114300" distR="114300">
              <wp:extent cx="5572760" cy="1789430"/>
              <wp:effectExtent l="0" t="0" r="0" b="1270"/>
              <wp:docPr id="65"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3"/>
                      <pic:cNvPicPr>
                        <a:picLocks noChangeAspect="1"/>
                      </pic:cNvPicPr>
                    </pic:nvPicPr>
                    <pic:blipFill>
                      <a:blip r:embed="rId322"/>
                      <a:stretch>
                        <a:fillRect/>
                      </a:stretch>
                    </pic:blipFill>
                    <pic:spPr>
                      <a:xfrm>
                        <a:off x="0" y="0"/>
                        <a:ext cx="5572760" cy="1789430"/>
                      </a:xfrm>
                      <a:prstGeom prst="rect">
                        <a:avLst/>
                      </a:prstGeom>
                      <a:noFill/>
                      <a:ln w="9525">
                        <a:noFill/>
                      </a:ln>
                    </pic:spPr>
                  </pic:pic>
                </a:graphicData>
              </a:graphic>
            </wp:inline>
          </w:drawing>
        </w:r>
      </w:ins>
      <w:del w:id="3630" w:author="刘宁" w:date="2017-06-06T23:41:00Z">
        <w:r>
          <w:rPr>
            <w:rFonts w:cs="Times New Roman"/>
            <w:rPrChange w:id="3633" w:author="" w:date="">
              <w:rPr/>
            </w:rPrChange>
          </w:rPr>
          <w:drawing>
            <wp:inline distT="0" distB="0" distL="114300" distR="114300">
              <wp:extent cx="5572760" cy="1653540"/>
              <wp:effectExtent l="0" t="0" r="0" b="3810"/>
              <wp:docPr id="4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7"/>
                      <pic:cNvPicPr>
                        <a:picLocks noChangeAspect="1"/>
                      </pic:cNvPicPr>
                    </pic:nvPicPr>
                    <pic:blipFill>
                      <a:blip r:embed="rId323"/>
                      <a:stretch>
                        <a:fillRect/>
                      </a:stretch>
                    </pic:blipFill>
                    <pic:spPr>
                      <a:xfrm>
                        <a:off x="0" y="0"/>
                        <a:ext cx="5572760" cy="1653540"/>
                      </a:xfrm>
                      <a:prstGeom prst="rect">
                        <a:avLst/>
                      </a:prstGeom>
                      <a:noFill/>
                      <a:ln w="9525">
                        <a:noFill/>
                      </a:ln>
                    </pic:spPr>
                  </pic:pic>
                </a:graphicData>
              </a:graphic>
            </wp:inline>
          </w:drawing>
        </w:r>
      </w:del>
    </w:p>
    <w:p>
      <w:pPr>
        <w:jc w:val="center"/>
        <w:rPr>
          <w:rFonts w:cs="Times New Roman"/>
          <w:sz w:val="21"/>
          <w:szCs w:val="21"/>
          <w:rPrChange w:id="3634" w:author="China" w:date="2017-06-06T20:51:00Z">
            <w:rPr>
              <w:sz w:val="21"/>
              <w:szCs w:val="21"/>
            </w:rPr>
          </w:rPrChange>
        </w:rPr>
      </w:pPr>
      <w:r>
        <w:rPr>
          <w:rFonts w:hint="eastAsia" w:cs="Times New Roman"/>
          <w:sz w:val="21"/>
          <w:szCs w:val="21"/>
          <w:rPrChange w:id="3635" w:author="China" w:date="2017-06-06T20:51:00Z">
            <w:rPr>
              <w:rFonts w:hint="eastAsia"/>
              <w:sz w:val="21"/>
              <w:szCs w:val="21"/>
            </w:rPr>
          </w:rPrChange>
        </w:rPr>
        <w:t>图</w:t>
      </w:r>
      <w:r>
        <w:rPr>
          <w:rFonts w:cs="Times New Roman"/>
          <w:sz w:val="21"/>
          <w:szCs w:val="21"/>
          <w:rPrChange w:id="3636" w:author="China" w:date="2017-06-06T20:51:00Z">
            <w:rPr>
              <w:sz w:val="21"/>
              <w:szCs w:val="21"/>
            </w:rPr>
          </w:rPrChange>
        </w:rPr>
        <w:t xml:space="preserve">4.23 </w:t>
      </w:r>
      <w:r>
        <w:rPr>
          <w:rFonts w:hint="eastAsia" w:cs="Times New Roman"/>
          <w:sz w:val="21"/>
          <w:szCs w:val="21"/>
          <w:rPrChange w:id="3637" w:author="China" w:date="2017-06-06T20:51:00Z">
            <w:rPr>
              <w:rFonts w:hint="eastAsia"/>
              <w:sz w:val="21"/>
              <w:szCs w:val="21"/>
            </w:rPr>
          </w:rPrChange>
        </w:rPr>
        <w:t>滤波后</w:t>
      </w:r>
    </w:p>
    <w:p>
      <w:pPr>
        <w:ind w:firstLine="480"/>
        <w:rPr>
          <w:rFonts w:cs="Times New Roman"/>
          <w:rPrChange w:id="3638" w:author="China" w:date="2017-06-06T20:51:00Z">
            <w:rPr/>
          </w:rPrChange>
        </w:rPr>
      </w:pPr>
      <w:r>
        <w:rPr>
          <w:rFonts w:hint="eastAsia" w:cs="Times New Roman"/>
          <w:rPrChange w:id="3639" w:author="China" w:date="2017-06-06T20:51:00Z">
            <w:rPr>
              <w:rFonts w:hint="eastAsia"/>
            </w:rPr>
          </w:rPrChange>
        </w:rPr>
        <w:t>用优化滤波法对第二组数据在</w:t>
      </w:r>
      <w:r>
        <w:rPr>
          <w:rFonts w:cs="Times New Roman"/>
          <w:rPrChange w:id="3640" w:author="China" w:date="2017-06-06T20:51:00Z">
            <w:rPr/>
          </w:rPrChange>
        </w:rPr>
        <w:t>1s</w:t>
      </w:r>
      <w:r>
        <w:rPr>
          <w:rFonts w:hint="eastAsia" w:cs="Times New Roman"/>
          <w:rPrChange w:id="3641" w:author="China" w:date="2017-06-06T20:51:00Z">
            <w:rPr>
              <w:rFonts w:hint="eastAsia"/>
            </w:rPr>
          </w:rPrChange>
        </w:rPr>
        <w:t>到</w:t>
      </w:r>
      <w:r>
        <w:rPr>
          <w:rFonts w:cs="Times New Roman"/>
          <w:rPrChange w:id="3642" w:author="China" w:date="2017-06-06T20:51:00Z">
            <w:rPr/>
          </w:rPrChange>
        </w:rPr>
        <w:t>10000s</w:t>
      </w:r>
      <w:r>
        <w:rPr>
          <w:rFonts w:hint="eastAsia" w:cs="Times New Roman"/>
          <w:rPrChange w:id="3643" w:author="China" w:date="2017-06-06T20:51:00Z">
            <w:rPr>
              <w:rFonts w:hint="eastAsia"/>
            </w:rPr>
          </w:rPrChange>
        </w:rPr>
        <w:t>之间的数据进行滤波处理。</w:t>
      </w:r>
    </w:p>
    <w:p>
      <w:pPr>
        <w:spacing w:line="360" w:lineRule="auto"/>
        <w:ind w:firstLine="0" w:firstLineChars="0"/>
        <w:jc w:val="center"/>
        <w:rPr>
          <w:rFonts w:cs="Times New Roman"/>
          <w:rPrChange w:id="3644" w:author="China" w:date="2017-06-06T20:51:00Z">
            <w:rPr/>
          </w:rPrChange>
        </w:rPr>
      </w:pPr>
      <w:r>
        <w:rPr>
          <w:rFonts w:cs="Times New Roman"/>
          <w:rPrChange w:id="3646" w:author="" w:date="">
            <w:rPr/>
          </w:rPrChange>
        </w:rPr>
        <w:drawing>
          <wp:inline distT="0" distB="0" distL="114300" distR="114300">
            <wp:extent cx="5572760" cy="1609725"/>
            <wp:effectExtent l="0" t="0" r="0" b="8890"/>
            <wp:docPr id="48"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9"/>
                    <pic:cNvPicPr>
                      <a:picLocks noChangeAspect="1"/>
                    </pic:cNvPicPr>
                  </pic:nvPicPr>
                  <pic:blipFill>
                    <a:blip r:embed="rId324"/>
                    <a:stretch>
                      <a:fillRect/>
                    </a:stretch>
                  </pic:blipFill>
                  <pic:spPr>
                    <a:xfrm>
                      <a:off x="0" y="0"/>
                      <a:ext cx="5572760" cy="1609725"/>
                    </a:xfrm>
                    <a:prstGeom prst="rect">
                      <a:avLst/>
                    </a:prstGeom>
                    <a:noFill/>
                    <a:ln w="9525">
                      <a:noFill/>
                    </a:ln>
                  </pic:spPr>
                </pic:pic>
              </a:graphicData>
            </a:graphic>
          </wp:inline>
        </w:drawing>
      </w:r>
    </w:p>
    <w:p>
      <w:pPr>
        <w:spacing w:line="440" w:lineRule="exact"/>
        <w:jc w:val="center"/>
        <w:rPr>
          <w:rFonts w:cs="Times New Roman"/>
          <w:rPrChange w:id="3648" w:author="China" w:date="2017-06-06T20:51:00Z">
            <w:rPr/>
          </w:rPrChange>
        </w:rPr>
        <w:pPrChange w:id="3647" w:author="刘宁" w:date="2017-06-06T23:42:00Z">
          <w:pPr>
            <w:spacing w:line="360" w:lineRule="auto"/>
            <w:jc w:val="center"/>
          </w:pPr>
        </w:pPrChange>
      </w:pPr>
      <w:r>
        <w:rPr>
          <w:rFonts w:hint="eastAsia" w:cs="Times New Roman"/>
          <w:sz w:val="21"/>
          <w:szCs w:val="21"/>
          <w:rPrChange w:id="3649" w:author="China" w:date="2017-06-06T20:51:00Z">
            <w:rPr>
              <w:rFonts w:hint="eastAsia"/>
              <w:sz w:val="21"/>
              <w:szCs w:val="21"/>
            </w:rPr>
          </w:rPrChange>
        </w:rPr>
        <w:t>图</w:t>
      </w:r>
      <w:r>
        <w:rPr>
          <w:rFonts w:cs="Times New Roman"/>
          <w:sz w:val="21"/>
          <w:szCs w:val="21"/>
          <w:rPrChange w:id="3650" w:author="China" w:date="2017-06-06T20:51:00Z">
            <w:rPr>
              <w:sz w:val="21"/>
              <w:szCs w:val="21"/>
            </w:rPr>
          </w:rPrChange>
        </w:rPr>
        <w:t xml:space="preserve">4.24 </w:t>
      </w:r>
      <w:r>
        <w:rPr>
          <w:rFonts w:hint="eastAsia" w:cs="Times New Roman"/>
          <w:sz w:val="21"/>
          <w:szCs w:val="21"/>
          <w:rPrChange w:id="3651" w:author="China" w:date="2017-06-06T20:51:00Z">
            <w:rPr>
              <w:rFonts w:hint="eastAsia"/>
              <w:sz w:val="21"/>
              <w:szCs w:val="21"/>
            </w:rPr>
          </w:rPrChange>
        </w:rPr>
        <w:t>幅频特性图</w:t>
      </w:r>
    </w:p>
    <w:p>
      <w:pPr>
        <w:spacing w:line="360" w:lineRule="auto"/>
        <w:ind w:firstLine="0" w:firstLineChars="0"/>
        <w:jc w:val="center"/>
        <w:rPr>
          <w:rFonts w:cs="Times New Roman"/>
          <w:rPrChange w:id="3652" w:author="China" w:date="2017-06-06T20:51:00Z">
            <w:rPr/>
          </w:rPrChange>
        </w:rPr>
      </w:pPr>
      <w:ins w:id="3653" w:author="刘宁" w:date="2017-06-06T23:42:00Z">
        <w:r>
          <w:rPr/>
          <w:drawing>
            <wp:inline distT="0" distB="0" distL="114300" distR="114300">
              <wp:extent cx="5572760" cy="1687195"/>
              <wp:effectExtent l="0" t="0" r="0" b="7620"/>
              <wp:docPr id="66"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4"/>
                      <pic:cNvPicPr>
                        <a:picLocks noChangeAspect="1"/>
                      </pic:cNvPicPr>
                    </pic:nvPicPr>
                    <pic:blipFill>
                      <a:blip r:embed="rId325"/>
                      <a:stretch>
                        <a:fillRect/>
                      </a:stretch>
                    </pic:blipFill>
                    <pic:spPr>
                      <a:xfrm>
                        <a:off x="0" y="0"/>
                        <a:ext cx="5572760" cy="1687195"/>
                      </a:xfrm>
                      <a:prstGeom prst="rect">
                        <a:avLst/>
                      </a:prstGeom>
                      <a:noFill/>
                      <a:ln w="9525">
                        <a:noFill/>
                      </a:ln>
                    </pic:spPr>
                  </pic:pic>
                </a:graphicData>
              </a:graphic>
            </wp:inline>
          </w:drawing>
        </w:r>
      </w:ins>
      <w:del w:id="3655" w:author="刘宁" w:date="2017-06-06T23:42:00Z">
        <w:r>
          <w:rPr>
            <w:rFonts w:cs="Times New Roman"/>
            <w:rPrChange w:id="3658" w:author="" w:date="">
              <w:rPr/>
            </w:rPrChange>
          </w:rPr>
          <w:drawing>
            <wp:inline distT="0" distB="0" distL="114300" distR="114300">
              <wp:extent cx="5572760" cy="1679575"/>
              <wp:effectExtent l="0" t="0" r="0" b="15875"/>
              <wp:docPr id="47"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8"/>
                      <pic:cNvPicPr>
                        <a:picLocks noChangeAspect="1"/>
                      </pic:cNvPicPr>
                    </pic:nvPicPr>
                    <pic:blipFill>
                      <a:blip r:embed="rId326"/>
                      <a:stretch>
                        <a:fillRect/>
                      </a:stretch>
                    </pic:blipFill>
                    <pic:spPr>
                      <a:xfrm>
                        <a:off x="0" y="0"/>
                        <a:ext cx="5572760" cy="1679575"/>
                      </a:xfrm>
                      <a:prstGeom prst="rect">
                        <a:avLst/>
                      </a:prstGeom>
                      <a:noFill/>
                      <a:ln w="9525">
                        <a:noFill/>
                      </a:ln>
                    </pic:spPr>
                  </pic:pic>
                </a:graphicData>
              </a:graphic>
            </wp:inline>
          </w:drawing>
        </w:r>
      </w:del>
    </w:p>
    <w:p>
      <w:pPr>
        <w:spacing w:line="440" w:lineRule="exact"/>
        <w:jc w:val="center"/>
        <w:rPr>
          <w:rFonts w:cs="Times New Roman"/>
          <w:sz w:val="21"/>
          <w:szCs w:val="21"/>
          <w:rPrChange w:id="3660" w:author="China" w:date="2017-06-06T20:51:00Z">
            <w:rPr>
              <w:sz w:val="21"/>
              <w:szCs w:val="21"/>
            </w:rPr>
          </w:rPrChange>
        </w:rPr>
        <w:pPrChange w:id="3659" w:author="刘宁" w:date="2017-06-06T23:43:00Z">
          <w:pPr>
            <w:spacing w:line="360" w:lineRule="auto"/>
            <w:jc w:val="center"/>
          </w:pPr>
        </w:pPrChange>
      </w:pPr>
      <w:r>
        <w:rPr>
          <w:rFonts w:hint="eastAsia" w:cs="Times New Roman"/>
          <w:sz w:val="21"/>
          <w:szCs w:val="21"/>
          <w:rPrChange w:id="3661" w:author="China" w:date="2017-06-06T20:51:00Z">
            <w:rPr>
              <w:rFonts w:hint="eastAsia"/>
              <w:sz w:val="21"/>
              <w:szCs w:val="21"/>
            </w:rPr>
          </w:rPrChange>
        </w:rPr>
        <w:t>图</w:t>
      </w:r>
      <w:r>
        <w:rPr>
          <w:rFonts w:cs="Times New Roman"/>
          <w:sz w:val="21"/>
          <w:szCs w:val="21"/>
          <w:rPrChange w:id="3662" w:author="China" w:date="2017-06-06T20:51:00Z">
            <w:rPr>
              <w:sz w:val="21"/>
              <w:szCs w:val="21"/>
            </w:rPr>
          </w:rPrChange>
        </w:rPr>
        <w:t xml:space="preserve">4.25 </w:t>
      </w:r>
      <w:r>
        <w:rPr>
          <w:rFonts w:hint="eastAsia" w:cs="Times New Roman"/>
          <w:sz w:val="21"/>
          <w:szCs w:val="21"/>
          <w:rPrChange w:id="3663" w:author="China" w:date="2017-06-06T20:51:00Z">
            <w:rPr>
              <w:rFonts w:hint="eastAsia"/>
              <w:sz w:val="21"/>
              <w:szCs w:val="21"/>
            </w:rPr>
          </w:rPrChange>
        </w:rPr>
        <w:t>滤波后效果图</w:t>
      </w:r>
    </w:p>
    <w:p>
      <w:pPr>
        <w:ind w:firstLine="480"/>
        <w:rPr>
          <w:rFonts w:cs="Times New Roman"/>
          <w:rPrChange w:id="3664" w:author="China" w:date="2017-06-06T20:51:00Z">
            <w:rPr/>
          </w:rPrChange>
        </w:rPr>
      </w:pPr>
      <w:r>
        <w:rPr>
          <w:rFonts w:hint="eastAsia" w:cs="Times New Roman"/>
          <w:rPrChange w:id="3665" w:author="China" w:date="2017-06-06T20:51:00Z">
            <w:rPr>
              <w:rFonts w:hint="eastAsia"/>
            </w:rPr>
          </w:rPrChange>
        </w:rPr>
        <w:t>用优化滤波法对第二组数据在</w:t>
      </w:r>
      <w:ins w:id="3666" w:author="刘宁" w:date="2017-06-06T23:43:00Z">
        <w:r>
          <w:rPr>
            <w:rFonts w:hint="eastAsia" w:cs="Times New Roman"/>
          </w:rPr>
          <w:t>14500</w:t>
        </w:r>
      </w:ins>
      <w:del w:id="3667" w:author="刘宁" w:date="2017-06-06T23:43:00Z">
        <w:r>
          <w:rPr>
            <w:rFonts w:cs="Times New Roman"/>
            <w:rPrChange w:id="3668" w:author="China" w:date="2017-06-06T20:51:00Z">
              <w:rPr/>
            </w:rPrChange>
          </w:rPr>
          <w:delText>1</w:delText>
        </w:r>
      </w:del>
      <w:r>
        <w:rPr>
          <w:rFonts w:cs="Times New Roman"/>
          <w:rPrChange w:id="3669" w:author="China" w:date="2017-06-06T20:51:00Z">
            <w:rPr/>
          </w:rPrChange>
        </w:rPr>
        <w:t>s</w:t>
      </w:r>
      <w:r>
        <w:rPr>
          <w:rFonts w:hint="eastAsia" w:cs="Times New Roman"/>
          <w:rPrChange w:id="3670" w:author="China" w:date="2017-06-06T20:51:00Z">
            <w:rPr>
              <w:rFonts w:hint="eastAsia"/>
            </w:rPr>
          </w:rPrChange>
        </w:rPr>
        <w:t>到</w:t>
      </w:r>
      <w:r>
        <w:rPr>
          <w:rFonts w:cs="Times New Roman"/>
          <w:rPrChange w:id="3671" w:author="China" w:date="2017-06-06T20:51:00Z">
            <w:rPr/>
          </w:rPrChange>
        </w:rPr>
        <w:t>1</w:t>
      </w:r>
      <w:del w:id="3672" w:author="刘宁" w:date="2017-06-06T23:43:00Z">
        <w:r>
          <w:rPr>
            <w:rFonts w:cs="Times New Roman"/>
            <w:rPrChange w:id="3673" w:author="China" w:date="2017-06-06T20:51:00Z">
              <w:rPr/>
            </w:rPrChange>
          </w:rPr>
          <w:delText>0000</w:delText>
        </w:r>
      </w:del>
      <w:ins w:id="3674" w:author="刘宁" w:date="2017-06-06T23:43:00Z">
        <w:r>
          <w:rPr>
            <w:rFonts w:hint="eastAsia" w:cs="Times New Roman"/>
          </w:rPr>
          <w:t>6</w:t>
        </w:r>
      </w:ins>
      <w:ins w:id="3675" w:author="刘宁" w:date="2017-06-06T23:44:00Z">
        <w:r>
          <w:rPr>
            <w:rFonts w:hint="eastAsia" w:cs="Times New Roman"/>
          </w:rPr>
          <w:t>253</w:t>
        </w:r>
      </w:ins>
      <w:r>
        <w:rPr>
          <w:rFonts w:cs="Times New Roman"/>
          <w:rPrChange w:id="3676" w:author="China" w:date="2017-06-06T20:51:00Z">
            <w:rPr/>
          </w:rPrChange>
        </w:rPr>
        <w:t>s</w:t>
      </w:r>
      <w:r>
        <w:rPr>
          <w:rFonts w:hint="eastAsia" w:cs="Times New Roman"/>
          <w:rPrChange w:id="3677" w:author="China" w:date="2017-06-06T20:51:00Z">
            <w:rPr>
              <w:rFonts w:hint="eastAsia"/>
            </w:rPr>
          </w:rPrChange>
        </w:rPr>
        <w:t>之间的数据进行滤波处理。</w:t>
      </w:r>
    </w:p>
    <w:p>
      <w:pPr>
        <w:spacing w:line="360" w:lineRule="auto"/>
        <w:ind w:firstLine="480"/>
        <w:jc w:val="center"/>
        <w:rPr>
          <w:rFonts w:cs="Times New Roman"/>
          <w:rPrChange w:id="3678" w:author="China" w:date="2017-06-06T20:51:00Z">
            <w:rPr/>
          </w:rPrChange>
        </w:rPr>
      </w:pPr>
      <w:ins w:id="3679" w:author="刘宁" w:date="2017-06-06T23:44:00Z">
        <w:r>
          <w:rPr/>
          <w:drawing>
            <wp:inline distT="0" distB="0" distL="114300" distR="114300">
              <wp:extent cx="5572760" cy="1757680"/>
              <wp:effectExtent l="0" t="0" r="0" b="13970"/>
              <wp:docPr id="67"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5"/>
                      <pic:cNvPicPr>
                        <a:picLocks noChangeAspect="1"/>
                      </pic:cNvPicPr>
                    </pic:nvPicPr>
                    <pic:blipFill>
                      <a:blip r:embed="rId327"/>
                      <a:stretch>
                        <a:fillRect/>
                      </a:stretch>
                    </pic:blipFill>
                    <pic:spPr>
                      <a:xfrm>
                        <a:off x="0" y="0"/>
                        <a:ext cx="5572760" cy="1757680"/>
                      </a:xfrm>
                      <a:prstGeom prst="rect">
                        <a:avLst/>
                      </a:prstGeom>
                      <a:noFill/>
                      <a:ln w="9525">
                        <a:noFill/>
                      </a:ln>
                    </pic:spPr>
                  </pic:pic>
                </a:graphicData>
              </a:graphic>
            </wp:inline>
          </w:drawing>
        </w:r>
      </w:ins>
      <w:del w:id="3681" w:author="刘宁" w:date="2017-06-06T23:44:00Z">
        <w:r>
          <w:rPr>
            <w:rFonts w:cs="Times New Roman"/>
            <w:rPrChange w:id="3684" w:author="" w:date="">
              <w:rPr/>
            </w:rPrChange>
          </w:rPr>
          <w:drawing>
            <wp:inline distT="0" distB="0" distL="114300" distR="114300">
              <wp:extent cx="5572760" cy="1757045"/>
              <wp:effectExtent l="0" t="0" r="0" b="14605"/>
              <wp:docPr id="5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0"/>
                      <pic:cNvPicPr>
                        <a:picLocks noChangeAspect="1"/>
                      </pic:cNvPicPr>
                    </pic:nvPicPr>
                    <pic:blipFill>
                      <a:blip r:embed="rId328"/>
                      <a:stretch>
                        <a:fillRect/>
                      </a:stretch>
                    </pic:blipFill>
                    <pic:spPr>
                      <a:xfrm>
                        <a:off x="0" y="0"/>
                        <a:ext cx="5572760" cy="1757045"/>
                      </a:xfrm>
                      <a:prstGeom prst="rect">
                        <a:avLst/>
                      </a:prstGeom>
                      <a:noFill/>
                      <a:ln w="9525">
                        <a:noFill/>
                      </a:ln>
                    </pic:spPr>
                  </pic:pic>
                </a:graphicData>
              </a:graphic>
            </wp:inline>
          </w:drawing>
        </w:r>
      </w:del>
    </w:p>
    <w:p>
      <w:pPr>
        <w:jc w:val="center"/>
        <w:rPr>
          <w:rFonts w:cs="Times New Roman"/>
          <w:sz w:val="21"/>
          <w:szCs w:val="21"/>
          <w:rPrChange w:id="3685" w:author="China" w:date="2017-06-06T20:51:00Z">
            <w:rPr>
              <w:sz w:val="21"/>
              <w:szCs w:val="21"/>
            </w:rPr>
          </w:rPrChange>
        </w:rPr>
      </w:pPr>
      <w:r>
        <w:rPr>
          <w:rFonts w:hint="eastAsia" w:cs="Times New Roman"/>
          <w:sz w:val="21"/>
          <w:szCs w:val="21"/>
          <w:rPrChange w:id="3686" w:author="China" w:date="2017-06-06T20:51:00Z">
            <w:rPr>
              <w:rFonts w:hint="eastAsia"/>
              <w:sz w:val="21"/>
              <w:szCs w:val="21"/>
            </w:rPr>
          </w:rPrChange>
        </w:rPr>
        <w:t>图</w:t>
      </w:r>
      <w:r>
        <w:rPr>
          <w:rFonts w:cs="Times New Roman"/>
          <w:sz w:val="21"/>
          <w:szCs w:val="21"/>
          <w:rPrChange w:id="3687" w:author="China" w:date="2017-06-06T20:51:00Z">
            <w:rPr>
              <w:sz w:val="21"/>
              <w:szCs w:val="21"/>
            </w:rPr>
          </w:rPrChange>
        </w:rPr>
        <w:t xml:space="preserve">4.26 </w:t>
      </w:r>
      <w:r>
        <w:rPr>
          <w:rFonts w:hint="eastAsia" w:cs="Times New Roman"/>
          <w:sz w:val="21"/>
          <w:szCs w:val="21"/>
          <w:rPrChange w:id="3688" w:author="China" w:date="2017-06-06T20:51:00Z">
            <w:rPr>
              <w:rFonts w:hint="eastAsia"/>
              <w:sz w:val="21"/>
              <w:szCs w:val="21"/>
            </w:rPr>
          </w:rPrChange>
        </w:rPr>
        <w:t>幅频特性图</w:t>
      </w:r>
    </w:p>
    <w:p>
      <w:pPr>
        <w:spacing w:line="360" w:lineRule="auto"/>
        <w:ind w:firstLine="480"/>
        <w:jc w:val="center"/>
        <w:rPr>
          <w:rFonts w:cs="Times New Roman"/>
          <w:sz w:val="21"/>
          <w:szCs w:val="21"/>
          <w:rPrChange w:id="3689" w:author="China" w:date="2017-06-06T20:51:00Z">
            <w:rPr>
              <w:sz w:val="21"/>
              <w:szCs w:val="21"/>
            </w:rPr>
          </w:rPrChange>
        </w:rPr>
      </w:pPr>
      <w:ins w:id="3690" w:author="刘宁" w:date="2017-06-06T23:44:00Z">
        <w:r>
          <w:rPr/>
          <w:drawing>
            <wp:inline distT="0" distB="0" distL="114300" distR="114300">
              <wp:extent cx="5572760" cy="1758315"/>
              <wp:effectExtent l="0" t="0" r="0" b="13335"/>
              <wp:docPr id="69"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6"/>
                      <pic:cNvPicPr>
                        <a:picLocks noChangeAspect="1"/>
                      </pic:cNvPicPr>
                    </pic:nvPicPr>
                    <pic:blipFill>
                      <a:blip r:embed="rId329"/>
                      <a:stretch>
                        <a:fillRect/>
                      </a:stretch>
                    </pic:blipFill>
                    <pic:spPr>
                      <a:xfrm>
                        <a:off x="0" y="0"/>
                        <a:ext cx="5572760" cy="1758315"/>
                      </a:xfrm>
                      <a:prstGeom prst="rect">
                        <a:avLst/>
                      </a:prstGeom>
                      <a:noFill/>
                      <a:ln w="9525">
                        <a:noFill/>
                      </a:ln>
                    </pic:spPr>
                  </pic:pic>
                </a:graphicData>
              </a:graphic>
            </wp:inline>
          </w:drawing>
        </w:r>
      </w:ins>
      <w:del w:id="3692" w:author="刘宁" w:date="2017-06-06T23:44:00Z">
        <w:r>
          <w:rPr>
            <w:rFonts w:cs="Times New Roman"/>
            <w:rPrChange w:id="3695" w:author="" w:date="">
              <w:rPr/>
            </w:rPrChange>
          </w:rPr>
          <w:drawing>
            <wp:inline distT="0" distB="0" distL="114300" distR="114300">
              <wp:extent cx="5572760" cy="1757045"/>
              <wp:effectExtent l="0" t="0" r="0" b="14605"/>
              <wp:docPr id="5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1"/>
                      <pic:cNvPicPr>
                        <a:picLocks noChangeAspect="1"/>
                      </pic:cNvPicPr>
                    </pic:nvPicPr>
                    <pic:blipFill>
                      <a:blip r:embed="rId330"/>
                      <a:stretch>
                        <a:fillRect/>
                      </a:stretch>
                    </pic:blipFill>
                    <pic:spPr>
                      <a:xfrm>
                        <a:off x="0" y="0"/>
                        <a:ext cx="5572760" cy="1757045"/>
                      </a:xfrm>
                      <a:prstGeom prst="rect">
                        <a:avLst/>
                      </a:prstGeom>
                      <a:noFill/>
                      <a:ln w="9525">
                        <a:noFill/>
                      </a:ln>
                    </pic:spPr>
                  </pic:pic>
                </a:graphicData>
              </a:graphic>
            </wp:inline>
          </w:drawing>
        </w:r>
      </w:del>
    </w:p>
    <w:p>
      <w:pPr>
        <w:jc w:val="center"/>
        <w:rPr>
          <w:rFonts w:cs="Times New Roman"/>
          <w:sz w:val="21"/>
          <w:szCs w:val="21"/>
          <w:rPrChange w:id="3696" w:author="China" w:date="2017-06-06T20:51:00Z">
            <w:rPr>
              <w:sz w:val="21"/>
              <w:szCs w:val="21"/>
            </w:rPr>
          </w:rPrChange>
        </w:rPr>
      </w:pPr>
      <w:r>
        <w:rPr>
          <w:rFonts w:hint="eastAsia" w:cs="Times New Roman"/>
          <w:sz w:val="21"/>
          <w:szCs w:val="21"/>
          <w:rPrChange w:id="3697" w:author="China" w:date="2017-06-06T20:51:00Z">
            <w:rPr>
              <w:rFonts w:hint="eastAsia"/>
              <w:sz w:val="21"/>
              <w:szCs w:val="21"/>
            </w:rPr>
          </w:rPrChange>
        </w:rPr>
        <w:t>图</w:t>
      </w:r>
      <w:r>
        <w:rPr>
          <w:rFonts w:cs="Times New Roman"/>
          <w:sz w:val="21"/>
          <w:szCs w:val="21"/>
          <w:rPrChange w:id="3698" w:author="China" w:date="2017-06-06T20:51:00Z">
            <w:rPr>
              <w:sz w:val="21"/>
              <w:szCs w:val="21"/>
            </w:rPr>
          </w:rPrChange>
        </w:rPr>
        <w:t xml:space="preserve">4.27 </w:t>
      </w:r>
      <w:r>
        <w:rPr>
          <w:rFonts w:hint="eastAsia" w:cs="Times New Roman"/>
          <w:sz w:val="21"/>
          <w:szCs w:val="21"/>
          <w:rPrChange w:id="3699" w:author="China" w:date="2017-06-06T20:51:00Z">
            <w:rPr>
              <w:rFonts w:hint="eastAsia"/>
              <w:sz w:val="21"/>
              <w:szCs w:val="21"/>
            </w:rPr>
          </w:rPrChange>
        </w:rPr>
        <w:t>滤波后效果图</w:t>
      </w:r>
    </w:p>
    <w:p>
      <w:pPr>
        <w:ind w:firstLine="480"/>
        <w:rPr>
          <w:rFonts w:cs="Times New Roman"/>
          <w:rPrChange w:id="3700" w:author="China" w:date="2017-06-06T20:51:00Z">
            <w:rPr/>
          </w:rPrChange>
        </w:rPr>
      </w:pPr>
      <w:r>
        <w:rPr>
          <w:rFonts w:hint="eastAsia" w:cs="Times New Roman"/>
          <w:rPrChange w:id="3701" w:author="China" w:date="2017-06-06T20:51:00Z">
            <w:rPr>
              <w:rFonts w:hint="eastAsia"/>
            </w:rPr>
          </w:rPrChange>
        </w:rPr>
        <w:t>结合以上两种滤波方法对钻具信号的频谱分析与滤波后效果图得出如果数据段中没有为零的数据，则在滤波后数据得出的结果为正常信号，所以在进行滤波时为了使滤波处理效果正常，必须采用一定的手段在滤波前进行数据处理，方便滤波处理能够正常有效的进行。</w:t>
      </w:r>
    </w:p>
    <w:p>
      <w:pPr>
        <w:pStyle w:val="3"/>
        <w:spacing w:before="156" w:beforeLines="50" w:after="156" w:afterLines="50" w:line="440" w:lineRule="exact"/>
        <w:ind w:firstLine="0" w:firstLineChars="0"/>
        <w:rPr>
          <w:rFonts w:ascii="Times New Roman" w:hAnsi="Times New Roman" w:cs="Times New Roman" w:eastAsiaTheme="majorEastAsia"/>
          <w:rPrChange w:id="3703" w:author="China" w:date="2017-06-06T21:08:00Z">
            <w:rPr/>
          </w:rPrChange>
        </w:rPr>
        <w:pPrChange w:id="3702" w:author="China" w:date="2017-06-06T21:08:00Z">
          <w:pPr>
            <w:pStyle w:val="3"/>
            <w:spacing w:before="0" w:after="0" w:line="440" w:lineRule="exact"/>
            <w:ind w:firstLine="0" w:firstLineChars="0"/>
          </w:pPr>
        </w:pPrChange>
      </w:pPr>
      <w:bookmarkStart w:id="86" w:name="_Toc24365"/>
      <w:bookmarkStart w:id="87" w:name="_Toc484545629"/>
      <w:bookmarkStart w:id="88" w:name="_Toc32585"/>
      <w:r>
        <w:rPr>
          <w:rFonts w:ascii="Times New Roman" w:hAnsi="Times New Roman" w:cs="Times New Roman" w:eastAsiaTheme="majorEastAsia"/>
          <w:rPrChange w:id="3704" w:author="China" w:date="2017-06-06T21:08:00Z">
            <w:rPr>
              <w:rFonts w:ascii="Times New Roman" w:hAnsi="Times New Roman" w:cs="Times New Roman"/>
            </w:rPr>
          </w:rPrChange>
        </w:rPr>
        <w:t xml:space="preserve">4.3 </w:t>
      </w:r>
      <w:r>
        <w:rPr>
          <w:rFonts w:hint="eastAsia" w:ascii="Times New Roman" w:hAnsi="Times New Roman" w:cs="Times New Roman" w:eastAsiaTheme="majorEastAsia"/>
          <w:rPrChange w:id="3705" w:author="China" w:date="2017-06-06T21:08:00Z">
            <w:rPr>
              <w:rFonts w:hint="eastAsia"/>
            </w:rPr>
          </w:rPrChange>
        </w:rPr>
        <w:t>界面设计</w:t>
      </w:r>
      <w:bookmarkEnd w:id="86"/>
      <w:r>
        <w:rPr>
          <w:rFonts w:hint="eastAsia" w:ascii="Times New Roman" w:hAnsi="Times New Roman" w:cs="Times New Roman" w:eastAsiaTheme="majorEastAsia"/>
          <w:rPrChange w:id="3706" w:author="China" w:date="2017-06-06T21:08:00Z">
            <w:rPr>
              <w:rFonts w:hint="eastAsia"/>
            </w:rPr>
          </w:rPrChange>
        </w:rPr>
        <w:t>与结果分析</w:t>
      </w:r>
      <w:bookmarkEnd w:id="87"/>
      <w:bookmarkEnd w:id="88"/>
    </w:p>
    <w:p>
      <w:pPr>
        <w:pStyle w:val="4"/>
        <w:spacing w:before="156" w:beforeLines="50" w:after="156" w:afterLines="50" w:line="440" w:lineRule="exact"/>
        <w:ind w:firstLine="0" w:firstLineChars="0"/>
        <w:rPr>
          <w:rFonts w:cs="Times New Roman" w:eastAsiaTheme="majorEastAsia"/>
          <w:rPrChange w:id="3708" w:author="China" w:date="2017-06-06T21:09:00Z">
            <w:rPr/>
          </w:rPrChange>
        </w:rPr>
        <w:pPrChange w:id="3707" w:author="China" w:date="2017-06-06T21:09:00Z">
          <w:pPr>
            <w:pStyle w:val="4"/>
            <w:spacing w:before="0" w:after="0" w:line="440" w:lineRule="exact"/>
            <w:ind w:firstLine="0" w:firstLineChars="0"/>
          </w:pPr>
        </w:pPrChange>
      </w:pPr>
      <w:bookmarkStart w:id="89" w:name="_Toc484545630"/>
      <w:bookmarkStart w:id="90" w:name="_Toc19612"/>
      <w:r>
        <w:rPr>
          <w:rFonts w:cs="Times New Roman" w:eastAsiaTheme="majorEastAsia"/>
          <w:rPrChange w:id="3709" w:author="China" w:date="2017-06-06T21:09:00Z">
            <w:rPr>
              <w:rFonts w:cs="Times New Roman"/>
            </w:rPr>
          </w:rPrChange>
        </w:rPr>
        <w:t xml:space="preserve">4.3.1 </w:t>
      </w:r>
      <w:r>
        <w:rPr>
          <w:rFonts w:hint="eastAsia" w:cs="Times New Roman" w:eastAsiaTheme="majorEastAsia"/>
          <w:rPrChange w:id="3710" w:author="China" w:date="2017-06-06T21:09:00Z">
            <w:rPr>
              <w:rFonts w:hint="eastAsia"/>
            </w:rPr>
          </w:rPrChange>
        </w:rPr>
        <w:t>界面显示效果</w:t>
      </w:r>
      <w:bookmarkEnd w:id="89"/>
      <w:bookmarkEnd w:id="90"/>
    </w:p>
    <w:p>
      <w:pPr>
        <w:ind w:firstLine="480"/>
        <w:rPr>
          <w:rFonts w:cs="Times New Roman"/>
          <w:rPrChange w:id="3712" w:author="China" w:date="2017-06-06T20:51:00Z">
            <w:rPr/>
          </w:rPrChange>
        </w:rPr>
        <w:pPrChange w:id="3711" w:author="China" w:date="2017-06-09T13:28:00Z">
          <w:pPr>
            <w:ind w:firstLine="562"/>
          </w:pPr>
        </w:pPrChange>
      </w:pPr>
      <w:r>
        <w:rPr>
          <w:rFonts w:hint="eastAsia" w:cs="Times New Roman"/>
          <w:b w:val="0"/>
          <w:sz w:val="24"/>
          <w:rPrChange w:id="3713" w:author="China" w:date="2017-06-06T20:51:00Z">
            <w:rPr>
              <w:rFonts w:hint="eastAsia"/>
              <w:b/>
              <w:sz w:val="28"/>
            </w:rPr>
          </w:rPrChange>
        </w:rPr>
        <w:t>带通滤波器界面设计，由于从现场得知钻具振动的频率范围在</w:t>
      </w:r>
      <w:r>
        <w:rPr>
          <w:rFonts w:cs="Times New Roman"/>
          <w:b w:val="0"/>
          <w:sz w:val="24"/>
          <w:rPrChange w:id="3714" w:author="China" w:date="2017-06-06T20:51:00Z">
            <w:rPr>
              <w:b/>
              <w:sz w:val="28"/>
            </w:rPr>
          </w:rPrChange>
        </w:rPr>
        <w:t>0.02</w:t>
      </w:r>
      <w:ins w:id="3715" w:author="刘宁" w:date="2017-06-06T23:21:00Z">
        <w:r>
          <w:rPr>
            <w:rFonts w:cs="Times New Roman"/>
          </w:rPr>
          <w:t>Hz</w:t>
        </w:r>
      </w:ins>
      <w:del w:id="3716" w:author="刘宁" w:date="2017-06-06T23:21:00Z"/>
      <w:del w:id="3717" w:author="刘宁" w:date="2017-06-06T23:21:00Z"/>
      <w:del w:id="3718" w:author="刘宁" w:date="2017-06-06T23:21:00Z"/>
      <w:del w:id="3719" w:author="刘宁" w:date="2017-06-06T23:21:00Z">
        <w:r>
          <w:rPr>
            <w:rFonts w:cs="Times New Roman"/>
            <w:position w:val="-4"/>
          </w:rPr>
          <w:object>
            <v:shape id="_x0000_i1161" o:spt="75" type="#_x0000_t75" style="height:13pt;width:18pt;" o:ole="t" filled="f" o:preferrelative="t" stroked="f" coordsize="21600,21600">
              <v:path/>
              <v:fill on="f" focussize="0,0"/>
              <v:stroke on="f" joinstyle="miter"/>
              <v:imagedata r:id="rId332" o:title=""/>
              <o:lock v:ext="edit" aspectratio="t"/>
              <w10:wrap type="none"/>
              <w10:anchorlock/>
            </v:shape>
            <o:OLEObject Type="Embed" ProgID="Equation.3" ShapeID="_x0000_i1161" DrawAspect="Content" ObjectID="_1468075873" r:id="rId331">
              <o:LockedField>false</o:LockedField>
            </o:OLEObject>
          </w:object>
        </w:r>
      </w:del>
      <w:del w:id="3721" w:author="刘宁" w:date="2017-06-06T23:21:00Z"/>
      <w:del w:id="3722" w:author="刘宁" w:date="2017-06-06T23:21:00Z">
        <w:r>
          <w:rPr>
            <w:rFonts w:cs="Times New Roman"/>
            <w:b w:val="0"/>
            <w:sz w:val="24"/>
            <w:rPrChange w:id="3723" w:author="China" w:date="2017-06-06T20:51:00Z">
              <w:rPr>
                <w:b/>
                <w:sz w:val="28"/>
              </w:rPr>
            </w:rPrChange>
          </w:rPr>
          <w:delText>-</w:delText>
        </w:r>
      </w:del>
      <w:ins w:id="3724" w:author="刘宁" w:date="2017-06-06T23:21:00Z">
        <w:r>
          <w:rPr>
            <w:rFonts w:hint="eastAsia" w:cs="Times New Roman"/>
          </w:rPr>
          <w:t>-</w:t>
        </w:r>
      </w:ins>
      <w:r>
        <w:rPr>
          <w:rFonts w:cs="Times New Roman"/>
          <w:b w:val="0"/>
          <w:sz w:val="24"/>
          <w:rPrChange w:id="3725" w:author="China" w:date="2017-06-06T20:51:00Z">
            <w:rPr>
              <w:b/>
              <w:sz w:val="28"/>
            </w:rPr>
          </w:rPrChange>
        </w:rPr>
        <w:t>2</w:t>
      </w:r>
      <w:del w:id="3726" w:author="刘宁" w:date="2017-06-06T23:21:00Z"/>
      <w:del w:id="3727" w:author="刘宁" w:date="2017-06-06T23:21:00Z"/>
      <w:del w:id="3728" w:author="刘宁" w:date="2017-06-06T23:21:00Z"/>
      <w:del w:id="3729" w:author="刘宁" w:date="2017-06-06T23:21:00Z">
        <w:r>
          <w:rPr>
            <w:rFonts w:cs="Times New Roman"/>
          </w:rPr>
          <w:object>
            <v:shape id="_x0000_i1162" o:spt="75" type="#_x0000_t75" style="height:13pt;width:18pt;" o:ole="t" filled="f" o:preferrelative="t" stroked="f" coordsize="21600,21600">
              <v:path/>
              <v:fill on="f" focussize="0,0"/>
              <v:stroke on="f" joinstyle="miter"/>
              <v:imagedata r:id="rId332" o:title=""/>
              <o:lock v:ext="edit" aspectratio="t"/>
              <w10:wrap type="none"/>
              <w10:anchorlock/>
            </v:shape>
            <o:OLEObject Type="Embed" ProgID="Equation.3" ShapeID="_x0000_i1162" DrawAspect="Content" ObjectID="_1468075874" r:id="rId333">
              <o:LockedField>false</o:LockedField>
            </o:OLEObject>
          </w:object>
        </w:r>
      </w:del>
      <w:del w:id="3731" w:author="刘宁" w:date="2017-06-06T23:21:00Z"/>
      <w:ins w:id="3732" w:author="刘宁" w:date="2017-06-06T23:21:00Z">
        <w:r>
          <w:rPr>
            <w:rFonts w:cs="Times New Roman"/>
            <w:b w:val="0"/>
            <w:position w:val="0"/>
            <w:sz w:val="24"/>
            <w:rPrChange w:id="3733" w:author="刘宁" w:date="2017-06-06T23:21:00Z">
              <w:rPr>
                <w:rFonts w:cs="Times New Roman"/>
                <w:b/>
                <w:position w:val="-4"/>
                <w:sz w:val="28"/>
              </w:rPr>
            </w:rPrChange>
          </w:rPr>
          <w:t>Hz</w:t>
        </w:r>
      </w:ins>
      <w:r>
        <w:rPr>
          <w:rFonts w:hint="eastAsia" w:cs="Times New Roman"/>
          <w:b w:val="0"/>
          <w:sz w:val="24"/>
          <w:rPrChange w:id="3734" w:author="China" w:date="2017-06-06T20:51:00Z">
            <w:rPr>
              <w:rFonts w:hint="eastAsia"/>
              <w:b/>
              <w:sz w:val="28"/>
            </w:rPr>
          </w:rPrChange>
        </w:rPr>
        <w:t>内，本论文设计拟采用两种滤波方法进行对现场数据进行滤波处理，同时将信号通过的带宽设置为</w:t>
      </w:r>
      <w:r>
        <w:rPr>
          <w:rFonts w:cs="Times New Roman"/>
          <w:b w:val="0"/>
          <w:sz w:val="24"/>
          <w:rPrChange w:id="3735" w:author="China" w:date="2017-06-06T20:51:00Z">
            <w:rPr>
              <w:b/>
              <w:sz w:val="28"/>
            </w:rPr>
          </w:rPrChange>
        </w:rPr>
        <w:t>0.8</w:t>
      </w:r>
      <w:ins w:id="3736" w:author="刘宁" w:date="2017-06-06T23:22:00Z">
        <w:r>
          <w:rPr>
            <w:rFonts w:cs="Times New Roman"/>
          </w:rPr>
          <w:t>Hz</w:t>
        </w:r>
      </w:ins>
      <w:del w:id="3737" w:author="刘宁" w:date="2017-06-06T23:22:00Z"/>
      <w:del w:id="3738" w:author="刘宁" w:date="2017-06-06T23:22:00Z"/>
      <w:del w:id="3739" w:author="刘宁" w:date="2017-06-06T23:22:00Z"/>
      <w:del w:id="3740" w:author="刘宁" w:date="2017-06-06T23:22:00Z">
        <w:r>
          <w:rPr>
            <w:rFonts w:cs="Times New Roman"/>
            <w:position w:val="-4"/>
          </w:rPr>
          <w:object>
            <v:shape id="_x0000_i1163" o:spt="75" type="#_x0000_t75" style="height:13pt;width:18pt;" o:ole="t" filled="f" o:preferrelative="t" stroked="f" coordsize="21600,21600">
              <v:path/>
              <v:fill on="f" focussize="0,0"/>
              <v:stroke on="f" joinstyle="miter"/>
              <v:imagedata r:id="rId332" o:title=""/>
              <o:lock v:ext="edit" aspectratio="t"/>
              <w10:wrap type="none"/>
              <w10:anchorlock/>
            </v:shape>
            <o:OLEObject Type="Embed" ProgID="Equation.3" ShapeID="_x0000_i1163" DrawAspect="Content" ObjectID="_1468075875" r:id="rId334">
              <o:LockedField>false</o:LockedField>
            </o:OLEObject>
          </w:object>
        </w:r>
      </w:del>
      <w:del w:id="3742" w:author="刘宁" w:date="2017-06-06T23:22:00Z"/>
      <w:del w:id="3743" w:author="刘宁" w:date="2017-06-06T23:22:00Z">
        <w:r>
          <w:rPr>
            <w:rFonts w:cs="Times New Roman"/>
            <w:b w:val="0"/>
            <w:sz w:val="24"/>
            <w:rPrChange w:id="3744" w:author="China" w:date="2017-06-06T20:51:00Z">
              <w:rPr>
                <w:b/>
                <w:sz w:val="28"/>
              </w:rPr>
            </w:rPrChange>
          </w:rPr>
          <w:delText>-</w:delText>
        </w:r>
      </w:del>
      <w:ins w:id="3745" w:author="刘宁" w:date="2017-06-06T23:22:00Z">
        <w:r>
          <w:rPr>
            <w:rFonts w:hint="eastAsia" w:cs="Times New Roman"/>
          </w:rPr>
          <w:t>-</w:t>
        </w:r>
      </w:ins>
      <w:r>
        <w:rPr>
          <w:rFonts w:cs="Times New Roman"/>
          <w:b w:val="0"/>
          <w:sz w:val="24"/>
          <w:rPrChange w:id="3746" w:author="China" w:date="2017-06-06T20:51:00Z">
            <w:rPr>
              <w:b/>
              <w:sz w:val="28"/>
            </w:rPr>
          </w:rPrChange>
        </w:rPr>
        <w:t>1.3</w:t>
      </w:r>
      <w:ins w:id="3747" w:author="刘宁" w:date="2017-06-06T23:22:00Z">
        <w:r>
          <w:rPr>
            <w:rFonts w:cs="Times New Roman"/>
          </w:rPr>
          <w:t>Hz</w:t>
        </w:r>
      </w:ins>
      <w:del w:id="3748" w:author="刘宁" w:date="2017-06-06T23:22:00Z"/>
      <w:del w:id="3749" w:author="刘宁" w:date="2017-06-06T23:22:00Z"/>
      <w:del w:id="3750" w:author="刘宁" w:date="2017-06-06T23:22:00Z"/>
      <w:del w:id="3751" w:author="刘宁" w:date="2017-06-06T23:22:00Z">
        <w:r>
          <w:rPr>
            <w:rFonts w:cs="Times New Roman"/>
            <w:position w:val="-4"/>
          </w:rPr>
          <w:object>
            <v:shape id="_x0000_i1164" o:spt="75" type="#_x0000_t75" style="height:13pt;width:18pt;" o:ole="t" filled="f" o:preferrelative="t" stroked="f" coordsize="21600,21600">
              <v:path/>
              <v:fill on="f" focussize="0,0"/>
              <v:stroke on="f" joinstyle="miter"/>
              <v:imagedata r:id="rId332" o:title=""/>
              <o:lock v:ext="edit" aspectratio="t"/>
              <w10:wrap type="none"/>
              <w10:anchorlock/>
            </v:shape>
            <o:OLEObject Type="Embed" ProgID="Equation.3" ShapeID="_x0000_i1164" DrawAspect="Content" ObjectID="_1468075876" r:id="rId335">
              <o:LockedField>false</o:LockedField>
            </o:OLEObject>
          </w:object>
        </w:r>
      </w:del>
      <w:del w:id="3753" w:author="刘宁" w:date="2017-06-06T23:22:00Z"/>
      <w:r>
        <w:rPr>
          <w:rFonts w:hint="eastAsia" w:cs="Times New Roman"/>
          <w:b w:val="0"/>
          <w:sz w:val="24"/>
          <w:rPrChange w:id="3754" w:author="China" w:date="2017-06-06T20:51:00Z">
            <w:rPr>
              <w:rFonts w:hint="eastAsia"/>
              <w:b/>
              <w:sz w:val="28"/>
            </w:rPr>
          </w:rPrChange>
        </w:rPr>
        <w:t>，由于之前进行过了现场数据的分析处理，因此在</w:t>
      </w:r>
      <w:del w:id="3755" w:author="刘宁" w:date="2017-06-09T10:22:00Z">
        <w:r>
          <w:rPr>
            <w:rFonts w:cs="Times New Roman"/>
            <w:b w:val="0"/>
            <w:sz w:val="24"/>
            <w:rPrChange w:id="3756" w:author="China" w:date="2017-06-06T20:51:00Z">
              <w:rPr>
                <w:b/>
                <w:sz w:val="28"/>
              </w:rPr>
            </w:rPrChange>
          </w:rPr>
          <w:delText>winform</w:delText>
        </w:r>
      </w:del>
      <w:ins w:id="3757" w:author="刘宁" w:date="2017-06-09T10:22:00Z">
        <w:r>
          <w:rPr>
            <w:rFonts w:hint="eastAsia" w:cs="Times New Roman"/>
          </w:rPr>
          <w:t>Winform</w:t>
        </w:r>
      </w:ins>
      <w:r>
        <w:rPr>
          <w:rFonts w:hint="eastAsia" w:cs="Times New Roman"/>
          <w:b w:val="0"/>
          <w:sz w:val="24"/>
          <w:rPrChange w:id="3758" w:author="China" w:date="2017-06-06T20:51:00Z">
            <w:rPr>
              <w:rFonts w:hint="eastAsia"/>
              <w:b/>
              <w:sz w:val="28"/>
            </w:rPr>
          </w:rPrChange>
        </w:rPr>
        <w:t>上只需有滤波器选项，一些基本参数（如：采样频率）以及衰减倍数即可，通过在</w:t>
      </w:r>
      <w:del w:id="3759" w:author="刘宁" w:date="2017-06-09T10:22:00Z">
        <w:r>
          <w:rPr>
            <w:rFonts w:cs="Times New Roman"/>
            <w:b w:val="0"/>
            <w:sz w:val="24"/>
            <w:rPrChange w:id="3760" w:author="China" w:date="2017-06-06T20:51:00Z">
              <w:rPr>
                <w:b/>
                <w:sz w:val="28"/>
              </w:rPr>
            </w:rPrChange>
          </w:rPr>
          <w:delText>winform</w:delText>
        </w:r>
      </w:del>
      <w:ins w:id="3761" w:author="刘宁" w:date="2017-06-09T10:22:00Z">
        <w:r>
          <w:rPr>
            <w:rFonts w:hint="eastAsia" w:cs="Times New Roman"/>
          </w:rPr>
          <w:t>Winform</w:t>
        </w:r>
      </w:ins>
      <w:r>
        <w:rPr>
          <w:rFonts w:hint="eastAsia" w:cs="Times New Roman"/>
          <w:b w:val="0"/>
          <w:sz w:val="24"/>
          <w:rPrChange w:id="3762" w:author="China" w:date="2017-06-06T20:51:00Z">
            <w:rPr>
              <w:rFonts w:hint="eastAsia"/>
              <w:b/>
              <w:sz w:val="28"/>
            </w:rPr>
          </w:rPrChange>
        </w:rPr>
        <w:t>上进行对控件的使用，还有对</w:t>
      </w:r>
      <w:r>
        <w:rPr>
          <w:rFonts w:cs="Times New Roman"/>
          <w:b w:val="0"/>
          <w:sz w:val="24"/>
          <w:rPrChange w:id="3763" w:author="China" w:date="2017-06-06T20:51:00Z">
            <w:rPr>
              <w:b/>
              <w:sz w:val="28"/>
            </w:rPr>
          </w:rPrChange>
        </w:rPr>
        <w:t>chart</w:t>
      </w:r>
      <w:r>
        <w:rPr>
          <w:rFonts w:hint="eastAsia" w:cs="Times New Roman"/>
          <w:b w:val="0"/>
          <w:sz w:val="24"/>
          <w:rPrChange w:id="3764" w:author="China" w:date="2017-06-06T20:51:00Z">
            <w:rPr>
              <w:rFonts w:hint="eastAsia"/>
              <w:b/>
              <w:sz w:val="28"/>
            </w:rPr>
          </w:rPrChange>
        </w:rPr>
        <w:t>控件的编程处理，整个滤波器的显示界面设计成如下图所示。界面设计程序见附录。</w:t>
      </w:r>
    </w:p>
    <w:p>
      <w:pPr>
        <w:spacing w:line="360" w:lineRule="auto"/>
        <w:ind w:firstLine="0" w:firstLineChars="0"/>
        <w:jc w:val="center"/>
        <w:rPr>
          <w:rFonts w:cs="Times New Roman"/>
          <w:rPrChange w:id="3765" w:author="China" w:date="2017-06-06T20:51:00Z">
            <w:rPr/>
          </w:rPrChange>
        </w:rPr>
      </w:pPr>
      <w:r>
        <w:rPr>
          <w:rFonts w:cs="Times New Roman"/>
          <w:b w:val="0"/>
          <w:sz w:val="24"/>
          <w:rPrChange w:id="3767" w:author="" w:date="">
            <w:rPr>
              <w:b/>
              <w:sz w:val="28"/>
            </w:rPr>
          </w:rPrChange>
        </w:rPr>
        <w:drawing>
          <wp:inline distT="0" distB="0" distL="114300" distR="114300">
            <wp:extent cx="5431790" cy="3404235"/>
            <wp:effectExtent l="0" t="0" r="16510" b="5715"/>
            <wp:docPr id="2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4"/>
                    <pic:cNvPicPr>
                      <a:picLocks noChangeAspect="1"/>
                    </pic:cNvPicPr>
                  </pic:nvPicPr>
                  <pic:blipFill>
                    <a:blip r:embed="rId336"/>
                    <a:stretch>
                      <a:fillRect/>
                    </a:stretch>
                  </pic:blipFill>
                  <pic:spPr>
                    <a:xfrm>
                      <a:off x="0" y="0"/>
                      <a:ext cx="5431790" cy="3404235"/>
                    </a:xfrm>
                    <a:prstGeom prst="rect">
                      <a:avLst/>
                    </a:prstGeom>
                    <a:noFill/>
                    <a:ln w="9525">
                      <a:noFill/>
                    </a:ln>
                  </pic:spPr>
                </pic:pic>
              </a:graphicData>
            </a:graphic>
          </wp:inline>
        </w:drawing>
      </w:r>
    </w:p>
    <w:p>
      <w:pPr>
        <w:jc w:val="center"/>
        <w:rPr>
          <w:rFonts w:cs="Times New Roman"/>
          <w:sz w:val="21"/>
          <w:szCs w:val="21"/>
          <w:rPrChange w:id="3768" w:author="China" w:date="2017-06-06T20:51:00Z">
            <w:rPr>
              <w:sz w:val="21"/>
              <w:szCs w:val="21"/>
            </w:rPr>
          </w:rPrChange>
        </w:rPr>
      </w:pPr>
      <w:r>
        <w:rPr>
          <w:rFonts w:hint="eastAsia" w:cs="Times New Roman"/>
          <w:b w:val="0"/>
          <w:sz w:val="21"/>
          <w:szCs w:val="21"/>
          <w:rPrChange w:id="3769" w:author="China" w:date="2017-06-06T20:51:00Z">
            <w:rPr>
              <w:rFonts w:hint="eastAsia"/>
              <w:b/>
              <w:sz w:val="21"/>
              <w:szCs w:val="21"/>
            </w:rPr>
          </w:rPrChange>
        </w:rPr>
        <w:t>图</w:t>
      </w:r>
      <w:r>
        <w:rPr>
          <w:rFonts w:cs="Times New Roman"/>
          <w:b w:val="0"/>
          <w:sz w:val="21"/>
          <w:szCs w:val="21"/>
          <w:rPrChange w:id="3770" w:author="China" w:date="2017-06-06T20:51:00Z">
            <w:rPr>
              <w:b/>
              <w:sz w:val="21"/>
              <w:szCs w:val="21"/>
            </w:rPr>
          </w:rPrChange>
        </w:rPr>
        <w:t xml:space="preserve">4.28 </w:t>
      </w:r>
      <w:r>
        <w:rPr>
          <w:rFonts w:hint="eastAsia" w:cs="Times New Roman"/>
          <w:b w:val="0"/>
          <w:sz w:val="21"/>
          <w:szCs w:val="21"/>
          <w:rPrChange w:id="3771" w:author="China" w:date="2017-06-06T20:51:00Z">
            <w:rPr>
              <w:rFonts w:hint="eastAsia"/>
              <w:b/>
              <w:sz w:val="21"/>
              <w:szCs w:val="21"/>
            </w:rPr>
          </w:rPrChange>
        </w:rPr>
        <w:t>带通滤波器显示界面</w:t>
      </w:r>
    </w:p>
    <w:p>
      <w:pPr>
        <w:ind w:firstLine="480"/>
        <w:rPr>
          <w:rFonts w:cs="Times New Roman"/>
          <w:rPrChange w:id="3773" w:author="China" w:date="2017-06-06T20:51:00Z">
            <w:rPr/>
          </w:rPrChange>
        </w:rPr>
        <w:pPrChange w:id="3772" w:author="China" w:date="2017-06-09T13:28:00Z">
          <w:pPr>
            <w:ind w:firstLine="562"/>
          </w:pPr>
        </w:pPrChange>
      </w:pPr>
      <w:r>
        <w:rPr>
          <w:rFonts w:hint="eastAsia" w:cs="Times New Roman"/>
          <w:b w:val="0"/>
          <w:sz w:val="24"/>
          <w:rPrChange w:id="3774" w:author="China" w:date="2017-06-06T20:51:00Z">
            <w:rPr>
              <w:rFonts w:hint="eastAsia"/>
              <w:b/>
              <w:sz w:val="28"/>
            </w:rPr>
          </w:rPrChange>
        </w:rPr>
        <w:t>整个显示界面中有滤波开始与结束按钮，有滤波方式设置框架，可选择不同的滤波算法然后显示滤波图像，同时还有滤波参数设置框架。能够显示钻参数原始的</w:t>
      </w:r>
      <w:r>
        <w:rPr>
          <w:rFonts w:cs="Times New Roman"/>
          <w:b w:val="0"/>
          <w:sz w:val="24"/>
          <w:rPrChange w:id="3775" w:author="China" w:date="2017-06-06T20:51:00Z">
            <w:rPr>
              <w:b/>
              <w:sz w:val="28"/>
            </w:rPr>
          </w:rPrChange>
        </w:rPr>
        <w:t>TQA</w:t>
      </w:r>
      <w:r>
        <w:rPr>
          <w:rFonts w:hint="eastAsia" w:cs="Times New Roman"/>
          <w:b w:val="0"/>
          <w:sz w:val="24"/>
          <w:rPrChange w:id="3776" w:author="China" w:date="2017-06-06T20:51:00Z">
            <w:rPr>
              <w:rFonts w:hint="eastAsia"/>
              <w:b/>
              <w:sz w:val="28"/>
            </w:rPr>
          </w:rPrChange>
        </w:rPr>
        <w:t>数据即在图中滤波前波形</w:t>
      </w:r>
      <w:r>
        <w:rPr>
          <w:rFonts w:cs="Times New Roman"/>
          <w:b w:val="0"/>
          <w:sz w:val="24"/>
          <w:rPrChange w:id="3777" w:author="China" w:date="2017-06-06T20:51:00Z">
            <w:rPr>
              <w:b/>
              <w:sz w:val="28"/>
            </w:rPr>
          </w:rPrChange>
        </w:rPr>
        <w:t>chart</w:t>
      </w:r>
      <w:r>
        <w:rPr>
          <w:rFonts w:hint="eastAsia" w:cs="Times New Roman"/>
          <w:b w:val="0"/>
          <w:sz w:val="24"/>
          <w:rPrChange w:id="3778" w:author="China" w:date="2017-06-06T20:51:00Z">
            <w:rPr>
              <w:rFonts w:hint="eastAsia"/>
              <w:b/>
              <w:sz w:val="28"/>
            </w:rPr>
          </w:rPrChange>
        </w:rPr>
        <w:t>中显示，滤波后的数据图在第二个</w:t>
      </w:r>
      <w:r>
        <w:rPr>
          <w:rFonts w:cs="Times New Roman"/>
          <w:b w:val="0"/>
          <w:sz w:val="24"/>
          <w:rPrChange w:id="3779" w:author="China" w:date="2017-06-06T20:51:00Z">
            <w:rPr>
              <w:b/>
              <w:sz w:val="28"/>
            </w:rPr>
          </w:rPrChange>
        </w:rPr>
        <w:t>chart</w:t>
      </w:r>
      <w:r>
        <w:rPr>
          <w:rFonts w:hint="eastAsia" w:cs="Times New Roman"/>
          <w:b w:val="0"/>
          <w:sz w:val="24"/>
          <w:rPrChange w:id="3780" w:author="China" w:date="2017-06-06T20:51:00Z">
            <w:rPr>
              <w:rFonts w:hint="eastAsia"/>
              <w:b/>
              <w:sz w:val="28"/>
            </w:rPr>
          </w:rPrChange>
        </w:rPr>
        <w:t>中显示，这样就完成了此次设计的带通滤波器的界面制作。在对滤波器进行操作之前先对其进行相关参数，由于滤波参数已经确定，可将参数设置如下图：</w:t>
      </w:r>
    </w:p>
    <w:p>
      <w:pPr>
        <w:spacing w:line="360" w:lineRule="auto"/>
        <w:ind w:firstLine="480"/>
        <w:jc w:val="center"/>
        <w:rPr>
          <w:rFonts w:cs="Times New Roman"/>
          <w:rPrChange w:id="3782" w:author="China" w:date="2017-06-06T20:51:00Z">
            <w:rPr/>
          </w:rPrChange>
        </w:rPr>
        <w:pPrChange w:id="3781" w:author="China" w:date="2017-06-09T13:28:00Z">
          <w:pPr>
            <w:spacing w:line="360" w:lineRule="auto"/>
            <w:ind w:firstLine="562"/>
            <w:jc w:val="center"/>
          </w:pPr>
        </w:pPrChange>
      </w:pPr>
      <w:r>
        <w:rPr>
          <w:rFonts w:cs="Times New Roman"/>
          <w:b w:val="0"/>
          <w:sz w:val="24"/>
          <w:rPrChange w:id="3784" w:author="" w:date="">
            <w:rPr>
              <w:b/>
              <w:sz w:val="28"/>
            </w:rPr>
          </w:rPrChange>
        </w:rPr>
        <w:drawing>
          <wp:inline distT="0" distB="0" distL="114300" distR="114300">
            <wp:extent cx="1943100" cy="2390775"/>
            <wp:effectExtent l="0" t="0" r="0" b="9525"/>
            <wp:docPr id="49" name="图片 49" descr="图片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28"/>
                    <pic:cNvPicPr>
                      <a:picLocks noChangeAspect="1"/>
                    </pic:cNvPicPr>
                  </pic:nvPicPr>
                  <pic:blipFill>
                    <a:blip r:embed="rId337"/>
                    <a:stretch>
                      <a:fillRect/>
                    </a:stretch>
                  </pic:blipFill>
                  <pic:spPr>
                    <a:xfrm>
                      <a:off x="0" y="0"/>
                      <a:ext cx="1943100" cy="2390775"/>
                    </a:xfrm>
                    <a:prstGeom prst="rect">
                      <a:avLst/>
                    </a:prstGeom>
                  </pic:spPr>
                </pic:pic>
              </a:graphicData>
            </a:graphic>
          </wp:inline>
        </w:drawing>
      </w:r>
    </w:p>
    <w:p>
      <w:pPr>
        <w:jc w:val="center"/>
        <w:rPr>
          <w:rFonts w:cs="Times New Roman"/>
          <w:sz w:val="21"/>
          <w:szCs w:val="21"/>
          <w:rPrChange w:id="3785" w:author="China" w:date="2017-06-06T20:51:00Z">
            <w:rPr>
              <w:sz w:val="21"/>
              <w:szCs w:val="21"/>
            </w:rPr>
          </w:rPrChange>
        </w:rPr>
      </w:pPr>
      <w:r>
        <w:rPr>
          <w:rFonts w:hint="eastAsia" w:cs="Times New Roman"/>
          <w:b w:val="0"/>
          <w:sz w:val="21"/>
          <w:szCs w:val="21"/>
          <w:rPrChange w:id="3786" w:author="China" w:date="2017-06-06T20:51:00Z">
            <w:rPr>
              <w:rFonts w:hint="eastAsia"/>
              <w:b/>
              <w:sz w:val="21"/>
              <w:szCs w:val="21"/>
            </w:rPr>
          </w:rPrChange>
        </w:rPr>
        <w:t>图</w:t>
      </w:r>
      <w:r>
        <w:rPr>
          <w:rFonts w:cs="Times New Roman"/>
          <w:b w:val="0"/>
          <w:sz w:val="21"/>
          <w:szCs w:val="21"/>
          <w:rPrChange w:id="3787" w:author="China" w:date="2017-06-06T20:51:00Z">
            <w:rPr>
              <w:b/>
              <w:sz w:val="21"/>
              <w:szCs w:val="21"/>
            </w:rPr>
          </w:rPrChange>
        </w:rPr>
        <w:t xml:space="preserve">4.29 </w:t>
      </w:r>
      <w:r>
        <w:rPr>
          <w:rFonts w:hint="eastAsia" w:cs="Times New Roman"/>
          <w:b w:val="0"/>
          <w:sz w:val="21"/>
          <w:szCs w:val="21"/>
          <w:rPrChange w:id="3788" w:author="China" w:date="2017-06-06T20:51:00Z">
            <w:rPr>
              <w:rFonts w:hint="eastAsia"/>
              <w:b/>
              <w:sz w:val="21"/>
              <w:szCs w:val="21"/>
            </w:rPr>
          </w:rPrChange>
        </w:rPr>
        <w:t>参数设置板面</w:t>
      </w:r>
    </w:p>
    <w:p>
      <w:pPr>
        <w:ind w:firstLine="480"/>
        <w:rPr>
          <w:rFonts w:cs="Times New Roman"/>
          <w:rPrChange w:id="3789" w:author="China" w:date="2017-06-06T20:51:00Z">
            <w:rPr/>
          </w:rPrChange>
        </w:rPr>
      </w:pPr>
      <w:r>
        <w:rPr>
          <w:rFonts w:hint="eastAsia" w:cs="Times New Roman"/>
          <w:b w:val="0"/>
          <w:sz w:val="24"/>
          <w:rPrChange w:id="3790" w:author="China" w:date="2017-06-06T20:51:00Z">
            <w:rPr>
              <w:rFonts w:hint="eastAsia"/>
              <w:b/>
              <w:sz w:val="28"/>
            </w:rPr>
          </w:rPrChange>
        </w:rPr>
        <w:t>由于要求设计的滤波带宽过窄，通过对滤波算法的研究发现，滤波带宽越窄，需要设计</w:t>
      </w:r>
      <w:r>
        <w:rPr>
          <w:rFonts w:hint="eastAsia" w:cs="Times New Roman"/>
          <w:b w:val="0"/>
          <w:sz w:val="24"/>
          <w:rPrChange w:id="3791" w:author="China" w:date="2017-06-06T20:51:00Z">
            <w:rPr>
              <w:rFonts w:hint="eastAsia"/>
              <w:b/>
              <w:sz w:val="28"/>
            </w:rPr>
          </w:rPrChange>
        </w:rPr>
        <w:t>的阶数也就</w:t>
      </w:r>
      <w:r>
        <w:rPr>
          <w:rFonts w:hint="eastAsia" w:cs="Times New Roman"/>
          <w:b w:val="0"/>
          <w:sz w:val="24"/>
          <w:rPrChange w:id="3792" w:author="China" w:date="2017-06-06T20:51:00Z">
            <w:rPr>
              <w:rFonts w:hint="eastAsia"/>
              <w:b/>
              <w:sz w:val="28"/>
            </w:rPr>
          </w:rPrChange>
        </w:rPr>
        <w:t>相应较高，在完全依靠</w:t>
      </w:r>
      <w:del w:id="3793" w:author="刘宁" w:date="2017-06-09T10:22:00Z">
        <w:r>
          <w:rPr>
            <w:rFonts w:cs="Times New Roman"/>
            <w:b w:val="0"/>
            <w:sz w:val="24"/>
            <w:rPrChange w:id="3794" w:author="China" w:date="2017-06-06T20:51:00Z">
              <w:rPr>
                <w:b/>
                <w:sz w:val="28"/>
              </w:rPr>
            </w:rPrChange>
          </w:rPr>
          <w:delText>winform</w:delText>
        </w:r>
      </w:del>
      <w:ins w:id="3795" w:author="刘宁" w:date="2017-06-09T10:22:00Z">
        <w:r>
          <w:rPr>
            <w:rFonts w:hint="eastAsia" w:cs="Times New Roman"/>
          </w:rPr>
          <w:t>Winform</w:t>
        </w:r>
      </w:ins>
      <w:r>
        <w:rPr>
          <w:rFonts w:hint="eastAsia" w:cs="Times New Roman"/>
          <w:b w:val="0"/>
          <w:sz w:val="24"/>
          <w:rPrChange w:id="3796" w:author="China" w:date="2017-06-06T20:51:00Z">
            <w:rPr>
              <w:rFonts w:hint="eastAsia"/>
              <w:b/>
              <w:sz w:val="28"/>
            </w:rPr>
          </w:rPrChange>
        </w:rPr>
        <w:t>的基础下没法对数据进行频谱分</w:t>
      </w:r>
      <w:r>
        <w:rPr>
          <w:rFonts w:hint="eastAsia" w:cs="Times New Roman"/>
          <w:b w:val="0"/>
          <w:sz w:val="24"/>
          <w:rPrChange w:id="3797" w:author="China" w:date="2017-06-06T20:51:00Z">
            <w:rPr>
              <w:rFonts w:hint="eastAsia"/>
              <w:b/>
              <w:sz w:val="28"/>
            </w:rPr>
          </w:rPrChange>
        </w:rPr>
        <w:t>析和滤波处理，因为在</w:t>
      </w:r>
      <w:del w:id="3798" w:author="刘宁" w:date="2017-06-09T10:22:00Z">
        <w:r>
          <w:rPr>
            <w:rFonts w:cs="Times New Roman"/>
            <w:b w:val="0"/>
            <w:sz w:val="24"/>
            <w:rPrChange w:id="3799" w:author="China" w:date="2017-06-06T20:51:00Z">
              <w:rPr>
                <w:b/>
                <w:sz w:val="28"/>
              </w:rPr>
            </w:rPrChange>
          </w:rPr>
          <w:delText>winform</w:delText>
        </w:r>
      </w:del>
      <w:ins w:id="3800" w:author="刘宁" w:date="2017-06-09T10:22:00Z">
        <w:r>
          <w:rPr>
            <w:rFonts w:hint="eastAsia" w:cs="Times New Roman"/>
          </w:rPr>
          <w:t>Winform</w:t>
        </w:r>
      </w:ins>
      <w:r>
        <w:rPr>
          <w:rFonts w:hint="eastAsia" w:cs="Times New Roman"/>
          <w:b w:val="0"/>
          <w:sz w:val="24"/>
          <w:rPrChange w:id="3801" w:author="China" w:date="2017-06-06T20:51:00Z">
            <w:rPr>
              <w:rFonts w:hint="eastAsia"/>
              <w:b/>
              <w:sz w:val="28"/>
            </w:rPr>
          </w:rPrChange>
        </w:rPr>
        <w:t>中直</w:t>
      </w:r>
      <w:r>
        <w:rPr>
          <w:rFonts w:hint="eastAsia" w:cs="Times New Roman"/>
          <w:b w:val="0"/>
          <w:sz w:val="24"/>
          <w:rPrChange w:id="3802" w:author="China" w:date="2017-06-06T20:51:00Z">
            <w:rPr>
              <w:rFonts w:hint="eastAsia"/>
              <w:b/>
              <w:sz w:val="28"/>
            </w:rPr>
          </w:rPrChange>
        </w:rPr>
        <w:t>接使用</w:t>
      </w:r>
      <w:r>
        <w:rPr>
          <w:rFonts w:cs="Times New Roman"/>
          <w:b w:val="0"/>
          <w:sz w:val="24"/>
          <w:rPrChange w:id="3803" w:author="China" w:date="2017-06-06T20:51:00Z">
            <w:rPr>
              <w:b/>
              <w:sz w:val="28"/>
            </w:rPr>
          </w:rPrChange>
        </w:rPr>
        <w:t>C#</w:t>
      </w:r>
      <w:r>
        <w:rPr>
          <w:rFonts w:hint="eastAsia" w:cs="Times New Roman"/>
          <w:b w:val="0"/>
          <w:sz w:val="24"/>
          <w:rPrChange w:id="3804" w:author="China" w:date="2017-06-06T20:51:00Z">
            <w:rPr>
              <w:rFonts w:hint="eastAsia"/>
              <w:b/>
              <w:sz w:val="28"/>
            </w:rPr>
          </w:rPrChange>
        </w:rPr>
        <w:t>语言进行滤波算法的编程在现实中很难达到要求的效果，所以本论文为了实现基于</w:t>
      </w:r>
      <w:del w:id="3805" w:author="刘宁" w:date="2017-06-09T10:22:00Z">
        <w:r>
          <w:rPr>
            <w:rFonts w:cs="Times New Roman"/>
            <w:b w:val="0"/>
            <w:sz w:val="24"/>
            <w:rPrChange w:id="3806" w:author="China" w:date="2017-06-06T20:51:00Z">
              <w:rPr>
                <w:b/>
                <w:sz w:val="28"/>
              </w:rPr>
            </w:rPrChange>
          </w:rPr>
          <w:delText>winform</w:delText>
        </w:r>
      </w:del>
      <w:ins w:id="3807" w:author="刘宁" w:date="2017-06-09T10:22:00Z">
        <w:r>
          <w:rPr>
            <w:rFonts w:hint="eastAsia" w:cs="Times New Roman"/>
          </w:rPr>
          <w:t>Winform</w:t>
        </w:r>
      </w:ins>
      <w:r>
        <w:rPr>
          <w:rFonts w:hint="eastAsia" w:cs="Times New Roman"/>
          <w:b w:val="0"/>
          <w:sz w:val="24"/>
          <w:rPrChange w:id="3808" w:author="China" w:date="2017-06-06T20:51:00Z">
            <w:rPr>
              <w:rFonts w:hint="eastAsia"/>
              <w:b/>
              <w:sz w:val="28"/>
            </w:rPr>
          </w:rPrChange>
        </w:rPr>
        <w:t>设计滤波器，采用的方法是使用</w:t>
      </w:r>
      <w:r>
        <w:rPr>
          <w:rFonts w:cs="Times New Roman"/>
          <w:b w:val="0"/>
          <w:sz w:val="24"/>
          <w:rPrChange w:id="3809" w:author="China" w:date="2017-06-06T20:51:00Z">
            <w:rPr>
              <w:b/>
              <w:sz w:val="28"/>
            </w:rPr>
          </w:rPrChange>
        </w:rPr>
        <w:t>MATLAB</w:t>
      </w:r>
      <w:r>
        <w:rPr>
          <w:rFonts w:hint="eastAsia" w:cs="Times New Roman"/>
          <w:b w:val="0"/>
          <w:sz w:val="24"/>
          <w:rPrChange w:id="3810" w:author="China" w:date="2017-06-06T20:51:00Z">
            <w:rPr>
              <w:rFonts w:hint="eastAsia"/>
              <w:b/>
              <w:sz w:val="28"/>
            </w:rPr>
          </w:rPrChange>
        </w:rPr>
        <w:t>和</w:t>
      </w:r>
      <w:del w:id="3811" w:author="刘宁" w:date="2017-06-09T10:22:00Z">
        <w:r>
          <w:rPr>
            <w:rFonts w:cs="Times New Roman"/>
            <w:b w:val="0"/>
            <w:sz w:val="24"/>
            <w:rPrChange w:id="3812" w:author="China" w:date="2017-06-06T20:51:00Z">
              <w:rPr>
                <w:b/>
                <w:sz w:val="28"/>
              </w:rPr>
            </w:rPrChange>
          </w:rPr>
          <w:delText>winform</w:delText>
        </w:r>
      </w:del>
      <w:ins w:id="3813" w:author="刘宁" w:date="2017-06-09T10:22:00Z">
        <w:r>
          <w:rPr>
            <w:rFonts w:hint="eastAsia" w:cs="Times New Roman"/>
          </w:rPr>
          <w:t>Winform</w:t>
        </w:r>
      </w:ins>
      <w:r>
        <w:rPr>
          <w:rFonts w:hint="eastAsia" w:cs="Times New Roman"/>
          <w:b w:val="0"/>
          <w:sz w:val="24"/>
          <w:rPrChange w:id="3814" w:author="China" w:date="2017-06-06T20:51:00Z">
            <w:rPr>
              <w:rFonts w:hint="eastAsia"/>
              <w:b/>
              <w:sz w:val="28"/>
            </w:rPr>
          </w:rPrChange>
        </w:rPr>
        <w:t>混合编程进行滤波算法的研究，在</w:t>
      </w:r>
      <w:r>
        <w:rPr>
          <w:rFonts w:cs="Times New Roman"/>
          <w:b w:val="0"/>
          <w:sz w:val="24"/>
          <w:rPrChange w:id="3815" w:author="China" w:date="2017-06-06T20:51:00Z">
            <w:rPr>
              <w:b/>
              <w:sz w:val="28"/>
            </w:rPr>
          </w:rPrChange>
        </w:rPr>
        <w:t>MATLAB</w:t>
      </w:r>
      <w:r>
        <w:rPr>
          <w:rFonts w:hint="eastAsia" w:cs="Times New Roman"/>
          <w:b w:val="0"/>
          <w:sz w:val="24"/>
          <w:rPrChange w:id="3816" w:author="China" w:date="2017-06-06T20:51:00Z">
            <w:rPr>
              <w:rFonts w:hint="eastAsia"/>
              <w:b/>
              <w:sz w:val="28"/>
            </w:rPr>
          </w:rPrChange>
        </w:rPr>
        <w:t>中编写自己计算出的</w:t>
      </w:r>
      <w:r>
        <w:rPr>
          <w:rFonts w:cs="Times New Roman"/>
          <w:b w:val="0"/>
          <w:sz w:val="24"/>
          <w:rPrChange w:id="3817" w:author="China" w:date="2017-06-06T20:51:00Z">
            <w:rPr>
              <w:b/>
              <w:sz w:val="28"/>
            </w:rPr>
          </w:rPrChange>
        </w:rPr>
        <w:t>FIR</w:t>
      </w:r>
      <w:r>
        <w:rPr>
          <w:rFonts w:hint="eastAsia" w:cs="Times New Roman"/>
          <w:b w:val="0"/>
          <w:sz w:val="24"/>
          <w:rPrChange w:id="3818" w:author="China" w:date="2017-06-06T20:51:00Z">
            <w:rPr>
              <w:rFonts w:hint="eastAsia"/>
              <w:b/>
              <w:sz w:val="28"/>
            </w:rPr>
          </w:rPrChange>
        </w:rPr>
        <w:t>数字滤波算法，然后生成</w:t>
      </w:r>
      <w:r>
        <w:rPr>
          <w:rFonts w:cs="Times New Roman"/>
          <w:b w:val="0"/>
          <w:sz w:val="24"/>
          <w:rPrChange w:id="3819" w:author="China" w:date="2017-06-06T20:51:00Z">
            <w:rPr>
              <w:b/>
              <w:sz w:val="28"/>
            </w:rPr>
          </w:rPrChange>
        </w:rPr>
        <w:t>dll</w:t>
      </w:r>
      <w:r>
        <w:rPr>
          <w:rFonts w:hint="eastAsia" w:cs="Times New Roman"/>
          <w:b w:val="0"/>
          <w:sz w:val="24"/>
          <w:rPrChange w:id="3820" w:author="China" w:date="2017-06-06T20:51:00Z">
            <w:rPr>
              <w:rFonts w:hint="eastAsia"/>
              <w:b/>
              <w:sz w:val="28"/>
            </w:rPr>
          </w:rPrChange>
        </w:rPr>
        <w:t>与</w:t>
      </w:r>
      <w:r>
        <w:rPr>
          <w:rFonts w:cs="Times New Roman"/>
          <w:b w:val="0"/>
          <w:sz w:val="24"/>
          <w:rPrChange w:id="3821" w:author="China" w:date="2017-06-06T20:51:00Z">
            <w:rPr>
              <w:b/>
              <w:sz w:val="28"/>
            </w:rPr>
          </w:rPrChange>
        </w:rPr>
        <w:t>.h</w:t>
      </w:r>
      <w:r>
        <w:rPr>
          <w:rFonts w:hint="eastAsia" w:cs="Times New Roman"/>
          <w:b w:val="0"/>
          <w:sz w:val="24"/>
          <w:rPrChange w:id="3822" w:author="China" w:date="2017-06-06T20:51:00Z">
            <w:rPr>
              <w:rFonts w:hint="eastAsia"/>
              <w:b/>
              <w:sz w:val="28"/>
            </w:rPr>
          </w:rPrChange>
        </w:rPr>
        <w:t>文件，由于要使</w:t>
      </w:r>
      <w:del w:id="3823" w:author="刘宁" w:date="2017-06-09T10:22:00Z">
        <w:r>
          <w:rPr>
            <w:rFonts w:cs="Times New Roman"/>
            <w:b w:val="0"/>
            <w:sz w:val="24"/>
            <w:rPrChange w:id="3824" w:author="China" w:date="2017-06-06T20:51:00Z">
              <w:rPr>
                <w:b/>
                <w:sz w:val="28"/>
              </w:rPr>
            </w:rPrChange>
          </w:rPr>
          <w:delText>winform</w:delText>
        </w:r>
      </w:del>
      <w:ins w:id="3825" w:author="刘宁" w:date="2017-06-09T10:22:00Z">
        <w:r>
          <w:rPr>
            <w:rFonts w:hint="eastAsia" w:cs="Times New Roman"/>
          </w:rPr>
          <w:t>Winform</w:t>
        </w:r>
      </w:ins>
      <w:r>
        <w:rPr>
          <w:rFonts w:hint="eastAsia" w:cs="Times New Roman"/>
          <w:b w:val="0"/>
          <w:sz w:val="24"/>
          <w:rPrChange w:id="3826" w:author="China" w:date="2017-06-06T20:51:00Z">
            <w:rPr>
              <w:rFonts w:hint="eastAsia"/>
              <w:b/>
              <w:sz w:val="28"/>
            </w:rPr>
          </w:rPrChange>
        </w:rPr>
        <w:t>的带通滤波器具有实际工程效果，所以我们在</w:t>
      </w:r>
      <w:del w:id="3827" w:author="刘宁" w:date="2017-06-09T10:22:00Z">
        <w:r>
          <w:rPr>
            <w:rFonts w:cs="Times New Roman"/>
            <w:b w:val="0"/>
            <w:sz w:val="24"/>
            <w:rPrChange w:id="3828" w:author="China" w:date="2017-06-06T20:51:00Z">
              <w:rPr>
                <w:b/>
                <w:sz w:val="28"/>
              </w:rPr>
            </w:rPrChange>
          </w:rPr>
          <w:delText>winform</w:delText>
        </w:r>
      </w:del>
      <w:ins w:id="3829" w:author="刘宁" w:date="2017-06-09T10:22:00Z">
        <w:r>
          <w:rPr>
            <w:rFonts w:hint="eastAsia" w:cs="Times New Roman"/>
          </w:rPr>
          <w:t>Winform</w:t>
        </w:r>
      </w:ins>
      <w:r>
        <w:rPr>
          <w:rFonts w:hint="eastAsia" w:cs="Times New Roman"/>
          <w:b w:val="0"/>
          <w:sz w:val="24"/>
          <w:rPrChange w:id="3830" w:author="China" w:date="2017-06-06T20:51:00Z">
            <w:rPr>
              <w:rFonts w:hint="eastAsia"/>
              <w:b/>
              <w:sz w:val="28"/>
            </w:rPr>
          </w:rPrChange>
        </w:rPr>
        <w:t>中结合</w:t>
      </w:r>
      <w:r>
        <w:rPr>
          <w:rFonts w:cs="Times New Roman"/>
          <w:b w:val="0"/>
          <w:sz w:val="24"/>
          <w:rPrChange w:id="3831" w:author="China" w:date="2017-06-06T20:51:00Z">
            <w:rPr>
              <w:b/>
              <w:sz w:val="28"/>
            </w:rPr>
          </w:rPrChange>
        </w:rPr>
        <w:t>C#</w:t>
      </w:r>
      <w:r>
        <w:rPr>
          <w:rFonts w:hint="eastAsia" w:cs="Times New Roman"/>
          <w:b w:val="0"/>
          <w:sz w:val="24"/>
          <w:rPrChange w:id="3832" w:author="China" w:date="2017-06-06T20:51:00Z">
            <w:rPr>
              <w:rFonts w:hint="eastAsia"/>
              <w:b/>
              <w:sz w:val="28"/>
            </w:rPr>
          </w:rPrChange>
        </w:rPr>
        <w:t>语言</w:t>
      </w:r>
      <w:r>
        <w:rPr>
          <w:rFonts w:hint="eastAsia" w:cs="Times New Roman"/>
          <w:b w:val="0"/>
          <w:sz w:val="24"/>
          <w:rPrChange w:id="3833" w:author="China" w:date="2017-06-06T20:51:00Z">
            <w:rPr>
              <w:rFonts w:hint="eastAsia"/>
              <w:b/>
              <w:sz w:val="28"/>
            </w:rPr>
          </w:rPrChange>
        </w:rPr>
        <w:t>对</w:t>
      </w:r>
      <w:r>
        <w:rPr>
          <w:rFonts w:cs="Times New Roman"/>
          <w:b w:val="0"/>
          <w:sz w:val="24"/>
          <w:rPrChange w:id="3834" w:author="China" w:date="2017-06-06T20:51:00Z">
            <w:rPr>
              <w:b/>
              <w:sz w:val="28"/>
            </w:rPr>
          </w:rPrChange>
        </w:rPr>
        <w:t>MATLAB</w:t>
      </w:r>
      <w:r>
        <w:rPr>
          <w:rFonts w:hint="eastAsia" w:cs="Times New Roman"/>
          <w:b w:val="0"/>
          <w:sz w:val="24"/>
          <w:rPrChange w:id="3835" w:author="China" w:date="2017-06-06T20:51:00Z">
            <w:rPr>
              <w:rFonts w:hint="eastAsia"/>
              <w:b/>
              <w:sz w:val="28"/>
            </w:rPr>
          </w:rPrChange>
        </w:rPr>
        <w:t>生成的</w:t>
      </w:r>
      <w:r>
        <w:rPr>
          <w:rFonts w:cs="Times New Roman"/>
          <w:b w:val="0"/>
          <w:sz w:val="24"/>
          <w:rPrChange w:id="3836" w:author="China" w:date="2017-06-06T20:51:00Z">
            <w:rPr>
              <w:b/>
              <w:sz w:val="28"/>
            </w:rPr>
          </w:rPrChange>
        </w:rPr>
        <w:t>dll</w:t>
      </w:r>
      <w:r>
        <w:rPr>
          <w:rFonts w:hint="eastAsia" w:cs="Times New Roman"/>
          <w:b w:val="0"/>
          <w:sz w:val="24"/>
          <w:rPrChange w:id="3837" w:author="China" w:date="2017-06-06T20:51:00Z">
            <w:rPr>
              <w:rFonts w:hint="eastAsia"/>
              <w:b/>
              <w:sz w:val="28"/>
            </w:rPr>
          </w:rPrChange>
        </w:rPr>
        <w:t>与</w:t>
      </w:r>
      <w:r>
        <w:rPr>
          <w:rFonts w:cs="Times New Roman"/>
          <w:b w:val="0"/>
          <w:sz w:val="24"/>
          <w:rPrChange w:id="3838" w:author="China" w:date="2017-06-06T20:51:00Z">
            <w:rPr>
              <w:b/>
              <w:sz w:val="28"/>
            </w:rPr>
          </w:rPrChange>
        </w:rPr>
        <w:t>.h</w:t>
      </w:r>
      <w:r>
        <w:rPr>
          <w:rFonts w:hint="eastAsia" w:cs="Times New Roman"/>
          <w:b w:val="0"/>
          <w:sz w:val="24"/>
          <w:rPrChange w:id="3839" w:author="China" w:date="2017-06-06T20:51:00Z">
            <w:rPr>
              <w:rFonts w:hint="eastAsia"/>
              <w:b/>
              <w:sz w:val="28"/>
            </w:rPr>
          </w:rPrChange>
        </w:rPr>
        <w:t>文件进行调用，然后在</w:t>
      </w:r>
      <w:del w:id="3840" w:author="刘宁" w:date="2017-06-09T10:22:00Z">
        <w:r>
          <w:rPr>
            <w:rFonts w:cs="Times New Roman"/>
            <w:b w:val="0"/>
            <w:sz w:val="24"/>
            <w:rPrChange w:id="3841" w:author="China" w:date="2017-06-06T20:51:00Z">
              <w:rPr>
                <w:b/>
                <w:sz w:val="28"/>
              </w:rPr>
            </w:rPrChange>
          </w:rPr>
          <w:delText>winform</w:delText>
        </w:r>
      </w:del>
      <w:ins w:id="3842" w:author="刘宁" w:date="2017-06-09T10:22:00Z">
        <w:r>
          <w:rPr>
            <w:rFonts w:hint="eastAsia" w:cs="Times New Roman"/>
          </w:rPr>
          <w:t>Winform</w:t>
        </w:r>
      </w:ins>
      <w:r>
        <w:rPr>
          <w:rFonts w:hint="eastAsia" w:cs="Times New Roman"/>
          <w:b w:val="0"/>
          <w:sz w:val="24"/>
          <w:rPrChange w:id="3843" w:author="China" w:date="2017-06-06T20:51:00Z">
            <w:rPr>
              <w:rFonts w:hint="eastAsia"/>
              <w:b/>
              <w:sz w:val="28"/>
            </w:rPr>
          </w:rPrChange>
        </w:rPr>
        <w:t>数据处理中调用</w:t>
      </w:r>
      <w:r>
        <w:rPr>
          <w:rFonts w:cs="Times New Roman"/>
          <w:b w:val="0"/>
          <w:sz w:val="24"/>
          <w:rPrChange w:id="3844" w:author="China" w:date="2017-06-06T20:51:00Z">
            <w:rPr>
              <w:b/>
              <w:sz w:val="28"/>
            </w:rPr>
          </w:rPrChange>
        </w:rPr>
        <w:t>.h</w:t>
      </w:r>
      <w:r>
        <w:rPr>
          <w:rFonts w:hint="eastAsia" w:cs="Times New Roman"/>
          <w:b w:val="0"/>
          <w:sz w:val="24"/>
          <w:rPrChange w:id="3845" w:author="China" w:date="2017-06-06T20:51:00Z">
            <w:rPr>
              <w:rFonts w:hint="eastAsia"/>
              <w:b/>
              <w:sz w:val="28"/>
            </w:rPr>
          </w:rPrChange>
        </w:rPr>
        <w:t>头文件进行滤波处理，最终完成滤波算法在</w:t>
      </w:r>
      <w:del w:id="3846" w:author="刘宁" w:date="2017-06-09T10:22:00Z">
        <w:r>
          <w:rPr>
            <w:rFonts w:cs="Times New Roman"/>
            <w:b w:val="0"/>
            <w:sz w:val="24"/>
            <w:rPrChange w:id="3847" w:author="China" w:date="2017-06-06T20:51:00Z">
              <w:rPr>
                <w:b/>
                <w:sz w:val="28"/>
              </w:rPr>
            </w:rPrChange>
          </w:rPr>
          <w:delText>winform</w:delText>
        </w:r>
      </w:del>
      <w:ins w:id="3848" w:author="刘宁" w:date="2017-06-09T10:22:00Z">
        <w:r>
          <w:rPr>
            <w:rFonts w:hint="eastAsia" w:cs="Times New Roman"/>
          </w:rPr>
          <w:t>Winform</w:t>
        </w:r>
      </w:ins>
      <w:r>
        <w:rPr>
          <w:rFonts w:hint="eastAsia" w:cs="Times New Roman"/>
          <w:b w:val="0"/>
          <w:sz w:val="24"/>
          <w:rPrChange w:id="3849" w:author="China" w:date="2017-06-06T20:51:00Z">
            <w:rPr>
              <w:rFonts w:hint="eastAsia"/>
              <w:b/>
              <w:sz w:val="28"/>
            </w:rPr>
          </w:rPrChange>
        </w:rPr>
        <w:t>平台上的实现。以下是在</w:t>
      </w:r>
      <w:del w:id="3850" w:author="刘宁" w:date="2017-06-09T10:22:00Z">
        <w:r>
          <w:rPr>
            <w:rFonts w:cs="Times New Roman"/>
            <w:b w:val="0"/>
            <w:sz w:val="24"/>
            <w:rPrChange w:id="3851" w:author="China" w:date="2017-06-06T20:51:00Z">
              <w:rPr>
                <w:b/>
                <w:sz w:val="28"/>
              </w:rPr>
            </w:rPrChange>
          </w:rPr>
          <w:delText>winform</w:delText>
        </w:r>
      </w:del>
      <w:ins w:id="3852" w:author="刘宁" w:date="2017-06-09T10:22:00Z">
        <w:r>
          <w:rPr>
            <w:rFonts w:hint="eastAsia" w:cs="Times New Roman"/>
          </w:rPr>
          <w:t>Winform</w:t>
        </w:r>
      </w:ins>
      <w:r>
        <w:rPr>
          <w:rFonts w:hint="eastAsia" w:cs="Times New Roman"/>
          <w:b w:val="0"/>
          <w:sz w:val="24"/>
          <w:rPrChange w:id="3853" w:author="China" w:date="2017-06-06T20:51:00Z">
            <w:rPr>
              <w:rFonts w:hint="eastAsia"/>
              <w:b/>
              <w:sz w:val="28"/>
            </w:rPr>
          </w:rPrChange>
        </w:rPr>
        <w:t>平台上滤波效果的显示图。</w:t>
      </w:r>
    </w:p>
    <w:p>
      <w:pPr>
        <w:ind w:firstLine="480"/>
        <w:rPr>
          <w:rFonts w:cs="Times New Roman"/>
          <w:rPrChange w:id="3855" w:author="China" w:date="2017-06-06T20:51:00Z">
            <w:rPr/>
          </w:rPrChange>
        </w:rPr>
        <w:pPrChange w:id="3854" w:author="China" w:date="2017-06-09T13:27:00Z">
          <w:pPr>
            <w:ind w:firstLine="562"/>
          </w:pPr>
        </w:pPrChange>
      </w:pPr>
      <w:r>
        <w:rPr>
          <w:rFonts w:hint="eastAsia" w:cs="Times New Roman"/>
          <w:b w:val="0"/>
          <w:sz w:val="24"/>
          <w:rPrChange w:id="3856" w:author="China" w:date="2017-06-06T20:51:00Z">
            <w:rPr>
              <w:rFonts w:hint="eastAsia"/>
              <w:b/>
              <w:sz w:val="28"/>
            </w:rPr>
          </w:rPrChange>
        </w:rPr>
        <w:t>首先采用</w:t>
      </w:r>
      <w:r>
        <w:rPr>
          <w:rFonts w:cs="Times New Roman"/>
          <w:b w:val="0"/>
          <w:sz w:val="24"/>
          <w:rPrChange w:id="3857" w:author="China" w:date="2017-06-06T20:51:00Z">
            <w:rPr>
              <w:b/>
              <w:sz w:val="28"/>
            </w:rPr>
          </w:rPrChange>
        </w:rPr>
        <w:t>Hanming</w:t>
      </w:r>
      <w:r>
        <w:rPr>
          <w:rFonts w:hint="eastAsia" w:cs="Times New Roman"/>
          <w:b w:val="0"/>
          <w:sz w:val="24"/>
          <w:rPrChange w:id="3858" w:author="China" w:date="2017-06-06T20:51:00Z">
            <w:rPr>
              <w:rFonts w:hint="eastAsia"/>
              <w:b/>
              <w:sz w:val="28"/>
            </w:rPr>
          </w:rPrChange>
        </w:rPr>
        <w:t>滤波法对第一组数据的</w:t>
      </w:r>
      <w:r>
        <w:rPr>
          <w:rFonts w:cs="Times New Roman"/>
          <w:b w:val="0"/>
          <w:sz w:val="24"/>
          <w:rPrChange w:id="3859" w:author="China" w:date="2017-06-06T20:51:00Z">
            <w:rPr>
              <w:b/>
              <w:sz w:val="28"/>
            </w:rPr>
          </w:rPrChange>
        </w:rPr>
        <w:t>TQA</w:t>
      </w:r>
      <w:r>
        <w:rPr>
          <w:rFonts w:hint="eastAsia" w:cs="Times New Roman"/>
          <w:b w:val="0"/>
          <w:sz w:val="24"/>
          <w:rPrChange w:id="3860" w:author="China" w:date="2017-06-06T20:51:00Z">
            <w:rPr>
              <w:rFonts w:hint="eastAsia"/>
              <w:b/>
              <w:sz w:val="28"/>
            </w:rPr>
          </w:rPrChange>
        </w:rPr>
        <w:t>完整的现场组数据进行滤波处理，得出的滤波效果如下：</w:t>
      </w:r>
    </w:p>
    <w:p>
      <w:pPr>
        <w:spacing w:line="360" w:lineRule="auto"/>
        <w:ind w:firstLine="0" w:firstLineChars="0"/>
        <w:jc w:val="center"/>
        <w:rPr>
          <w:rFonts w:cs="Times New Roman"/>
          <w:rPrChange w:id="3861" w:author="China" w:date="2017-06-06T20:51:00Z">
            <w:rPr/>
          </w:rPrChange>
        </w:rPr>
      </w:pPr>
      <w:r>
        <w:rPr>
          <w:rFonts w:cs="Times New Roman"/>
          <w:b w:val="0"/>
          <w:sz w:val="24"/>
          <w:rPrChange w:id="3863" w:author="" w:date="">
            <w:rPr>
              <w:b/>
              <w:sz w:val="28"/>
            </w:rPr>
          </w:rPrChange>
        </w:rPr>
        <w:drawing>
          <wp:inline distT="0" distB="0" distL="114300" distR="114300">
            <wp:extent cx="5424170" cy="3394075"/>
            <wp:effectExtent l="0" t="0" r="5080" b="15875"/>
            <wp:docPr id="4"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3"/>
                    <pic:cNvPicPr>
                      <a:picLocks noChangeAspect="1"/>
                    </pic:cNvPicPr>
                  </pic:nvPicPr>
                  <pic:blipFill>
                    <a:blip r:embed="rId338"/>
                    <a:stretch>
                      <a:fillRect/>
                    </a:stretch>
                  </pic:blipFill>
                  <pic:spPr>
                    <a:xfrm>
                      <a:off x="0" y="0"/>
                      <a:ext cx="5424170" cy="3394075"/>
                    </a:xfrm>
                    <a:prstGeom prst="rect">
                      <a:avLst/>
                    </a:prstGeom>
                    <a:noFill/>
                    <a:ln w="9525">
                      <a:noFill/>
                    </a:ln>
                  </pic:spPr>
                </pic:pic>
              </a:graphicData>
            </a:graphic>
          </wp:inline>
        </w:drawing>
      </w:r>
    </w:p>
    <w:p>
      <w:pPr>
        <w:jc w:val="center"/>
        <w:rPr>
          <w:rFonts w:cs="Times New Roman"/>
          <w:sz w:val="21"/>
          <w:szCs w:val="21"/>
          <w:rPrChange w:id="3864" w:author="China" w:date="2017-06-06T20:51:00Z">
            <w:rPr>
              <w:sz w:val="21"/>
              <w:szCs w:val="21"/>
            </w:rPr>
          </w:rPrChange>
        </w:rPr>
      </w:pPr>
      <w:r>
        <w:rPr>
          <w:rFonts w:hint="eastAsia" w:cs="Times New Roman"/>
          <w:b w:val="0"/>
          <w:sz w:val="21"/>
          <w:szCs w:val="21"/>
          <w:rPrChange w:id="3865" w:author="China" w:date="2017-06-06T20:51:00Z">
            <w:rPr>
              <w:rFonts w:hint="eastAsia"/>
              <w:b/>
              <w:sz w:val="21"/>
              <w:szCs w:val="21"/>
            </w:rPr>
          </w:rPrChange>
        </w:rPr>
        <w:t>图</w:t>
      </w:r>
      <w:r>
        <w:rPr>
          <w:rFonts w:cs="Times New Roman"/>
          <w:b w:val="0"/>
          <w:sz w:val="21"/>
          <w:szCs w:val="21"/>
          <w:rPrChange w:id="3866" w:author="China" w:date="2017-06-06T20:51:00Z">
            <w:rPr>
              <w:b/>
              <w:sz w:val="21"/>
              <w:szCs w:val="21"/>
            </w:rPr>
          </w:rPrChange>
        </w:rPr>
        <w:t>4.30 Hanming</w:t>
      </w:r>
      <w:r>
        <w:rPr>
          <w:rFonts w:hint="eastAsia" w:cs="Times New Roman"/>
          <w:b w:val="0"/>
          <w:sz w:val="21"/>
          <w:szCs w:val="21"/>
          <w:rPrChange w:id="3867" w:author="China" w:date="2017-06-06T20:51:00Z">
            <w:rPr>
              <w:rFonts w:hint="eastAsia"/>
              <w:b/>
              <w:sz w:val="21"/>
              <w:szCs w:val="21"/>
            </w:rPr>
          </w:rPrChange>
        </w:rPr>
        <w:t>滤波效果图（第一组数据）</w:t>
      </w:r>
    </w:p>
    <w:p>
      <w:pPr>
        <w:ind w:firstLine="480"/>
        <w:rPr>
          <w:rFonts w:cs="Times New Roman"/>
          <w:rPrChange w:id="3868" w:author="China" w:date="2017-06-06T20:51:00Z">
            <w:rPr/>
          </w:rPrChange>
        </w:rPr>
      </w:pPr>
      <w:r>
        <w:rPr>
          <w:rFonts w:cs="Times New Roman"/>
          <w:b w:val="0"/>
          <w:sz w:val="24"/>
          <w:rPrChange w:id="3869" w:author="China" w:date="2017-06-06T20:51:00Z">
            <w:rPr>
              <w:b/>
              <w:sz w:val="28"/>
            </w:rPr>
          </w:rPrChange>
        </w:rPr>
        <w:br w:type="page"/>
      </w:r>
    </w:p>
    <w:p>
      <w:pPr>
        <w:ind w:firstLine="480"/>
        <w:rPr>
          <w:rFonts w:cs="Times New Roman"/>
          <w:rPrChange w:id="3871" w:author="China" w:date="2017-06-06T20:51:00Z">
            <w:rPr/>
          </w:rPrChange>
        </w:rPr>
        <w:pPrChange w:id="3870" w:author="China" w:date="2017-06-09T13:28:00Z">
          <w:pPr>
            <w:ind w:firstLine="562"/>
          </w:pPr>
        </w:pPrChange>
      </w:pPr>
      <w:r>
        <w:rPr>
          <w:rFonts w:hint="eastAsia" w:cs="Times New Roman"/>
          <w:b w:val="0"/>
          <w:sz w:val="24"/>
          <w:rPrChange w:id="3872" w:author="China" w:date="2017-06-06T20:51:00Z">
            <w:rPr>
              <w:rFonts w:hint="eastAsia"/>
              <w:b/>
              <w:sz w:val="28"/>
            </w:rPr>
          </w:rPrChange>
        </w:rPr>
        <w:t>然后采样最优滤波法对第一组数据的</w:t>
      </w:r>
      <w:r>
        <w:rPr>
          <w:rFonts w:cs="Times New Roman"/>
          <w:b w:val="0"/>
          <w:sz w:val="24"/>
          <w:rPrChange w:id="3873" w:author="China" w:date="2017-06-06T20:51:00Z">
            <w:rPr>
              <w:b/>
              <w:sz w:val="28"/>
            </w:rPr>
          </w:rPrChange>
        </w:rPr>
        <w:t>TQA</w:t>
      </w:r>
      <w:r>
        <w:rPr>
          <w:rFonts w:hint="eastAsia" w:cs="Times New Roman"/>
          <w:b w:val="0"/>
          <w:sz w:val="24"/>
          <w:rPrChange w:id="3874" w:author="China" w:date="2017-06-06T20:51:00Z">
            <w:rPr>
              <w:rFonts w:hint="eastAsia"/>
              <w:b/>
              <w:sz w:val="28"/>
            </w:rPr>
          </w:rPrChange>
        </w:rPr>
        <w:t>完整的现场组数据进行滤波处理得出的滤波效果如下：</w:t>
      </w:r>
    </w:p>
    <w:p>
      <w:pPr>
        <w:spacing w:line="360" w:lineRule="auto"/>
        <w:ind w:firstLine="0" w:firstLineChars="0"/>
        <w:jc w:val="center"/>
        <w:rPr>
          <w:rFonts w:cs="Times New Roman"/>
          <w:rPrChange w:id="3875" w:author="China" w:date="2017-06-06T20:51:00Z">
            <w:rPr/>
          </w:rPrChange>
        </w:rPr>
      </w:pPr>
      <w:r>
        <w:rPr>
          <w:rFonts w:cs="Times New Roman"/>
          <w:b w:val="0"/>
          <w:sz w:val="24"/>
          <w:rPrChange w:id="3877" w:author="" w:date="">
            <w:rPr>
              <w:b/>
              <w:sz w:val="28"/>
            </w:rPr>
          </w:rPrChange>
        </w:rPr>
        <w:drawing>
          <wp:inline distT="0" distB="0" distL="114300" distR="114300">
            <wp:extent cx="5434965" cy="3679825"/>
            <wp:effectExtent l="0" t="0" r="13335" b="15875"/>
            <wp:docPr id="2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6"/>
                    <pic:cNvPicPr>
                      <a:picLocks noChangeAspect="1"/>
                    </pic:cNvPicPr>
                  </pic:nvPicPr>
                  <pic:blipFill>
                    <a:blip r:embed="rId339"/>
                    <a:stretch>
                      <a:fillRect/>
                    </a:stretch>
                  </pic:blipFill>
                  <pic:spPr>
                    <a:xfrm>
                      <a:off x="0" y="0"/>
                      <a:ext cx="5434965" cy="3679825"/>
                    </a:xfrm>
                    <a:prstGeom prst="rect">
                      <a:avLst/>
                    </a:prstGeom>
                    <a:noFill/>
                    <a:ln w="9525">
                      <a:noFill/>
                    </a:ln>
                  </pic:spPr>
                </pic:pic>
              </a:graphicData>
            </a:graphic>
          </wp:inline>
        </w:drawing>
      </w:r>
    </w:p>
    <w:p>
      <w:pPr>
        <w:spacing w:line="360" w:lineRule="auto"/>
        <w:jc w:val="center"/>
        <w:rPr>
          <w:rFonts w:cs="Times New Roman"/>
          <w:sz w:val="21"/>
          <w:szCs w:val="21"/>
          <w:rPrChange w:id="3878" w:author="China" w:date="2017-06-06T20:51:00Z">
            <w:rPr>
              <w:sz w:val="21"/>
              <w:szCs w:val="21"/>
            </w:rPr>
          </w:rPrChange>
        </w:rPr>
      </w:pPr>
      <w:r>
        <w:rPr>
          <w:rFonts w:hint="eastAsia" w:cs="Times New Roman"/>
          <w:b w:val="0"/>
          <w:sz w:val="21"/>
          <w:szCs w:val="21"/>
          <w:rPrChange w:id="3879" w:author="China" w:date="2017-06-06T20:51:00Z">
            <w:rPr>
              <w:rFonts w:hint="eastAsia"/>
              <w:b/>
              <w:sz w:val="21"/>
              <w:szCs w:val="21"/>
            </w:rPr>
          </w:rPrChange>
        </w:rPr>
        <w:t>图</w:t>
      </w:r>
      <w:r>
        <w:rPr>
          <w:rFonts w:cs="Times New Roman"/>
          <w:b w:val="0"/>
          <w:sz w:val="21"/>
          <w:szCs w:val="21"/>
          <w:rPrChange w:id="3880" w:author="China" w:date="2017-06-06T20:51:00Z">
            <w:rPr>
              <w:b/>
              <w:sz w:val="21"/>
              <w:szCs w:val="21"/>
            </w:rPr>
          </w:rPrChange>
        </w:rPr>
        <w:t xml:space="preserve">4.31 </w:t>
      </w:r>
      <w:r>
        <w:rPr>
          <w:rFonts w:hint="eastAsia" w:cs="Times New Roman"/>
          <w:b w:val="0"/>
          <w:sz w:val="21"/>
          <w:szCs w:val="21"/>
          <w:rPrChange w:id="3881" w:author="China" w:date="2017-06-06T20:51:00Z">
            <w:rPr>
              <w:rFonts w:hint="eastAsia"/>
              <w:b/>
              <w:sz w:val="21"/>
              <w:szCs w:val="21"/>
            </w:rPr>
          </w:rPrChange>
        </w:rPr>
        <w:t>优化滤波效果图（第一组数据）</w:t>
      </w:r>
    </w:p>
    <w:p>
      <w:pPr>
        <w:spacing w:line="360" w:lineRule="auto"/>
        <w:ind w:firstLine="480"/>
        <w:rPr>
          <w:rFonts w:cs="Times New Roman"/>
          <w:rPrChange w:id="3883" w:author="China" w:date="2017-06-06T20:51:00Z">
            <w:rPr/>
          </w:rPrChange>
        </w:rPr>
        <w:pPrChange w:id="3882" w:author="China" w:date="2017-06-09T13:28:00Z">
          <w:pPr>
            <w:spacing w:line="360" w:lineRule="auto"/>
            <w:ind w:firstLine="562"/>
          </w:pPr>
        </w:pPrChange>
      </w:pPr>
      <w:r>
        <w:rPr>
          <w:rFonts w:hint="eastAsia" w:cs="Times New Roman"/>
          <w:b w:val="0"/>
          <w:sz w:val="24"/>
          <w:rPrChange w:id="3884" w:author="China" w:date="2017-06-06T20:51:00Z">
            <w:rPr>
              <w:rFonts w:hint="eastAsia"/>
              <w:b/>
              <w:sz w:val="28"/>
            </w:rPr>
          </w:rPrChange>
        </w:rPr>
        <w:t>选择优化滤波，由于在对整组滤波数据进行滤波处理后发现滤波后的效果虽然达到了但整体的滤波信号幅值被拉低了，所以在对第二组数据进行滤波时采用截断数据为零的数据段截取时间段在</w:t>
      </w:r>
      <w:r>
        <w:rPr>
          <w:rFonts w:cs="Times New Roman"/>
          <w:b w:val="0"/>
          <w:sz w:val="24"/>
          <w:rPrChange w:id="3885" w:author="China" w:date="2017-06-06T20:51:00Z">
            <w:rPr>
              <w:b/>
              <w:sz w:val="28"/>
            </w:rPr>
          </w:rPrChange>
        </w:rPr>
        <w:t>10000s</w:t>
      </w:r>
      <w:r>
        <w:rPr>
          <w:rFonts w:hint="eastAsia" w:cs="Times New Roman"/>
          <w:b w:val="0"/>
          <w:sz w:val="24"/>
          <w:rPrChange w:id="3886" w:author="China" w:date="2017-06-06T20:51:00Z">
            <w:rPr>
              <w:rFonts w:hint="eastAsia"/>
              <w:b/>
              <w:sz w:val="28"/>
            </w:rPr>
          </w:rPrChange>
        </w:rPr>
        <w:t>之间的数据进行滤波，滤波参数的设置不变，进行滤波后在</w:t>
      </w:r>
      <w:del w:id="3887" w:author="刘宁" w:date="2017-06-09T10:22:00Z">
        <w:r>
          <w:rPr>
            <w:rFonts w:cs="Times New Roman"/>
            <w:b w:val="0"/>
            <w:sz w:val="24"/>
            <w:rPrChange w:id="3888" w:author="China" w:date="2017-06-06T20:51:00Z">
              <w:rPr>
                <w:b/>
                <w:sz w:val="28"/>
              </w:rPr>
            </w:rPrChange>
          </w:rPr>
          <w:delText>winform</w:delText>
        </w:r>
      </w:del>
      <w:ins w:id="3889" w:author="刘宁" w:date="2017-06-09T10:22:00Z">
        <w:r>
          <w:rPr>
            <w:rFonts w:hint="eastAsia" w:cs="Times New Roman"/>
          </w:rPr>
          <w:t>Winform</w:t>
        </w:r>
      </w:ins>
      <w:r>
        <w:rPr>
          <w:rFonts w:hint="eastAsia" w:cs="Times New Roman"/>
          <w:b w:val="0"/>
          <w:sz w:val="24"/>
          <w:rPrChange w:id="3890" w:author="China" w:date="2017-06-06T20:51:00Z">
            <w:rPr>
              <w:rFonts w:hint="eastAsia"/>
              <w:b/>
              <w:sz w:val="28"/>
            </w:rPr>
          </w:rPrChange>
        </w:rPr>
        <w:t>上显示效果如下：</w:t>
      </w:r>
    </w:p>
    <w:p>
      <w:pPr>
        <w:spacing w:line="360" w:lineRule="auto"/>
        <w:ind w:firstLine="0" w:firstLineChars="0"/>
        <w:jc w:val="center"/>
        <w:rPr>
          <w:rFonts w:cs="Times New Roman"/>
          <w:rPrChange w:id="3891" w:author="China" w:date="2017-06-06T20:51:00Z">
            <w:rPr/>
          </w:rPrChange>
        </w:rPr>
      </w:pPr>
      <w:r>
        <w:rPr>
          <w:rFonts w:cs="Times New Roman"/>
          <w:b w:val="0"/>
          <w:sz w:val="24"/>
          <w:rPrChange w:id="3893" w:author="" w:date="">
            <w:rPr>
              <w:b/>
              <w:sz w:val="28"/>
            </w:rPr>
          </w:rPrChange>
        </w:rPr>
        <w:drawing>
          <wp:inline distT="0" distB="0" distL="114300" distR="114300">
            <wp:extent cx="5375910" cy="3314065"/>
            <wp:effectExtent l="0" t="0" r="15240" b="635"/>
            <wp:docPr id="2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7"/>
                    <pic:cNvPicPr>
                      <a:picLocks noChangeAspect="1"/>
                    </pic:cNvPicPr>
                  </pic:nvPicPr>
                  <pic:blipFill>
                    <a:blip r:embed="rId340"/>
                    <a:stretch>
                      <a:fillRect/>
                    </a:stretch>
                  </pic:blipFill>
                  <pic:spPr>
                    <a:xfrm>
                      <a:off x="0" y="0"/>
                      <a:ext cx="5375910" cy="3314065"/>
                    </a:xfrm>
                    <a:prstGeom prst="rect">
                      <a:avLst/>
                    </a:prstGeom>
                    <a:noFill/>
                    <a:ln w="9525">
                      <a:noFill/>
                    </a:ln>
                  </pic:spPr>
                </pic:pic>
              </a:graphicData>
            </a:graphic>
          </wp:inline>
        </w:drawing>
      </w:r>
    </w:p>
    <w:p>
      <w:pPr>
        <w:spacing w:line="360" w:lineRule="auto"/>
        <w:ind w:firstLine="420"/>
        <w:jc w:val="center"/>
        <w:rPr>
          <w:rFonts w:cs="Times New Roman"/>
          <w:sz w:val="21"/>
          <w:szCs w:val="21"/>
          <w:rPrChange w:id="3895" w:author="China" w:date="2017-06-06T20:51:00Z">
            <w:rPr>
              <w:sz w:val="21"/>
              <w:szCs w:val="21"/>
            </w:rPr>
          </w:rPrChange>
        </w:rPr>
        <w:pPrChange w:id="3894" w:author="China" w:date="2017-06-09T13:28:00Z">
          <w:pPr>
            <w:spacing w:line="360" w:lineRule="auto"/>
            <w:ind w:firstLine="422"/>
            <w:jc w:val="center"/>
          </w:pPr>
        </w:pPrChange>
      </w:pPr>
      <w:r>
        <w:rPr>
          <w:rFonts w:hint="eastAsia" w:cs="Times New Roman"/>
          <w:b w:val="0"/>
          <w:sz w:val="21"/>
          <w:szCs w:val="21"/>
          <w:rPrChange w:id="3896" w:author="China" w:date="2017-06-06T20:51:00Z">
            <w:rPr>
              <w:rFonts w:hint="eastAsia"/>
              <w:b/>
              <w:sz w:val="21"/>
              <w:szCs w:val="21"/>
            </w:rPr>
          </w:rPrChange>
        </w:rPr>
        <w:t>图</w:t>
      </w:r>
      <w:r>
        <w:rPr>
          <w:rFonts w:cs="Times New Roman"/>
          <w:b w:val="0"/>
          <w:sz w:val="21"/>
          <w:szCs w:val="21"/>
          <w:rPrChange w:id="3897" w:author="China" w:date="2017-06-06T20:51:00Z">
            <w:rPr>
              <w:b/>
              <w:sz w:val="21"/>
              <w:szCs w:val="21"/>
            </w:rPr>
          </w:rPrChange>
        </w:rPr>
        <w:t>4.32 Hanming</w:t>
      </w:r>
      <w:r>
        <w:rPr>
          <w:rFonts w:hint="eastAsia" w:cs="Times New Roman"/>
          <w:b w:val="0"/>
          <w:sz w:val="21"/>
          <w:szCs w:val="21"/>
          <w:rPrChange w:id="3898" w:author="China" w:date="2017-06-06T20:51:00Z">
            <w:rPr>
              <w:rFonts w:hint="eastAsia"/>
              <w:b/>
              <w:sz w:val="21"/>
              <w:szCs w:val="21"/>
            </w:rPr>
          </w:rPrChange>
        </w:rPr>
        <w:t>滤波效果图（第二组数据）</w:t>
      </w:r>
    </w:p>
    <w:p>
      <w:pPr>
        <w:spacing w:line="360" w:lineRule="auto"/>
        <w:ind w:firstLine="0" w:firstLineChars="0"/>
        <w:jc w:val="center"/>
        <w:rPr>
          <w:rFonts w:cs="Times New Roman"/>
          <w:rPrChange w:id="3899" w:author="China" w:date="2017-06-06T20:51:00Z">
            <w:rPr/>
          </w:rPrChange>
        </w:rPr>
      </w:pPr>
      <w:bookmarkStart w:id="91" w:name="_Toc25880"/>
      <w:r>
        <w:rPr>
          <w:rFonts w:cs="Times New Roman"/>
          <w:b w:val="0"/>
          <w:sz w:val="24"/>
          <w:rPrChange w:id="3901" w:author="" w:date="">
            <w:rPr>
              <w:b/>
              <w:sz w:val="28"/>
            </w:rPr>
          </w:rPrChange>
        </w:rPr>
        <w:drawing>
          <wp:inline distT="0" distB="0" distL="114300" distR="114300">
            <wp:extent cx="5420360" cy="3526790"/>
            <wp:effectExtent l="0" t="0" r="8890" b="16510"/>
            <wp:docPr id="26"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0"/>
                    <pic:cNvPicPr>
                      <a:picLocks noChangeAspect="1"/>
                    </pic:cNvPicPr>
                  </pic:nvPicPr>
                  <pic:blipFill>
                    <a:blip r:embed="rId341"/>
                    <a:stretch>
                      <a:fillRect/>
                    </a:stretch>
                  </pic:blipFill>
                  <pic:spPr>
                    <a:xfrm>
                      <a:off x="0" y="0"/>
                      <a:ext cx="5420360" cy="3526790"/>
                    </a:xfrm>
                    <a:prstGeom prst="rect">
                      <a:avLst/>
                    </a:prstGeom>
                    <a:noFill/>
                    <a:ln w="9525">
                      <a:noFill/>
                    </a:ln>
                  </pic:spPr>
                </pic:pic>
              </a:graphicData>
            </a:graphic>
          </wp:inline>
        </w:drawing>
      </w:r>
    </w:p>
    <w:p>
      <w:pPr>
        <w:spacing w:line="360" w:lineRule="auto"/>
        <w:jc w:val="center"/>
        <w:rPr>
          <w:rFonts w:cs="Times New Roman"/>
          <w:rPrChange w:id="3902" w:author="China" w:date="2017-06-06T20:51:00Z">
            <w:rPr/>
          </w:rPrChange>
        </w:rPr>
      </w:pPr>
      <w:r>
        <w:rPr>
          <w:rFonts w:hint="eastAsia" w:cs="Times New Roman"/>
          <w:b w:val="0"/>
          <w:sz w:val="21"/>
          <w:szCs w:val="21"/>
          <w:rPrChange w:id="3903" w:author="China" w:date="2017-06-06T20:51:00Z">
            <w:rPr>
              <w:rFonts w:hint="eastAsia"/>
              <w:b/>
              <w:sz w:val="21"/>
              <w:szCs w:val="21"/>
            </w:rPr>
          </w:rPrChange>
        </w:rPr>
        <w:t>图</w:t>
      </w:r>
      <w:r>
        <w:rPr>
          <w:rFonts w:cs="Times New Roman"/>
          <w:b w:val="0"/>
          <w:sz w:val="21"/>
          <w:szCs w:val="21"/>
          <w:rPrChange w:id="3904" w:author="China" w:date="2017-06-06T20:51:00Z">
            <w:rPr>
              <w:b/>
              <w:sz w:val="21"/>
              <w:szCs w:val="21"/>
            </w:rPr>
          </w:rPrChange>
        </w:rPr>
        <w:t xml:space="preserve">4.33 </w:t>
      </w:r>
      <w:r>
        <w:rPr>
          <w:rFonts w:hint="eastAsia" w:cs="Times New Roman"/>
          <w:b w:val="0"/>
          <w:sz w:val="21"/>
          <w:szCs w:val="21"/>
          <w:rPrChange w:id="3905" w:author="China" w:date="2017-06-06T20:51:00Z">
            <w:rPr>
              <w:rFonts w:hint="eastAsia"/>
              <w:b/>
              <w:sz w:val="21"/>
              <w:szCs w:val="21"/>
            </w:rPr>
          </w:rPrChange>
        </w:rPr>
        <w:t>优化滤波效果图（第二组数据）</w:t>
      </w:r>
    </w:p>
    <w:p>
      <w:pPr>
        <w:pStyle w:val="4"/>
        <w:spacing w:before="156" w:beforeLines="50" w:after="156" w:afterLines="50" w:line="440" w:lineRule="exact"/>
        <w:ind w:firstLine="0" w:firstLineChars="0"/>
        <w:rPr>
          <w:rFonts w:cs="Times New Roman" w:eastAsiaTheme="majorEastAsia"/>
          <w:rPrChange w:id="3907" w:author="China" w:date="2017-06-06T21:09:00Z">
            <w:rPr/>
          </w:rPrChange>
        </w:rPr>
        <w:pPrChange w:id="3906" w:author="China" w:date="2017-06-06T21:09:00Z">
          <w:pPr>
            <w:pStyle w:val="4"/>
            <w:spacing w:before="0" w:after="0" w:line="440" w:lineRule="exact"/>
            <w:ind w:firstLine="0" w:firstLineChars="0"/>
          </w:pPr>
        </w:pPrChange>
      </w:pPr>
      <w:bookmarkStart w:id="92" w:name="_Toc24717"/>
      <w:bookmarkStart w:id="93" w:name="_Toc484545631"/>
      <w:r>
        <w:rPr>
          <w:rFonts w:cs="Times New Roman" w:eastAsiaTheme="majorEastAsia"/>
          <w:rPrChange w:id="3908" w:author="China" w:date="2017-06-06T21:09:00Z">
            <w:rPr/>
          </w:rPrChange>
        </w:rPr>
        <w:t xml:space="preserve">4.3.2 </w:t>
      </w:r>
      <w:r>
        <w:rPr>
          <w:rFonts w:hint="eastAsia" w:cs="Times New Roman" w:eastAsiaTheme="majorEastAsia"/>
          <w:rPrChange w:id="3909" w:author="China" w:date="2017-06-06T21:09:00Z">
            <w:rPr>
              <w:rFonts w:hint="eastAsia"/>
            </w:rPr>
          </w:rPrChange>
        </w:rPr>
        <w:t>结果分析</w:t>
      </w:r>
      <w:bookmarkEnd w:id="92"/>
      <w:bookmarkEnd w:id="93"/>
    </w:p>
    <w:p>
      <w:pPr>
        <w:ind w:firstLine="480"/>
        <w:rPr>
          <w:rFonts w:cs="Times New Roman"/>
          <w:rPrChange w:id="3910" w:author="China" w:date="2017-06-06T20:51:00Z">
            <w:rPr/>
          </w:rPrChange>
        </w:rPr>
        <w:sectPr>
          <w:footerReference r:id="rId17" w:type="default"/>
          <w:footerReference r:id="rId18" w:type="even"/>
          <w:pgSz w:w="11906" w:h="16838"/>
          <w:pgMar w:top="1417" w:right="1417" w:bottom="1417" w:left="1701" w:header="851" w:footer="992" w:gutter="0"/>
          <w:cols w:space="0" w:num="1"/>
          <w:docGrid w:type="lines" w:linePitch="312" w:charSpace="0"/>
        </w:sectPr>
      </w:pPr>
      <w:r>
        <w:rPr>
          <w:rFonts w:hint="eastAsia" w:cs="Times New Roman"/>
          <w:b w:val="0"/>
          <w:sz w:val="24"/>
          <w:rPrChange w:id="3911" w:author="China" w:date="2017-06-06T20:51:00Z">
            <w:rPr>
              <w:rFonts w:hint="eastAsia"/>
              <w:b/>
              <w:sz w:val="28"/>
            </w:rPr>
          </w:rPrChange>
        </w:rPr>
        <w:t>综合两种滤波方法的界面显示效果发现，当数据中出现为零的数据即钻具停止转动时，滤波后会出现一定幅值保持不变的信号，而当钻具从运行到停止和开始运行的时刻都会出现突变现象，而且在整段数据中如果出现为零的数据，那么在滤波后滤波</w:t>
      </w:r>
      <w:r>
        <w:rPr>
          <w:rFonts w:hint="eastAsia" w:cs="Times New Roman"/>
          <w:b w:val="0"/>
          <w:sz w:val="24"/>
          <w:rPrChange w:id="3912" w:author="China" w:date="2017-06-06T20:51:00Z">
            <w:rPr>
              <w:rFonts w:hint="eastAsia"/>
              <w:b/>
              <w:sz w:val="28"/>
            </w:rPr>
          </w:rPrChange>
        </w:rPr>
        <w:t>数据的整体幅值会被拉低，这样严重影响了我们的滤波处理，因此，为了使滤波后的数据可用于对钻具运行中的钻具振动信号分析，应对现场数据中为零的数据进行剔除，这样得出的滤波数据才是真实的钻具振动滤波</w:t>
      </w:r>
      <w:r>
        <w:rPr>
          <w:rFonts w:hint="eastAsia" w:cs="Times New Roman"/>
          <w:b w:val="0"/>
          <w:sz w:val="24"/>
          <w:rPrChange w:id="3913" w:author="China" w:date="2017-06-06T20:51:00Z">
            <w:rPr>
              <w:rFonts w:hint="eastAsia"/>
              <w:b/>
              <w:sz w:val="28"/>
            </w:rPr>
          </w:rPrChange>
        </w:rPr>
        <w:t>处理结果，滤波效果才更准确、更具有现场实用性。由两种滤波效果图的显示，在同一组数据中的数据用优化滤波法效果与平滑性要较好，更加具有采用性。</w:t>
      </w:r>
    </w:p>
    <w:p>
      <w:pPr>
        <w:pStyle w:val="2"/>
        <w:spacing w:before="156" w:beforeLines="50" w:after="156" w:afterLines="50"/>
        <w:ind w:firstLine="0" w:firstLineChars="0"/>
        <w:rPr>
          <w:rFonts w:ascii="Times New Roman" w:hAnsi="Times New Roman" w:eastAsia="宋体" w:cs="Times New Roman"/>
          <w:rPrChange w:id="3915" w:author="刘宁" w:date="2017-06-06T23:16:00Z">
            <w:rPr>
              <w:rFonts w:asciiTheme="majorEastAsia" w:hAnsiTheme="majorEastAsia" w:eastAsiaTheme="majorEastAsia" w:cstheme="majorEastAsia"/>
            </w:rPr>
          </w:rPrChange>
        </w:rPr>
        <w:pPrChange w:id="3914" w:author="China" w:date="2017-06-09T13:23:00Z">
          <w:pPr>
            <w:pStyle w:val="2"/>
            <w:ind w:firstLine="0" w:firstLineChars="0"/>
          </w:pPr>
        </w:pPrChange>
      </w:pPr>
      <w:bookmarkStart w:id="94" w:name="_Toc484545632"/>
      <w:bookmarkStart w:id="95" w:name="_Toc44"/>
      <w:r>
        <w:rPr>
          <w:rFonts w:ascii="Times New Roman" w:hAnsi="Times New Roman" w:eastAsia="宋体" w:cs="Times New Roman"/>
          <w:rPrChange w:id="3916" w:author="刘宁" w:date="2017-06-06T23:16:00Z">
            <w:rPr>
              <w:rFonts w:ascii="Times New Roman" w:hAnsi="Times New Roman" w:cs="Times New Roman" w:eastAsiaTheme="majorEastAsia"/>
            </w:rPr>
          </w:rPrChange>
        </w:rPr>
        <w:t xml:space="preserve">5 </w:t>
      </w:r>
      <w:r>
        <w:rPr>
          <w:rFonts w:hint="eastAsia" w:ascii="Times New Roman" w:hAnsi="Times New Roman" w:eastAsia="宋体" w:cs="Times New Roman"/>
          <w:rPrChange w:id="3917" w:author="刘宁" w:date="2017-06-06T23:16:00Z">
            <w:rPr>
              <w:rFonts w:hint="eastAsia" w:asciiTheme="majorEastAsia" w:hAnsiTheme="majorEastAsia" w:eastAsiaTheme="majorEastAsia" w:cstheme="majorEastAsia"/>
            </w:rPr>
          </w:rPrChange>
        </w:rPr>
        <w:t>结论</w:t>
      </w:r>
      <w:bookmarkEnd w:id="91"/>
      <w:r>
        <w:rPr>
          <w:rFonts w:hint="eastAsia" w:ascii="Times New Roman" w:hAnsi="Times New Roman" w:eastAsia="宋体" w:cs="Times New Roman"/>
          <w:rPrChange w:id="3918" w:author="刘宁" w:date="2017-06-06T23:16:00Z">
            <w:rPr>
              <w:rFonts w:hint="eastAsia" w:asciiTheme="majorEastAsia" w:hAnsiTheme="majorEastAsia" w:eastAsiaTheme="majorEastAsia" w:cstheme="majorEastAsia"/>
            </w:rPr>
          </w:rPrChange>
        </w:rPr>
        <w:t>与展望</w:t>
      </w:r>
      <w:bookmarkEnd w:id="94"/>
      <w:bookmarkEnd w:id="95"/>
    </w:p>
    <w:p>
      <w:pPr>
        <w:pStyle w:val="3"/>
        <w:spacing w:before="156" w:beforeLines="50" w:after="156" w:afterLines="50" w:line="440" w:lineRule="exact"/>
        <w:ind w:firstLine="0" w:firstLineChars="0"/>
        <w:rPr>
          <w:rFonts w:ascii="Times New Roman" w:hAnsi="Times New Roman" w:cs="Times New Roman" w:eastAsiaTheme="majorEastAsia"/>
          <w:rPrChange w:id="3920" w:author="China" w:date="2017-06-06T20:51:00Z">
            <w:rPr>
              <w:rFonts w:asciiTheme="majorEastAsia" w:hAnsiTheme="majorEastAsia" w:eastAsiaTheme="majorEastAsia" w:cstheme="majorEastAsia"/>
            </w:rPr>
          </w:rPrChange>
        </w:rPr>
        <w:pPrChange w:id="3919" w:author="China" w:date="2017-06-06T21:08:00Z">
          <w:pPr>
            <w:pStyle w:val="3"/>
            <w:spacing w:before="0" w:after="0" w:line="440" w:lineRule="exact"/>
            <w:ind w:firstLine="0" w:firstLineChars="0"/>
          </w:pPr>
        </w:pPrChange>
      </w:pPr>
      <w:bookmarkStart w:id="96" w:name="_Toc24938"/>
      <w:bookmarkStart w:id="97" w:name="_Toc484545633"/>
      <w:r>
        <w:rPr>
          <w:rFonts w:ascii="Times New Roman" w:hAnsi="Times New Roman" w:cs="Times New Roman" w:eastAsiaTheme="majorEastAsia"/>
        </w:rPr>
        <w:t>5.1</w:t>
      </w:r>
      <w:r>
        <w:rPr>
          <w:rFonts w:ascii="Times New Roman" w:hAnsi="Times New Roman" w:cs="Times New Roman" w:eastAsiaTheme="majorEastAsia"/>
          <w:rPrChange w:id="3921" w:author="China" w:date="2017-06-06T20:51:00Z">
            <w:rPr>
              <w:rFonts w:asciiTheme="majorEastAsia" w:hAnsiTheme="majorEastAsia" w:eastAsiaTheme="majorEastAsia" w:cstheme="majorEastAsia"/>
            </w:rPr>
          </w:rPrChange>
        </w:rPr>
        <w:t xml:space="preserve"> </w:t>
      </w:r>
      <w:r>
        <w:rPr>
          <w:rFonts w:hint="eastAsia" w:ascii="Times New Roman" w:hAnsi="Times New Roman" w:cs="Times New Roman" w:eastAsiaTheme="majorEastAsia"/>
          <w:rPrChange w:id="3922" w:author="China" w:date="2017-06-06T20:51:00Z">
            <w:rPr>
              <w:rFonts w:hint="eastAsia" w:asciiTheme="majorEastAsia" w:hAnsiTheme="majorEastAsia" w:eastAsiaTheme="majorEastAsia" w:cstheme="majorEastAsia"/>
            </w:rPr>
          </w:rPrChange>
        </w:rPr>
        <w:t>结论</w:t>
      </w:r>
      <w:bookmarkEnd w:id="96"/>
      <w:bookmarkEnd w:id="97"/>
    </w:p>
    <w:p>
      <w:pPr>
        <w:ind w:firstLine="480"/>
        <w:rPr>
          <w:rFonts w:cs="Times New Roman"/>
          <w:rPrChange w:id="3923" w:author="China" w:date="2017-06-06T20:51:00Z">
            <w:rPr/>
          </w:rPrChange>
        </w:rPr>
      </w:pPr>
      <w:r>
        <w:rPr>
          <w:rFonts w:cs="Times New Roman"/>
        </w:rPr>
        <w:t>本文设计了一种基于</w:t>
      </w:r>
      <w:del w:id="3924" w:author="刘宁" w:date="2017-06-09T10:22:00Z">
        <w:r>
          <w:rPr>
            <w:rFonts w:ascii="Times New Roman" w:hAnsi="Times New Roman" w:cs="Times New Roman"/>
            <w:b w:val="0"/>
            <w:sz w:val="24"/>
            <w:rPrChange w:id="3925" w:author="China" w:date="2017-06-06T20:51:00Z">
              <w:rPr>
                <w:rFonts w:ascii="Arial" w:hAnsi="Arial"/>
                <w:b/>
                <w:sz w:val="30"/>
              </w:rPr>
            </w:rPrChange>
          </w:rPr>
          <w:delText>winform</w:delText>
        </w:r>
      </w:del>
      <w:ins w:id="3926" w:author="刘宁" w:date="2017-06-09T10:22:00Z">
        <w:r>
          <w:rPr>
            <w:rFonts w:hint="eastAsia" w:cs="Times New Roman"/>
          </w:rPr>
          <w:t>Winform</w:t>
        </w:r>
      </w:ins>
      <w:r>
        <w:rPr>
          <w:rFonts w:hint="eastAsia" w:ascii="Times New Roman" w:hAnsi="Times New Roman" w:cs="Times New Roman"/>
          <w:b w:val="0"/>
          <w:sz w:val="24"/>
          <w:rPrChange w:id="3927" w:author="China" w:date="2017-06-06T20:51:00Z">
            <w:rPr>
              <w:rFonts w:hint="eastAsia" w:ascii="Arial" w:hAnsi="Arial"/>
              <w:b/>
              <w:sz w:val="30"/>
            </w:rPr>
          </w:rPrChange>
        </w:rPr>
        <w:t>平台显示的钻具振动带通滤波器，完成了任务书要求中的相关要求，主要完成了以下几点：</w:t>
      </w:r>
    </w:p>
    <w:p>
      <w:pPr>
        <w:numPr>
          <w:ilvl w:val="0"/>
          <w:numId w:val="6"/>
        </w:numPr>
        <w:ind w:firstLine="480"/>
        <w:rPr>
          <w:rFonts w:cs="Times New Roman"/>
          <w:rPrChange w:id="3929" w:author="China" w:date="2017-06-06T20:51:00Z">
            <w:rPr/>
          </w:rPrChange>
        </w:rPr>
        <w:pPrChange w:id="3928" w:author="China" w:date="2017-06-09T13:23:00Z">
          <w:pPr>
            <w:numPr>
              <w:ilvl w:val="0"/>
              <w:numId w:val="6"/>
            </w:numPr>
            <w:ind w:firstLine="602"/>
          </w:pPr>
        </w:pPrChange>
      </w:pPr>
      <w:r>
        <w:rPr>
          <w:rFonts w:hint="eastAsia" w:ascii="Times New Roman" w:hAnsi="Times New Roman" w:cs="Times New Roman"/>
          <w:b w:val="0"/>
          <w:sz w:val="24"/>
          <w:rPrChange w:id="3930" w:author="China" w:date="2017-06-06T20:51:00Z">
            <w:rPr>
              <w:rFonts w:hint="eastAsia" w:ascii="Arial" w:hAnsi="Arial"/>
              <w:b/>
              <w:sz w:val="30"/>
            </w:rPr>
          </w:rPrChange>
        </w:rPr>
        <w:t>应用</w:t>
      </w:r>
      <w:r>
        <w:rPr>
          <w:rFonts w:ascii="Times New Roman" w:hAnsi="Times New Roman" w:cs="Times New Roman"/>
          <w:b w:val="0"/>
          <w:sz w:val="24"/>
          <w:rPrChange w:id="3931" w:author="China" w:date="2017-06-06T20:51:00Z">
            <w:rPr>
              <w:rFonts w:ascii="Arial" w:hAnsi="Arial"/>
              <w:b/>
              <w:sz w:val="30"/>
            </w:rPr>
          </w:rPrChange>
        </w:rPr>
        <w:t>C#</w:t>
      </w:r>
      <w:r>
        <w:rPr>
          <w:rFonts w:hint="eastAsia" w:ascii="Times New Roman" w:hAnsi="Times New Roman" w:cs="Times New Roman"/>
          <w:b w:val="0"/>
          <w:sz w:val="24"/>
          <w:rPrChange w:id="3932" w:author="China" w:date="2017-06-06T20:51:00Z">
            <w:rPr>
              <w:rFonts w:hint="eastAsia" w:ascii="Arial" w:hAnsi="Arial"/>
              <w:b/>
              <w:sz w:val="30"/>
            </w:rPr>
          </w:rPrChange>
        </w:rPr>
        <w:t>完成</w:t>
      </w:r>
      <w:del w:id="3933" w:author="刘宁" w:date="2017-06-09T10:22:00Z">
        <w:r>
          <w:rPr>
            <w:rFonts w:ascii="Times New Roman" w:hAnsi="Times New Roman" w:cs="Times New Roman"/>
            <w:b w:val="0"/>
            <w:sz w:val="24"/>
            <w:rPrChange w:id="3934" w:author="China" w:date="2017-06-06T20:51:00Z">
              <w:rPr>
                <w:rFonts w:ascii="Arial" w:hAnsi="Arial"/>
                <w:b/>
                <w:sz w:val="30"/>
              </w:rPr>
            </w:rPrChange>
          </w:rPr>
          <w:delText>winform</w:delText>
        </w:r>
      </w:del>
      <w:ins w:id="3935" w:author="刘宁" w:date="2017-06-09T10:22:00Z">
        <w:r>
          <w:rPr>
            <w:rFonts w:hint="eastAsia" w:cs="Times New Roman"/>
          </w:rPr>
          <w:t>Winform</w:t>
        </w:r>
      </w:ins>
      <w:r>
        <w:rPr>
          <w:rFonts w:hint="eastAsia" w:ascii="Times New Roman" w:hAnsi="Times New Roman" w:cs="Times New Roman"/>
          <w:b w:val="0"/>
          <w:sz w:val="24"/>
          <w:rPrChange w:id="3936" w:author="China" w:date="2017-06-06T20:51:00Z">
            <w:rPr>
              <w:rFonts w:hint="eastAsia" w:ascii="Arial" w:hAnsi="Arial"/>
              <w:b/>
              <w:sz w:val="30"/>
            </w:rPr>
          </w:rPrChange>
        </w:rPr>
        <w:t>窗体主体程序设计；</w:t>
      </w:r>
    </w:p>
    <w:p>
      <w:pPr>
        <w:numPr>
          <w:ilvl w:val="0"/>
          <w:numId w:val="6"/>
        </w:numPr>
        <w:ind w:firstLine="480"/>
        <w:rPr>
          <w:rFonts w:cs="Times New Roman"/>
          <w:rPrChange w:id="3938" w:author="China" w:date="2017-06-06T20:51:00Z">
            <w:rPr/>
          </w:rPrChange>
        </w:rPr>
        <w:pPrChange w:id="3937" w:author="China" w:date="2017-06-09T13:23:00Z">
          <w:pPr>
            <w:numPr>
              <w:ilvl w:val="0"/>
              <w:numId w:val="6"/>
            </w:numPr>
            <w:ind w:firstLine="602"/>
          </w:pPr>
        </w:pPrChange>
      </w:pPr>
      <w:r>
        <w:rPr>
          <w:rFonts w:hint="eastAsia" w:ascii="Times New Roman" w:hAnsi="Times New Roman" w:cs="Times New Roman"/>
          <w:b w:val="0"/>
          <w:sz w:val="24"/>
          <w:rPrChange w:id="3939" w:author="China" w:date="2017-06-06T20:51:00Z">
            <w:rPr>
              <w:rFonts w:hint="eastAsia" w:ascii="Arial" w:hAnsi="Arial"/>
              <w:b/>
              <w:sz w:val="30"/>
            </w:rPr>
          </w:rPrChange>
        </w:rPr>
        <w:t>分析滤波器的特性，对比不同滤波器对不同采集信号特性的影响；</w:t>
      </w:r>
    </w:p>
    <w:p>
      <w:pPr>
        <w:numPr>
          <w:ilvl w:val="0"/>
          <w:numId w:val="6"/>
        </w:numPr>
        <w:ind w:firstLine="480"/>
        <w:rPr>
          <w:rFonts w:cs="Times New Roman"/>
          <w:rPrChange w:id="3941" w:author="China" w:date="2017-06-06T20:51:00Z">
            <w:rPr/>
          </w:rPrChange>
        </w:rPr>
        <w:pPrChange w:id="3940" w:author="China" w:date="2017-06-09T13:23:00Z">
          <w:pPr>
            <w:numPr>
              <w:ilvl w:val="0"/>
              <w:numId w:val="6"/>
            </w:numPr>
            <w:ind w:firstLine="602"/>
          </w:pPr>
        </w:pPrChange>
      </w:pPr>
      <w:r>
        <w:rPr>
          <w:rFonts w:hint="eastAsia" w:ascii="Times New Roman" w:hAnsi="Times New Roman" w:cs="Times New Roman"/>
          <w:b w:val="0"/>
          <w:sz w:val="24"/>
          <w:rPrChange w:id="3942" w:author="China" w:date="2017-06-06T20:51:00Z">
            <w:rPr>
              <w:rFonts w:hint="eastAsia" w:ascii="Arial" w:hAnsi="Arial"/>
              <w:b/>
              <w:sz w:val="30"/>
            </w:rPr>
          </w:rPrChange>
        </w:rPr>
        <w:t>完成采集录参数的分析，根据录参数的特点优选滤波器算法；</w:t>
      </w:r>
    </w:p>
    <w:p>
      <w:pPr>
        <w:numPr>
          <w:ilvl w:val="0"/>
          <w:numId w:val="6"/>
        </w:numPr>
        <w:ind w:firstLine="480"/>
        <w:rPr>
          <w:rFonts w:cs="Times New Roman"/>
          <w:rPrChange w:id="3944" w:author="China" w:date="2017-06-06T20:51:00Z">
            <w:rPr/>
          </w:rPrChange>
        </w:rPr>
        <w:pPrChange w:id="3943" w:author="China" w:date="2017-06-09T13:23:00Z">
          <w:pPr>
            <w:numPr>
              <w:ilvl w:val="0"/>
              <w:numId w:val="6"/>
            </w:numPr>
            <w:ind w:firstLine="602"/>
          </w:pPr>
        </w:pPrChange>
      </w:pPr>
      <w:r>
        <w:rPr>
          <w:rFonts w:hint="eastAsia" w:ascii="Times New Roman" w:hAnsi="Times New Roman" w:cs="Times New Roman"/>
          <w:b w:val="0"/>
          <w:sz w:val="24"/>
          <w:rPrChange w:id="3945" w:author="China" w:date="2017-06-06T20:51:00Z">
            <w:rPr>
              <w:rFonts w:hint="eastAsia" w:ascii="Arial" w:hAnsi="Arial"/>
              <w:b/>
              <w:sz w:val="30"/>
            </w:rPr>
          </w:rPrChange>
        </w:rPr>
        <w:t>设计</w:t>
      </w:r>
      <w:del w:id="3946" w:author="刘宁" w:date="2017-06-09T10:22:00Z">
        <w:r>
          <w:rPr>
            <w:rFonts w:ascii="Times New Roman" w:hAnsi="Times New Roman" w:cs="Times New Roman"/>
            <w:b w:val="0"/>
            <w:sz w:val="24"/>
            <w:rPrChange w:id="3947" w:author="China" w:date="2017-06-06T20:51:00Z">
              <w:rPr>
                <w:rFonts w:ascii="Arial" w:hAnsi="Arial"/>
                <w:b/>
                <w:sz w:val="30"/>
              </w:rPr>
            </w:rPrChange>
          </w:rPr>
          <w:delText>winform</w:delText>
        </w:r>
      </w:del>
      <w:ins w:id="3948" w:author="刘宁" w:date="2017-06-09T10:22:00Z">
        <w:r>
          <w:rPr>
            <w:rFonts w:hint="eastAsia" w:cs="Times New Roman"/>
          </w:rPr>
          <w:t>Winform</w:t>
        </w:r>
      </w:ins>
      <w:r>
        <w:rPr>
          <w:rFonts w:hint="eastAsia" w:ascii="Times New Roman" w:hAnsi="Times New Roman" w:cs="Times New Roman"/>
          <w:b w:val="0"/>
          <w:sz w:val="24"/>
          <w:rPrChange w:id="3949" w:author="China" w:date="2017-06-06T20:51:00Z">
            <w:rPr>
              <w:rFonts w:hint="eastAsia" w:ascii="Arial" w:hAnsi="Arial"/>
              <w:b/>
              <w:sz w:val="30"/>
            </w:rPr>
          </w:rPrChange>
        </w:rPr>
        <w:t>窗体程序及信号处理系统实现计算参数的带通滤波处理</w:t>
      </w:r>
      <w:r>
        <w:rPr>
          <w:rFonts w:ascii="Times New Roman" w:hAnsi="Times New Roman" w:cs="Times New Roman"/>
          <w:b w:val="0"/>
          <w:sz w:val="24"/>
          <w:rPrChange w:id="3950" w:author="China" w:date="2017-06-06T20:51:00Z">
            <w:rPr>
              <w:rFonts w:ascii="Arial" w:hAnsi="Arial"/>
              <w:b/>
              <w:sz w:val="30"/>
            </w:rPr>
          </w:rPrChange>
        </w:rPr>
        <w:t>;</w:t>
      </w:r>
    </w:p>
    <w:p>
      <w:pPr>
        <w:ind w:firstLine="480"/>
        <w:rPr>
          <w:rFonts w:cs="Times New Roman"/>
        </w:rPr>
      </w:pPr>
      <w:r>
        <w:rPr>
          <w:rFonts w:hint="eastAsia" w:ascii="Times New Roman" w:hAnsi="Times New Roman" w:cs="Times New Roman"/>
          <w:b w:val="0"/>
          <w:sz w:val="24"/>
          <w:rPrChange w:id="3951" w:author="China" w:date="2017-06-06T20:51:00Z">
            <w:rPr>
              <w:rFonts w:hint="eastAsia" w:ascii="Arial" w:hAnsi="Arial"/>
              <w:b/>
              <w:sz w:val="30"/>
            </w:rPr>
          </w:rPrChange>
        </w:rPr>
        <w:t>通过对本次毕业设计的制作，深入学习了滤波的原理与方法，也知道了钻具现场数据的一些分析方法，学会了很多课堂中没有学到的知识，同时也加强了自己的动手能力以及单独完成一个项目设计的能力，同时也学会采用不同的软件进行混合编程解决实际问题，虽然途中有很多不懂和迷惑，但在指导老师的帮助下解决了。由于钻具振动属于小频率波的振动，在对这类波的研究中我所接触到的知识稍显微薄，因此，在实现滤波的过程中我只采用了一次滤波，并且使用的是较为普通的窗函数法进行滤波处理，在滤波效果上</w:t>
      </w:r>
      <w:r>
        <w:rPr>
          <w:rFonts w:hint="eastAsia" w:ascii="Times New Roman" w:hAnsi="Times New Roman" w:cs="Times New Roman"/>
          <w:b w:val="0"/>
          <w:sz w:val="24"/>
          <w:rPrChange w:id="3952" w:author="China" w:date="2017-06-06T20:51:00Z">
            <w:rPr>
              <w:rFonts w:hint="eastAsia" w:ascii="Arial" w:hAnsi="Arial"/>
              <w:b/>
              <w:sz w:val="30"/>
            </w:rPr>
          </w:rPrChange>
        </w:rPr>
        <w:t>能达到较为准确的得到钻具信号的要求，不足之处是没能将基于</w:t>
      </w:r>
      <w:del w:id="3953" w:author="刘宁" w:date="2017-06-09T10:22:00Z">
        <w:r>
          <w:rPr>
            <w:rFonts w:ascii="Times New Roman" w:hAnsi="Times New Roman" w:cs="Times New Roman"/>
            <w:b w:val="0"/>
            <w:sz w:val="24"/>
            <w:rPrChange w:id="3954" w:author="China" w:date="2017-06-06T20:51:00Z">
              <w:rPr>
                <w:rFonts w:ascii="Arial" w:hAnsi="Arial"/>
                <w:b/>
                <w:sz w:val="30"/>
              </w:rPr>
            </w:rPrChange>
          </w:rPr>
          <w:delText>winform</w:delText>
        </w:r>
      </w:del>
      <w:ins w:id="3955" w:author="刘宁" w:date="2017-06-09T10:22:00Z">
        <w:r>
          <w:rPr>
            <w:rFonts w:hint="eastAsia" w:cs="Times New Roman"/>
          </w:rPr>
          <w:t>Winform</w:t>
        </w:r>
      </w:ins>
      <w:r>
        <w:rPr>
          <w:rFonts w:hint="eastAsia" w:ascii="Times New Roman" w:hAnsi="Times New Roman" w:cs="Times New Roman"/>
          <w:b w:val="0"/>
          <w:sz w:val="24"/>
          <w:rPrChange w:id="3956" w:author="China" w:date="2017-06-06T20:51:00Z">
            <w:rPr>
              <w:rFonts w:hint="eastAsia" w:ascii="Arial" w:hAnsi="Arial"/>
              <w:b/>
              <w:sz w:val="30"/>
            </w:rPr>
          </w:rPrChange>
        </w:rPr>
        <w:t>的钻具振动带通滤波器开发设计成完整的应用平台，整个完成的程度没有完全达到预期期望的效果。</w:t>
      </w:r>
    </w:p>
    <w:p>
      <w:pPr>
        <w:pStyle w:val="3"/>
        <w:spacing w:before="156" w:beforeLines="50" w:after="156" w:afterLines="50" w:line="440" w:lineRule="exact"/>
        <w:ind w:firstLine="0" w:firstLineChars="0"/>
        <w:rPr>
          <w:rFonts w:ascii="Times New Roman" w:hAnsi="Times New Roman" w:cs="Times New Roman" w:eastAsiaTheme="majorEastAsia"/>
          <w:szCs w:val="24"/>
          <w:rPrChange w:id="3958" w:author="China" w:date="2017-06-06T21:08:00Z">
            <w:rPr>
              <w:szCs w:val="30"/>
            </w:rPr>
          </w:rPrChange>
        </w:rPr>
        <w:pPrChange w:id="3957" w:author="China" w:date="2017-06-06T21:08:00Z">
          <w:pPr>
            <w:pStyle w:val="3"/>
            <w:spacing w:before="0" w:after="0" w:line="440" w:lineRule="exact"/>
            <w:ind w:firstLine="0" w:firstLineChars="0"/>
          </w:pPr>
        </w:pPrChange>
      </w:pPr>
      <w:bookmarkStart w:id="98" w:name="_Toc484545634"/>
      <w:bookmarkStart w:id="99" w:name="_Toc17935"/>
      <w:r>
        <w:rPr>
          <w:rFonts w:ascii="Times New Roman" w:hAnsi="Times New Roman" w:cs="Times New Roman" w:eastAsiaTheme="majorEastAsia"/>
          <w:szCs w:val="24"/>
          <w:rPrChange w:id="3959" w:author="China" w:date="2017-06-06T21:08:00Z">
            <w:rPr>
              <w:rFonts w:ascii="Times New Roman" w:hAnsi="Times New Roman" w:cs="Times New Roman"/>
              <w:szCs w:val="30"/>
            </w:rPr>
          </w:rPrChange>
        </w:rPr>
        <w:t xml:space="preserve">5.2 </w:t>
      </w:r>
      <w:r>
        <w:rPr>
          <w:rFonts w:hint="eastAsia" w:ascii="Times New Roman" w:hAnsi="Times New Roman" w:cs="Times New Roman" w:eastAsiaTheme="majorEastAsia"/>
          <w:szCs w:val="24"/>
          <w:rPrChange w:id="3960" w:author="China" w:date="2017-06-06T21:08:00Z">
            <w:rPr>
              <w:rFonts w:hint="eastAsia"/>
              <w:szCs w:val="30"/>
            </w:rPr>
          </w:rPrChange>
        </w:rPr>
        <w:t>展望</w:t>
      </w:r>
      <w:bookmarkEnd w:id="98"/>
      <w:bookmarkEnd w:id="99"/>
    </w:p>
    <w:p>
      <w:pPr>
        <w:ind w:firstLine="480"/>
        <w:rPr>
          <w:rFonts w:cs="Times New Roman"/>
          <w:rPrChange w:id="3961" w:author="China" w:date="2017-06-06T20:51:00Z">
            <w:rPr/>
          </w:rPrChange>
        </w:rPr>
        <w:sectPr>
          <w:pgSz w:w="11906" w:h="16838"/>
          <w:pgMar w:top="1417" w:right="1417" w:bottom="1417" w:left="1701" w:header="851" w:footer="992" w:gutter="0"/>
          <w:cols w:space="0" w:num="1"/>
          <w:docGrid w:type="lines" w:linePitch="312" w:charSpace="0"/>
        </w:sectPr>
      </w:pPr>
      <w:r>
        <w:rPr>
          <w:rFonts w:cs="Times New Roman"/>
        </w:rPr>
        <w:t>对</w:t>
      </w:r>
      <w:r>
        <w:rPr>
          <w:rFonts w:hint="eastAsia" w:ascii="Times New Roman" w:hAnsi="Times New Roman" w:cs="Times New Roman"/>
          <w:b w:val="0"/>
          <w:sz w:val="24"/>
          <w:rPrChange w:id="3962" w:author="China" w:date="2017-06-06T20:51:00Z">
            <w:rPr>
              <w:rFonts w:hint="eastAsia" w:ascii="Arial" w:hAnsi="Arial"/>
              <w:b/>
              <w:sz w:val="30"/>
            </w:rPr>
          </w:rPrChange>
        </w:rPr>
        <w:t>钻具信号的滤波在整个钻具信号的采集中是至关重要的一个环节，而现在很多对于钻具信号数据的滤波处理大多是将大数据采集后送往实验室进行滤波处理后然后才进行钻具情况的判定，这样很大情况下限制了评判的实时性，同时也不能及时预防钻工程的安全事故，本文研究的基于</w:t>
      </w:r>
      <w:del w:id="3963" w:author="刘宁" w:date="2017-06-09T10:22:00Z">
        <w:r>
          <w:rPr>
            <w:rFonts w:ascii="Times New Roman" w:hAnsi="Times New Roman" w:cs="Times New Roman"/>
            <w:b w:val="0"/>
            <w:sz w:val="24"/>
            <w:rPrChange w:id="3964" w:author="China" w:date="2017-06-06T20:51:00Z">
              <w:rPr>
                <w:rFonts w:ascii="Arial" w:hAnsi="Arial"/>
                <w:b/>
                <w:sz w:val="30"/>
              </w:rPr>
            </w:rPrChange>
          </w:rPr>
          <w:delText>winform</w:delText>
        </w:r>
      </w:del>
      <w:ins w:id="3965" w:author="刘宁" w:date="2017-06-09T10:22:00Z">
        <w:r>
          <w:rPr>
            <w:rFonts w:hint="eastAsia" w:cs="Times New Roman"/>
          </w:rPr>
          <w:t>Winform</w:t>
        </w:r>
      </w:ins>
      <w:r>
        <w:rPr>
          <w:rFonts w:hint="eastAsia" w:ascii="Times New Roman" w:hAnsi="Times New Roman" w:cs="Times New Roman"/>
          <w:b w:val="0"/>
          <w:sz w:val="24"/>
          <w:rPrChange w:id="3966" w:author="China" w:date="2017-06-06T20:51:00Z">
            <w:rPr>
              <w:rFonts w:hint="eastAsia" w:ascii="Arial" w:hAnsi="Arial"/>
              <w:b/>
              <w:sz w:val="30"/>
            </w:rPr>
          </w:rPrChange>
        </w:rPr>
        <w:t>的钻具信号带通滤波器能够将滤波过程直接在现场进行，大大的减小了处理时间，提高了预防效果。基于</w:t>
      </w:r>
      <w:r>
        <w:rPr>
          <w:rFonts w:ascii="Times New Roman" w:hAnsi="Times New Roman" w:cs="Times New Roman"/>
          <w:b w:val="0"/>
          <w:sz w:val="24"/>
          <w:rPrChange w:id="3967" w:author="China" w:date="2017-06-06T20:51:00Z">
            <w:rPr>
              <w:rFonts w:ascii="Arial" w:hAnsi="Arial"/>
              <w:b/>
              <w:sz w:val="30"/>
            </w:rPr>
          </w:rPrChange>
        </w:rPr>
        <w:t>C#</w:t>
      </w:r>
      <w:r>
        <w:rPr>
          <w:rFonts w:hint="eastAsia" w:ascii="Times New Roman" w:hAnsi="Times New Roman" w:cs="Times New Roman"/>
          <w:b w:val="0"/>
          <w:sz w:val="24"/>
          <w:rPrChange w:id="3968" w:author="China" w:date="2017-06-06T20:51:00Z">
            <w:rPr>
              <w:rFonts w:hint="eastAsia" w:ascii="Arial" w:hAnsi="Arial"/>
              <w:b/>
              <w:sz w:val="30"/>
            </w:rPr>
          </w:rPrChange>
        </w:rPr>
        <w:t>强大的功能和能够应用于工程实际的优点，以及钻具信号数据获取需要非常精确的重要性，表明本文研究的基于</w:t>
      </w:r>
      <w:del w:id="3969" w:author="刘宁" w:date="2017-06-09T10:22:00Z">
        <w:r>
          <w:rPr>
            <w:rFonts w:ascii="Times New Roman" w:hAnsi="Times New Roman" w:cs="Times New Roman"/>
            <w:b w:val="0"/>
            <w:sz w:val="24"/>
            <w:rPrChange w:id="3970" w:author="China" w:date="2017-06-06T20:51:00Z">
              <w:rPr>
                <w:rFonts w:ascii="Arial" w:hAnsi="Arial"/>
                <w:b/>
                <w:sz w:val="30"/>
              </w:rPr>
            </w:rPrChange>
          </w:rPr>
          <w:delText>winform</w:delText>
        </w:r>
      </w:del>
      <w:ins w:id="3971" w:author="刘宁" w:date="2017-06-09T10:22:00Z">
        <w:r>
          <w:rPr>
            <w:rFonts w:hint="eastAsia" w:cs="Times New Roman"/>
          </w:rPr>
          <w:t>Winform</w:t>
        </w:r>
      </w:ins>
      <w:r>
        <w:rPr>
          <w:rFonts w:hint="eastAsia" w:ascii="Times New Roman" w:hAnsi="Times New Roman" w:cs="Times New Roman"/>
          <w:b w:val="0"/>
          <w:sz w:val="24"/>
          <w:rPrChange w:id="3972" w:author="China" w:date="2017-06-06T20:51:00Z">
            <w:rPr>
              <w:rFonts w:hint="eastAsia" w:ascii="Arial" w:hAnsi="Arial"/>
              <w:b/>
              <w:sz w:val="30"/>
            </w:rPr>
          </w:rPrChange>
        </w:rPr>
        <w:t>钻具振动带通滤波器在工程实际中有良好的发展前景，能够很好的对以后的石油钻井安全起很大的预防效果。在本论文虽然没有采用较好的滤波算法，也没有进行多次滤波处理，而在以后的继续开发与研究的过程中，可以将本文研究的方向开发成一套完整的滤波平台。这样不仅可以用于石油钻井行业，同时还可以应用于其他行业</w:t>
      </w:r>
      <w:r>
        <w:rPr>
          <w:rFonts w:hint="eastAsia" w:ascii="Times New Roman" w:hAnsi="Times New Roman" w:cs="Times New Roman"/>
          <w:b w:val="0"/>
          <w:sz w:val="24"/>
          <w:rPrChange w:id="3973" w:author="China" w:date="2017-06-06T20:51:00Z">
            <w:rPr>
              <w:rFonts w:hint="eastAsia" w:ascii="Arial" w:hAnsi="Arial"/>
              <w:b/>
              <w:sz w:val="30"/>
            </w:rPr>
          </w:rPrChange>
        </w:rPr>
        <w:t>，比如：旋转机架振动信号采集、无人飞机振动信号采集等这些振动会对机械及人危害生命财产安全造成损害的行业。</w:t>
      </w:r>
    </w:p>
    <w:p>
      <w:pPr>
        <w:pStyle w:val="2"/>
        <w:spacing w:before="156" w:beforeLines="50" w:after="156" w:afterLines="50"/>
        <w:ind w:firstLine="0" w:firstLineChars="0"/>
        <w:jc w:val="center"/>
        <w:rPr>
          <w:rFonts w:ascii="Times New Roman" w:hAnsi="Times New Roman" w:eastAsia="宋体" w:cs="Times New Roman"/>
          <w:rPrChange w:id="3975" w:author="刘宁" w:date="2017-06-06T23:17:00Z">
            <w:rPr>
              <w:rFonts w:asciiTheme="majorEastAsia" w:hAnsiTheme="majorEastAsia" w:eastAsiaTheme="majorEastAsia" w:cstheme="majorEastAsia"/>
            </w:rPr>
          </w:rPrChange>
        </w:rPr>
        <w:pPrChange w:id="3974" w:author="China" w:date="2017-06-09T13:23:00Z">
          <w:pPr>
            <w:pStyle w:val="2"/>
            <w:ind w:firstLine="0" w:firstLineChars="0"/>
            <w:jc w:val="center"/>
          </w:pPr>
        </w:pPrChange>
      </w:pPr>
      <w:bookmarkStart w:id="100" w:name="_Toc25840"/>
      <w:bookmarkStart w:id="101" w:name="_Toc3182"/>
      <w:bookmarkStart w:id="102" w:name="_Toc484545635"/>
      <w:r>
        <w:rPr>
          <w:rFonts w:hint="eastAsia" w:ascii="Times New Roman" w:hAnsi="Times New Roman" w:eastAsia="宋体" w:cs="Times New Roman"/>
          <w:rPrChange w:id="3976" w:author="刘宁" w:date="2017-06-06T23:17:00Z">
            <w:rPr>
              <w:rFonts w:hint="eastAsia" w:asciiTheme="majorEastAsia" w:hAnsiTheme="majorEastAsia" w:eastAsiaTheme="majorEastAsia" w:cstheme="majorEastAsia"/>
            </w:rPr>
          </w:rPrChange>
        </w:rPr>
        <w:t>致谢</w:t>
      </w:r>
      <w:bookmarkEnd w:id="100"/>
      <w:bookmarkEnd w:id="101"/>
      <w:bookmarkEnd w:id="102"/>
    </w:p>
    <w:p>
      <w:pPr>
        <w:ind w:firstLine="480"/>
        <w:rPr>
          <w:rFonts w:cs="Times New Roman"/>
          <w:rPrChange w:id="3977" w:author="China" w:date="2017-06-06T20:51:00Z">
            <w:rPr/>
          </w:rPrChange>
        </w:rPr>
      </w:pPr>
      <w:r>
        <w:rPr>
          <w:rFonts w:cs="Times New Roman"/>
        </w:rPr>
        <w:t>历时一学期</w:t>
      </w:r>
      <w:r>
        <w:rPr>
          <w:rFonts w:hint="eastAsia" w:ascii="Times New Roman" w:hAnsi="Times New Roman" w:cs="Times New Roman"/>
          <w:b w:val="0"/>
          <w:color w:val="auto"/>
          <w:sz w:val="24"/>
          <w:szCs w:val="24"/>
          <w:rPrChange w:id="3978" w:author="China" w:date="2017-06-06T20:51:00Z">
            <w:rPr>
              <w:rFonts w:hint="eastAsia" w:ascii="Arial" w:hAnsi="Arial"/>
              <w:b/>
              <w:color w:val="000000"/>
              <w:sz w:val="32"/>
              <w:szCs w:val="32"/>
            </w:rPr>
          </w:rPrChange>
        </w:rPr>
        <w:t>，经过文献的查阅与软件编程的学习，运用自己大学四年所学到的知识，最终完成本次毕业设计的研究。在整个设计的过程中我的指导老师郭老师，感谢他在百忙之中抽出时间对我进行一些技术上的指导，给我提供了很大的帮助，他教导我如何</w:t>
      </w:r>
      <w:r>
        <w:rPr>
          <w:rFonts w:hint="eastAsia" w:ascii="Times New Roman" w:hAnsi="Times New Roman" w:cs="Times New Roman"/>
          <w:b w:val="0"/>
          <w:color w:val="auto"/>
          <w:sz w:val="24"/>
          <w:szCs w:val="24"/>
          <w:rPrChange w:id="3979" w:author="China" w:date="2017-06-06T20:51:00Z">
            <w:rPr>
              <w:rFonts w:hint="eastAsia" w:ascii="Arial" w:hAnsi="Arial"/>
              <w:b/>
              <w:color w:val="000000"/>
              <w:sz w:val="32"/>
              <w:szCs w:val="32"/>
            </w:rPr>
          </w:rPrChange>
        </w:rPr>
        <w:t>查阅知网等</w:t>
      </w:r>
      <w:r>
        <w:rPr>
          <w:rFonts w:hint="eastAsia" w:ascii="Times New Roman" w:hAnsi="Times New Roman" w:cs="Times New Roman"/>
          <w:b w:val="0"/>
          <w:color w:val="auto"/>
          <w:sz w:val="24"/>
          <w:szCs w:val="24"/>
          <w:rPrChange w:id="3980" w:author="China" w:date="2017-06-06T20:51:00Z">
            <w:rPr>
              <w:rFonts w:hint="eastAsia" w:ascii="Arial" w:hAnsi="Arial"/>
              <w:b/>
              <w:color w:val="000000"/>
              <w:sz w:val="32"/>
              <w:szCs w:val="32"/>
            </w:rPr>
          </w:rPrChange>
        </w:rPr>
        <w:t>权威机构的资料，如何查阅外文文献，在论文的撰写过程中郭老师给了我</w:t>
      </w:r>
      <w:r>
        <w:rPr>
          <w:rFonts w:hint="eastAsia" w:ascii="Times New Roman" w:hAnsi="Times New Roman" w:cs="Times New Roman"/>
          <w:b w:val="0"/>
          <w:color w:val="auto"/>
          <w:sz w:val="24"/>
          <w:szCs w:val="24"/>
          <w:rPrChange w:id="3981" w:author="China" w:date="2017-06-06T20:51:00Z">
            <w:rPr>
              <w:rFonts w:hint="eastAsia" w:ascii="Arial" w:hAnsi="Arial"/>
              <w:b/>
              <w:color w:val="000000"/>
              <w:sz w:val="32"/>
              <w:szCs w:val="32"/>
            </w:rPr>
          </w:rPrChange>
        </w:rPr>
        <w:t>能一些</w:t>
      </w:r>
      <w:r>
        <w:rPr>
          <w:rFonts w:hint="eastAsia" w:ascii="Times New Roman" w:hAnsi="Times New Roman" w:cs="Times New Roman"/>
          <w:b w:val="0"/>
          <w:color w:val="auto"/>
          <w:sz w:val="24"/>
          <w:szCs w:val="24"/>
          <w:rPrChange w:id="3982" w:author="China" w:date="2017-06-06T20:51:00Z">
            <w:rPr>
              <w:rFonts w:hint="eastAsia" w:ascii="Arial" w:hAnsi="Arial"/>
              <w:b/>
              <w:color w:val="000000"/>
              <w:sz w:val="32"/>
              <w:szCs w:val="32"/>
            </w:rPr>
          </w:rPrChange>
        </w:rPr>
        <w:t>论文撰写的技巧，帮我奖惩论文的总体结构。另外郭老师每周会给我开一次例会，总结我们上一周的进展，这</w:t>
      </w:r>
      <w:r>
        <w:rPr>
          <w:rFonts w:hint="eastAsia" w:ascii="Times New Roman" w:hAnsi="Times New Roman" w:cs="Times New Roman"/>
          <w:b w:val="0"/>
          <w:color w:val="auto"/>
          <w:sz w:val="24"/>
          <w:szCs w:val="24"/>
          <w:rPrChange w:id="3983" w:author="China" w:date="2017-06-06T20:51:00Z">
            <w:rPr>
              <w:rFonts w:hint="eastAsia" w:ascii="Arial" w:hAnsi="Arial"/>
              <w:b/>
              <w:color w:val="000000"/>
              <w:sz w:val="32"/>
              <w:szCs w:val="32"/>
            </w:rPr>
          </w:rPrChange>
        </w:rPr>
        <w:t>样很大程度上督促了我的设计进程。另外我还得感谢本专业的研究生师兄，在很多细节的问题上他们给我提供了一些切实可行的解决方法，帮助我学会怎么去运用已有的知识解决问题，同时还教了我很多以前不知道学习方法。最后我还得感谢我的同学、室友在完成毕业设计的过程中帮助我在一些小问题上找到解决办法，并且在我没法进行时给我鼓励，让我有动力继续努力学习，继续进行本次毕业设计和本论文的撰写，最终完成本论文。</w:t>
      </w:r>
    </w:p>
    <w:p>
      <w:pPr>
        <w:ind w:firstLine="480"/>
        <w:rPr>
          <w:rFonts w:cs="Times New Roman"/>
          <w:rPrChange w:id="3984" w:author="China" w:date="2017-06-06T20:51:00Z">
            <w:rPr/>
          </w:rPrChange>
        </w:rPr>
      </w:pPr>
    </w:p>
    <w:p>
      <w:pPr>
        <w:ind w:firstLine="480"/>
        <w:rPr>
          <w:rFonts w:cs="Times New Roman"/>
          <w:rPrChange w:id="3985" w:author="China" w:date="2017-06-06T20:51:00Z">
            <w:rPr/>
          </w:rPrChange>
        </w:rPr>
        <w:sectPr>
          <w:pgSz w:w="11906" w:h="16838"/>
          <w:pgMar w:top="1417" w:right="1417" w:bottom="1417" w:left="1701" w:header="851" w:footer="992" w:gutter="0"/>
          <w:cols w:space="0" w:num="1"/>
          <w:docGrid w:type="lines" w:linePitch="312" w:charSpace="0"/>
        </w:sectPr>
      </w:pPr>
      <w:bookmarkStart w:id="103" w:name="_Toc19114"/>
    </w:p>
    <w:p>
      <w:pPr>
        <w:pStyle w:val="2"/>
        <w:spacing w:before="156" w:beforeLines="50" w:after="156" w:afterLines="50"/>
        <w:ind w:firstLine="0" w:firstLineChars="0"/>
        <w:jc w:val="center"/>
        <w:rPr>
          <w:rFonts w:ascii="Times New Roman" w:hAnsi="Times New Roman" w:eastAsia="宋体" w:cs="Times New Roman"/>
          <w:rPrChange w:id="3987" w:author="刘宁" w:date="2017-06-06T23:17:00Z">
            <w:rPr>
              <w:rFonts w:asciiTheme="majorEastAsia" w:hAnsiTheme="majorEastAsia" w:eastAsiaTheme="majorEastAsia" w:cstheme="majorEastAsia"/>
            </w:rPr>
          </w:rPrChange>
        </w:rPr>
        <w:pPrChange w:id="3986" w:author="China" w:date="2017-06-09T13:23:00Z">
          <w:pPr>
            <w:pStyle w:val="2"/>
            <w:ind w:firstLine="643"/>
            <w:jc w:val="center"/>
          </w:pPr>
        </w:pPrChange>
      </w:pPr>
      <w:bookmarkStart w:id="104" w:name="_Toc484545636"/>
      <w:bookmarkStart w:id="105" w:name="_Toc12308"/>
      <w:r>
        <w:rPr>
          <w:rFonts w:hint="eastAsia" w:ascii="Times New Roman" w:hAnsi="Times New Roman" w:eastAsia="宋体" w:cs="Times New Roman"/>
          <w:rPrChange w:id="3988" w:author="刘宁" w:date="2017-06-06T23:17:00Z">
            <w:rPr>
              <w:rFonts w:hint="eastAsia" w:asciiTheme="majorEastAsia" w:hAnsiTheme="majorEastAsia" w:eastAsiaTheme="majorEastAsia" w:cstheme="majorEastAsia"/>
            </w:rPr>
          </w:rPrChange>
        </w:rPr>
        <w:t>参考文献</w:t>
      </w:r>
      <w:bookmarkEnd w:id="103"/>
      <w:bookmarkEnd w:id="104"/>
      <w:bookmarkEnd w:id="105"/>
    </w:p>
    <w:p>
      <w:pPr>
        <w:adjustRightInd w:val="0"/>
        <w:snapToGrid w:val="0"/>
        <w:spacing w:line="300" w:lineRule="auto"/>
        <w:ind w:left="480" w:hanging="480" w:hangingChars="200"/>
        <w:rPr>
          <w:rFonts w:cs="Times New Roman"/>
          <w:szCs w:val="22"/>
        </w:rPr>
        <w:pPrChange w:id="3989" w:author="China" w:date="2017-06-06T20:43:00Z">
          <w:pPr>
            <w:adjustRightInd w:val="0"/>
            <w:ind w:firstLine="0" w:firstLineChars="0"/>
          </w:pPr>
        </w:pPrChange>
      </w:pPr>
      <w:r>
        <w:rPr>
          <w:rFonts w:cs="Times New Roman"/>
          <w:szCs w:val="22"/>
        </w:rPr>
        <w:t xml:space="preserve">[1] </w:t>
      </w:r>
      <w:r>
        <w:rPr>
          <w:rFonts w:hint="eastAsia" w:cs="Times New Roman"/>
          <w:szCs w:val="22"/>
          <w:rPrChange w:id="3990" w:author="China" w:date="2017-06-06T20:51:00Z">
            <w:rPr>
              <w:rFonts w:hint="eastAsia"/>
            </w:rPr>
          </w:rPrChange>
        </w:rPr>
        <w:t>程佩青</w:t>
      </w:r>
      <w:r>
        <w:rPr>
          <w:rFonts w:cs="Times New Roman"/>
          <w:szCs w:val="22"/>
          <w:rPrChange w:id="3991" w:author="China" w:date="2017-06-06T20:51:00Z">
            <w:rPr/>
          </w:rPrChange>
        </w:rPr>
        <w:t xml:space="preserve">. </w:t>
      </w:r>
      <w:r>
        <w:rPr>
          <w:rFonts w:hint="eastAsia" w:cs="Times New Roman"/>
          <w:szCs w:val="22"/>
          <w:rPrChange w:id="3992" w:author="China" w:date="2017-06-06T20:51:00Z">
            <w:rPr>
              <w:rFonts w:hint="eastAsia"/>
            </w:rPr>
          </w:rPrChange>
        </w:rPr>
        <w:t>数字信号处理教程</w:t>
      </w:r>
      <w:r>
        <w:rPr>
          <w:rFonts w:cs="Times New Roman"/>
          <w:szCs w:val="22"/>
          <w:rPrChange w:id="3993" w:author="China" w:date="2017-06-06T20:51:00Z">
            <w:rPr/>
          </w:rPrChange>
        </w:rPr>
        <w:t xml:space="preserve">[M]. </w:t>
      </w:r>
      <w:ins w:id="3994" w:author="China" w:date="2017-06-06T20:43:00Z">
        <w:r>
          <w:rPr>
            <w:rFonts w:hint="eastAsia" w:cs="Times New Roman"/>
            <w:szCs w:val="22"/>
          </w:rPr>
          <w:t>北京</w:t>
        </w:r>
      </w:ins>
      <w:ins w:id="3995" w:author="China" w:date="2017-06-06T20:43:00Z">
        <w:r>
          <w:rPr>
            <w:rFonts w:cs="Times New Roman"/>
            <w:szCs w:val="22"/>
          </w:rPr>
          <w:t xml:space="preserve">: </w:t>
        </w:r>
      </w:ins>
      <w:r>
        <w:rPr>
          <w:rFonts w:hint="eastAsia" w:cs="Times New Roman"/>
          <w:szCs w:val="22"/>
          <w:rPrChange w:id="3996" w:author="China" w:date="2017-06-06T20:51:00Z">
            <w:rPr>
              <w:rFonts w:hint="eastAsia"/>
            </w:rPr>
          </w:rPrChange>
        </w:rPr>
        <w:t>清华大学出版</w:t>
      </w:r>
      <w:r>
        <w:rPr>
          <w:rFonts w:hint="eastAsia" w:cs="Times New Roman"/>
          <w:szCs w:val="22"/>
          <w:rPrChange w:id="3997" w:author="China" w:date="2017-06-06T20:51:00Z">
            <w:rPr>
              <w:rFonts w:hint="eastAsia"/>
            </w:rPr>
          </w:rPrChange>
        </w:rPr>
        <w:t>社</w:t>
      </w:r>
      <w:r>
        <w:rPr>
          <w:rFonts w:cs="Times New Roman"/>
          <w:szCs w:val="22"/>
          <w:rPrChange w:id="3998" w:author="China" w:date="2017-06-06T20:51:00Z">
            <w:rPr/>
          </w:rPrChange>
        </w:rPr>
        <w:t>:</w:t>
      </w:r>
      <w:ins w:id="3999" w:author="China" w:date="2017-06-06T20:43:00Z">
        <w:r>
          <w:rPr>
            <w:rFonts w:cs="Times New Roman"/>
            <w:szCs w:val="22"/>
          </w:rPr>
          <w:t xml:space="preserve"> </w:t>
        </w:r>
      </w:ins>
      <w:r>
        <w:rPr>
          <w:rFonts w:hint="eastAsia" w:cs="Times New Roman"/>
          <w:szCs w:val="22"/>
          <w:rPrChange w:id="4000" w:author="China" w:date="2017-06-06T20:51:00Z">
            <w:rPr>
              <w:rFonts w:hint="eastAsia"/>
            </w:rPr>
          </w:rPrChange>
        </w:rPr>
        <w:t>第二版</w:t>
      </w:r>
      <w:del w:id="4001" w:author="China" w:date="2017-06-06T20:44:00Z">
        <w:r>
          <w:rPr>
            <w:rFonts w:hint="eastAsia" w:cs="Times New Roman"/>
            <w:szCs w:val="22"/>
            <w:rPrChange w:id="4002" w:author="China" w:date="2017-06-06T20:51:00Z">
              <w:rPr>
                <w:rFonts w:hint="eastAsia"/>
              </w:rPr>
            </w:rPrChange>
          </w:rPr>
          <w:delText>，</w:delText>
        </w:r>
      </w:del>
      <w:ins w:id="4003" w:author="China" w:date="2017-06-06T20:44:00Z">
        <w:r>
          <w:rPr>
            <w:rFonts w:cs="Times New Roman"/>
            <w:szCs w:val="22"/>
          </w:rPr>
          <w:t xml:space="preserve">, </w:t>
        </w:r>
      </w:ins>
      <w:r>
        <w:rPr>
          <w:rFonts w:cs="Times New Roman"/>
          <w:szCs w:val="22"/>
          <w:rPrChange w:id="4004" w:author="China" w:date="2017-06-06T20:51:00Z">
            <w:rPr/>
          </w:rPrChange>
        </w:rPr>
        <w:t>2001.</w:t>
      </w:r>
    </w:p>
    <w:p>
      <w:pPr>
        <w:adjustRightInd w:val="0"/>
        <w:snapToGrid w:val="0"/>
        <w:spacing w:line="300" w:lineRule="auto"/>
        <w:ind w:left="480" w:hanging="480" w:hangingChars="200"/>
        <w:rPr>
          <w:rFonts w:cs="Times New Roman"/>
          <w:szCs w:val="22"/>
        </w:rPr>
        <w:pPrChange w:id="4005" w:author="China" w:date="2017-06-06T20:43:00Z">
          <w:pPr>
            <w:adjustRightInd w:val="0"/>
            <w:ind w:firstLine="0" w:firstLineChars="0"/>
          </w:pPr>
        </w:pPrChange>
      </w:pPr>
      <w:r>
        <w:rPr>
          <w:rFonts w:cs="Times New Roman"/>
          <w:szCs w:val="22"/>
          <w:rPrChange w:id="4006" w:author="China" w:date="2017-06-06T20:51:00Z">
            <w:rPr/>
          </w:rPrChange>
        </w:rPr>
        <w:t xml:space="preserve">[2] </w:t>
      </w:r>
      <w:r>
        <w:rPr>
          <w:rFonts w:hint="eastAsia" w:cs="Times New Roman"/>
          <w:szCs w:val="22"/>
          <w:rPrChange w:id="4007" w:author="China" w:date="2017-06-06T20:51:00Z">
            <w:rPr>
              <w:rFonts w:hint="eastAsia"/>
            </w:rPr>
          </w:rPrChange>
        </w:rPr>
        <w:t>梁宏伟</w:t>
      </w:r>
      <w:r>
        <w:rPr>
          <w:rFonts w:cs="Times New Roman"/>
          <w:szCs w:val="22"/>
          <w:rPrChange w:id="4008" w:author="China" w:date="2017-06-06T20:51:00Z">
            <w:rPr/>
          </w:rPrChange>
        </w:rPr>
        <w:t>.</w:t>
      </w:r>
      <w:ins w:id="4009" w:author="China" w:date="2017-06-06T20:44:00Z">
        <w:r>
          <w:rPr>
            <w:rFonts w:cs="Times New Roman"/>
            <w:szCs w:val="22"/>
          </w:rPr>
          <w:t xml:space="preserve"> </w:t>
        </w:r>
      </w:ins>
      <w:r>
        <w:rPr>
          <w:rFonts w:hint="eastAsia" w:cs="Times New Roman"/>
          <w:szCs w:val="22"/>
          <w:rPrChange w:id="4010" w:author="China" w:date="2017-06-06T20:51:00Z">
            <w:rPr>
              <w:rFonts w:hint="eastAsia"/>
            </w:rPr>
          </w:rPrChange>
        </w:rPr>
        <w:t>钻具信号的研究与应用</w:t>
      </w:r>
      <w:r>
        <w:rPr>
          <w:rFonts w:cs="Times New Roman"/>
          <w:szCs w:val="22"/>
          <w:rPrChange w:id="4011" w:author="China" w:date="2017-06-06T20:51:00Z">
            <w:rPr/>
          </w:rPrChange>
        </w:rPr>
        <w:t>[D].</w:t>
      </w:r>
      <w:ins w:id="4012" w:author="China" w:date="2017-06-06T20:43:00Z">
        <w:r>
          <w:rPr>
            <w:rFonts w:cs="Times New Roman"/>
            <w:szCs w:val="22"/>
          </w:rPr>
          <w:t xml:space="preserve"> </w:t>
        </w:r>
      </w:ins>
      <w:ins w:id="4013" w:author="China" w:date="2017-06-06T20:43:00Z">
        <w:r>
          <w:rPr>
            <w:rFonts w:hint="eastAsia" w:cs="Times New Roman"/>
            <w:szCs w:val="22"/>
          </w:rPr>
          <w:t>北京</w:t>
        </w:r>
      </w:ins>
      <w:ins w:id="4014" w:author="China" w:date="2017-06-06T20:43:00Z">
        <w:r>
          <w:rPr>
            <w:rFonts w:cs="Times New Roman"/>
            <w:szCs w:val="22"/>
          </w:rPr>
          <w:t xml:space="preserve">: </w:t>
        </w:r>
      </w:ins>
      <w:r>
        <w:rPr>
          <w:rFonts w:hint="eastAsia" w:cs="Times New Roman"/>
          <w:szCs w:val="22"/>
          <w:rPrChange w:id="4015" w:author="China" w:date="2017-06-06T20:51:00Z">
            <w:rPr>
              <w:rFonts w:hint="eastAsia"/>
            </w:rPr>
          </w:rPrChange>
        </w:rPr>
        <w:t>中国石油大学</w:t>
      </w:r>
      <w:del w:id="4016" w:author="China" w:date="2017-06-06T20:44:00Z">
        <w:r>
          <w:rPr>
            <w:rFonts w:hint="eastAsia" w:cs="Times New Roman"/>
            <w:szCs w:val="22"/>
            <w:rPrChange w:id="4017" w:author="China" w:date="2017-06-06T20:51:00Z">
              <w:rPr>
                <w:rFonts w:hint="eastAsia"/>
              </w:rPr>
            </w:rPrChange>
          </w:rPr>
          <w:delText>，</w:delText>
        </w:r>
      </w:del>
      <w:ins w:id="4018" w:author="China" w:date="2017-06-06T20:44:00Z">
        <w:r>
          <w:rPr>
            <w:rFonts w:cs="Times New Roman"/>
            <w:szCs w:val="22"/>
          </w:rPr>
          <w:t xml:space="preserve">, </w:t>
        </w:r>
      </w:ins>
      <w:r>
        <w:rPr>
          <w:rFonts w:cs="Times New Roman"/>
          <w:szCs w:val="22"/>
          <w:rPrChange w:id="4019" w:author="China" w:date="2017-06-06T20:51:00Z">
            <w:rPr/>
          </w:rPrChange>
        </w:rPr>
        <w:t>2008.</w:t>
      </w:r>
    </w:p>
    <w:p>
      <w:pPr>
        <w:wordWrap w:val="0"/>
        <w:adjustRightInd w:val="0"/>
        <w:snapToGrid w:val="0"/>
        <w:spacing w:line="300" w:lineRule="auto"/>
        <w:ind w:left="480" w:hanging="480" w:hangingChars="200"/>
        <w:rPr>
          <w:rFonts w:cs="Times New Roman"/>
          <w:szCs w:val="22"/>
          <w:rPrChange w:id="4021" w:author="China" w:date="2017-06-06T20:51:00Z">
            <w:rPr/>
          </w:rPrChange>
        </w:rPr>
        <w:pPrChange w:id="4020" w:author="刘宁" w:date="2017-06-09T09:59:00Z">
          <w:pPr>
            <w:adjustRightInd w:val="0"/>
            <w:ind w:firstLine="0" w:firstLineChars="0"/>
          </w:pPr>
        </w:pPrChange>
      </w:pPr>
      <w:r>
        <w:rPr>
          <w:rFonts w:cs="Times New Roman"/>
          <w:szCs w:val="22"/>
          <w:rPrChange w:id="4022" w:author="China" w:date="2017-06-06T20:51:00Z">
            <w:rPr/>
          </w:rPrChange>
        </w:rPr>
        <w:t>[3]</w:t>
      </w:r>
      <w:r>
        <w:rPr>
          <w:rFonts w:cs="Times New Roman"/>
          <w:szCs w:val="22"/>
          <w:rPrChange w:id="4023" w:author="China" w:date="2017-06-06T20:51:00Z">
            <w:rPr/>
          </w:rPrChange>
        </w:rPr>
        <w:tab/>
      </w:r>
      <w:ins w:id="4024" w:author="China" w:date="2017-06-06T20:41:00Z">
        <w:r>
          <w:rPr>
            <w:rFonts w:ascii="Times New Roman" w:hAnsi="Times New Roman" w:cs="Times New Roman"/>
            <w:color w:val="222222"/>
            <w:sz w:val="24"/>
            <w:szCs w:val="22"/>
            <w:shd w:val="clear" w:color="auto" w:fill="auto"/>
            <w:rPrChange w:id="4025" w:author="China" w:date="2017-06-06T20:51:00Z">
              <w:rPr>
                <w:rFonts w:ascii="Arial" w:hAnsi="Arial" w:cs="Arial"/>
                <w:color w:val="222222"/>
                <w:sz w:val="20"/>
                <w:szCs w:val="20"/>
                <w:shd w:val="clear" w:color="auto" w:fill="FFFFFF"/>
              </w:rPr>
            </w:rPrChange>
          </w:rPr>
          <w:t xml:space="preserve">Kyllingstad A, Nessjøen P J. </w:t>
        </w:r>
      </w:ins>
      <w:ins w:id="4026" w:author="China" w:date="2017-06-06T20:41:00Z">
        <w:r>
          <w:rPr>
            <w:rFonts w:ascii="Times New Roman" w:hAnsi="Times New Roman" w:cs="Times New Roman"/>
            <w:color w:val="222222"/>
            <w:sz w:val="24"/>
            <w:szCs w:val="22"/>
            <w:shd w:val="clear" w:color="auto" w:fill="auto"/>
            <w:rPrChange w:id="4027" w:author="China" w:date="2017-06-06T20:51:00Z">
              <w:rPr>
                <w:rFonts w:ascii="Arial" w:hAnsi="Arial" w:cs="Arial"/>
                <w:color w:val="222222"/>
                <w:sz w:val="20"/>
                <w:szCs w:val="20"/>
                <w:shd w:val="clear" w:color="auto" w:fill="FFFFFF"/>
              </w:rPr>
            </w:rPrChange>
          </w:rPr>
          <w:t>A new stick-slip prevention system[C]//SPE/IADC</w:t>
        </w:r>
      </w:ins>
      <w:ins w:id="4028" w:author="China" w:date="2017-06-06T20:41:00Z">
        <w:del w:id="4029" w:author="刘宁" w:date="2017-06-09T10:00:00Z">
          <w:r>
            <w:rPr>
              <w:rFonts w:ascii="Times New Roman" w:hAnsi="Times New Roman" w:cs="Times New Roman"/>
              <w:color w:val="222222"/>
              <w:sz w:val="24"/>
              <w:szCs w:val="22"/>
              <w:shd w:val="clear" w:color="auto" w:fill="auto"/>
              <w:rPrChange w:id="4030" w:author="China" w:date="2017-06-06T20:51:00Z">
                <w:rPr>
                  <w:rFonts w:ascii="Arial" w:hAnsi="Arial" w:cs="Arial"/>
                  <w:color w:val="222222"/>
                  <w:sz w:val="20"/>
                  <w:szCs w:val="20"/>
                  <w:shd w:val="clear" w:color="auto" w:fill="FFFFFF"/>
                </w:rPr>
              </w:rPrChange>
            </w:rPr>
            <w:delText xml:space="preserve"> </w:delText>
          </w:r>
        </w:del>
      </w:ins>
      <w:ins w:id="4031" w:author="China" w:date="2017-06-06T20:41:00Z">
        <w:r>
          <w:rPr>
            <w:rFonts w:ascii="Times New Roman" w:hAnsi="Times New Roman" w:cs="Times New Roman"/>
            <w:color w:val="222222"/>
            <w:sz w:val="24"/>
            <w:szCs w:val="22"/>
            <w:shd w:val="clear" w:color="auto" w:fill="auto"/>
            <w:rPrChange w:id="4032" w:author="China" w:date="2017-06-06T20:51:00Z">
              <w:rPr>
                <w:rFonts w:ascii="Arial" w:hAnsi="Arial" w:cs="Arial"/>
                <w:color w:val="222222"/>
                <w:sz w:val="20"/>
                <w:szCs w:val="20"/>
                <w:shd w:val="clear" w:color="auto" w:fill="FFFFFF"/>
              </w:rPr>
            </w:rPrChange>
          </w:rPr>
          <w:t>Drilling Conference and Exhibition.</w:t>
        </w:r>
      </w:ins>
      <w:ins w:id="4033" w:author="China" w:date="2017-06-06T20:41:00Z">
        <w:r>
          <w:rPr>
            <w:rFonts w:ascii="Times New Roman" w:hAnsi="Times New Roman" w:cs="Times New Roman"/>
            <w:color w:val="222222"/>
            <w:sz w:val="24"/>
            <w:szCs w:val="22"/>
            <w:shd w:val="clear" w:color="auto" w:fill="auto"/>
            <w:rPrChange w:id="4034" w:author="China" w:date="2017-06-06T20:51:00Z">
              <w:rPr>
                <w:rFonts w:ascii="Arial" w:hAnsi="Arial" w:cs="Arial"/>
                <w:color w:val="222222"/>
                <w:sz w:val="20"/>
                <w:szCs w:val="20"/>
                <w:shd w:val="clear" w:color="auto" w:fill="FFFFFF"/>
              </w:rPr>
            </w:rPrChange>
          </w:rPr>
          <w:t xml:space="preserve"> </w:t>
        </w:r>
      </w:ins>
      <w:ins w:id="4035" w:author="China" w:date="2017-06-06T20:41:00Z">
        <w:r>
          <w:rPr>
            <w:rFonts w:ascii="Times New Roman" w:hAnsi="Times New Roman" w:cs="Times New Roman"/>
            <w:color w:val="222222"/>
            <w:sz w:val="24"/>
            <w:szCs w:val="22"/>
            <w:shd w:val="clear" w:color="auto" w:fill="auto"/>
            <w:rPrChange w:id="4036" w:author="China" w:date="2017-06-06T20:51:00Z">
              <w:rPr>
                <w:rFonts w:ascii="Arial" w:hAnsi="Arial" w:cs="Arial"/>
                <w:color w:val="222222"/>
                <w:sz w:val="20"/>
                <w:szCs w:val="20"/>
                <w:shd w:val="clear" w:color="auto" w:fill="FFFFFF"/>
              </w:rPr>
            </w:rPrChange>
          </w:rPr>
          <w:t>Society of Petroleum Engineers, 2009.</w:t>
        </w:r>
      </w:ins>
      <w:del w:id="4037" w:author="China" w:date="2017-06-06T20:41:00Z">
        <w:r>
          <w:rPr>
            <w:rFonts w:cs="Times New Roman"/>
            <w:szCs w:val="22"/>
          </w:rPr>
          <w:delText>Kllngstd&amp;Nessjeen</w:delText>
        </w:r>
      </w:del>
      <w:del w:id="4038" w:author="China" w:date="2017-06-06T20:41:00Z">
        <w:r>
          <w:rPr>
            <w:rFonts w:cs="Times New Roman"/>
            <w:szCs w:val="22"/>
            <w:rPrChange w:id="4039" w:author="China" w:date="2017-06-06T20:51:00Z">
              <w:rPr/>
            </w:rPrChange>
          </w:rPr>
          <w:delText xml:space="preserve">,P.J.New </w:delText>
        </w:r>
      </w:del>
      <w:del w:id="4040" w:author="China" w:date="2017-06-06T20:41:00Z">
        <w:r>
          <w:rPr>
            <w:rFonts w:cs="Times New Roman"/>
            <w:szCs w:val="22"/>
          </w:rPr>
          <w:delText>StckSlp</w:delText>
        </w:r>
      </w:del>
      <w:del w:id="4041" w:author="China" w:date="2017-06-06T20:41:00Z">
        <w:r>
          <w:rPr>
            <w:rFonts w:cs="Times New Roman"/>
            <w:szCs w:val="22"/>
            <w:rPrChange w:id="4042" w:author="China" w:date="2017-06-06T20:51:00Z">
              <w:rPr/>
            </w:rPrChange>
          </w:rPr>
          <w:delText xml:space="preserve"> Preventon Sstem[J].Socet of </w:delText>
        </w:r>
      </w:del>
      <w:del w:id="4043" w:author="China" w:date="2017-06-06T20:41:00Z">
        <w:r>
          <w:rPr>
            <w:rFonts w:cs="Times New Roman"/>
            <w:szCs w:val="22"/>
          </w:rPr>
          <w:delText>Petroleum Engneers</w:delText>
        </w:r>
      </w:del>
      <w:del w:id="4044" w:author="China" w:date="2017-06-06T20:41:00Z">
        <w:r>
          <w:rPr>
            <w:rFonts w:cs="Times New Roman"/>
            <w:szCs w:val="22"/>
            <w:rPrChange w:id="4045" w:author="China" w:date="2017-06-06T20:51:00Z">
              <w:rPr/>
            </w:rPrChange>
          </w:rPr>
          <w:delText>, (2009,Jnur 1)</w:delText>
        </w:r>
      </w:del>
    </w:p>
    <w:p>
      <w:pPr>
        <w:adjustRightInd w:val="0"/>
        <w:snapToGrid w:val="0"/>
        <w:spacing w:line="300" w:lineRule="auto"/>
        <w:ind w:left="480" w:hanging="480" w:hangingChars="200"/>
        <w:rPr>
          <w:rFonts w:cs="Times New Roman"/>
          <w:szCs w:val="22"/>
        </w:rPr>
        <w:pPrChange w:id="4046" w:author="China" w:date="2017-06-06T20:43:00Z">
          <w:pPr>
            <w:adjustRightInd w:val="0"/>
            <w:ind w:firstLine="0" w:firstLineChars="0"/>
          </w:pPr>
        </w:pPrChange>
      </w:pPr>
      <w:r>
        <w:rPr>
          <w:rFonts w:cs="Times New Roman"/>
          <w:szCs w:val="22"/>
          <w:rPrChange w:id="4047" w:author="China" w:date="2017-06-06T20:51:00Z">
            <w:rPr/>
          </w:rPrChange>
        </w:rPr>
        <w:t>[4]</w:t>
      </w:r>
      <w:r>
        <w:rPr>
          <w:rFonts w:cs="Times New Roman"/>
          <w:szCs w:val="22"/>
          <w:rPrChange w:id="4048" w:author="China" w:date="2017-06-06T20:51:00Z">
            <w:rPr/>
          </w:rPrChange>
        </w:rPr>
        <w:tab/>
      </w:r>
      <w:r>
        <w:rPr>
          <w:rFonts w:hint="eastAsia" w:cs="Times New Roman"/>
          <w:szCs w:val="22"/>
          <w:rPrChange w:id="4049" w:author="China" w:date="2017-06-06T20:51:00Z">
            <w:rPr>
              <w:rFonts w:hint="eastAsia"/>
            </w:rPr>
          </w:rPrChange>
        </w:rPr>
        <w:t>王小科</w:t>
      </w:r>
      <w:del w:id="4050" w:author="刘宁" w:date="2017-06-06T22:48:00Z">
        <w:r>
          <w:rPr>
            <w:rFonts w:cs="Times New Roman"/>
            <w:szCs w:val="22"/>
            <w:rPrChange w:id="4051" w:author="China" w:date="2017-06-06T20:51:00Z">
              <w:rPr/>
            </w:rPrChange>
          </w:rPr>
          <w:delText>.</w:delText>
        </w:r>
      </w:del>
      <w:ins w:id="4052" w:author="刘宁" w:date="2017-06-06T22:48:00Z">
        <w:r>
          <w:rPr>
            <w:rFonts w:hint="eastAsia" w:cs="Times New Roman"/>
            <w:szCs w:val="22"/>
          </w:rPr>
          <w:t xml:space="preserve">. </w:t>
        </w:r>
      </w:ins>
      <w:r>
        <w:rPr>
          <w:rFonts w:hint="eastAsia" w:cs="Times New Roman"/>
          <w:szCs w:val="22"/>
          <w:rPrChange w:id="4053" w:author="China" w:date="2017-06-06T20:51:00Z">
            <w:rPr>
              <w:rFonts w:hint="eastAsia"/>
            </w:rPr>
          </w:rPrChange>
        </w:rPr>
        <w:t>学通</w:t>
      </w:r>
      <w:r>
        <w:rPr>
          <w:rFonts w:cs="Times New Roman"/>
          <w:szCs w:val="22"/>
          <w:rPrChange w:id="4054" w:author="China" w:date="2017-06-06T20:51:00Z">
            <w:rPr/>
          </w:rPrChange>
        </w:rPr>
        <w:t>C#</w:t>
      </w:r>
      <w:r>
        <w:rPr>
          <w:rFonts w:hint="eastAsia" w:cs="Times New Roman"/>
          <w:szCs w:val="22"/>
          <w:rPrChange w:id="4055" w:author="China" w:date="2017-06-06T20:51:00Z">
            <w:rPr>
              <w:rFonts w:hint="eastAsia"/>
            </w:rPr>
          </w:rPrChange>
        </w:rPr>
        <w:t>的</w:t>
      </w:r>
      <w:r>
        <w:rPr>
          <w:rFonts w:cs="Times New Roman"/>
          <w:szCs w:val="22"/>
          <w:rPrChange w:id="4056" w:author="China" w:date="2017-06-06T20:51:00Z">
            <w:rPr/>
          </w:rPrChange>
        </w:rPr>
        <w:t>24</w:t>
      </w:r>
      <w:r>
        <w:rPr>
          <w:rFonts w:hint="eastAsia" w:cs="Times New Roman"/>
          <w:szCs w:val="22"/>
          <w:rPrChange w:id="4057" w:author="China" w:date="2017-06-06T20:51:00Z">
            <w:rPr>
              <w:rFonts w:hint="eastAsia"/>
            </w:rPr>
          </w:rPrChange>
        </w:rPr>
        <w:t>堂课</w:t>
      </w:r>
      <w:r>
        <w:rPr>
          <w:rFonts w:cs="Times New Roman"/>
          <w:szCs w:val="22"/>
          <w:rPrChange w:id="4058" w:author="China" w:date="2017-06-06T20:51:00Z">
            <w:rPr/>
          </w:rPrChange>
        </w:rPr>
        <w:t>[M]</w:t>
      </w:r>
      <w:del w:id="4059" w:author="刘宁" w:date="2017-06-06T23:00:00Z">
        <w:r>
          <w:rPr>
            <w:rFonts w:hint="eastAsia" w:cs="Times New Roman"/>
            <w:szCs w:val="22"/>
            <w:rPrChange w:id="4060" w:author="China" w:date="2017-06-06T20:51:00Z">
              <w:rPr>
                <w:rFonts w:hint="eastAsia"/>
              </w:rPr>
            </w:rPrChange>
          </w:rPr>
          <w:delText>，</w:delText>
        </w:r>
      </w:del>
      <w:ins w:id="4061" w:author="刘宁" w:date="2017-06-06T23:00:00Z">
        <w:r>
          <w:rPr>
            <w:rFonts w:hint="eastAsia" w:cs="Times New Roman"/>
            <w:szCs w:val="22"/>
          </w:rPr>
          <w:t xml:space="preserve">, </w:t>
        </w:r>
      </w:ins>
      <w:ins w:id="4062" w:author="刘宁" w:date="2017-06-06T23:00:00Z">
        <w:r>
          <w:rPr>
            <w:rFonts w:cs="Times New Roman"/>
            <w:szCs w:val="22"/>
          </w:rPr>
          <w:t xml:space="preserve">北京: </w:t>
        </w:r>
      </w:ins>
      <w:r>
        <w:rPr>
          <w:rFonts w:hint="eastAsia" w:cs="Times New Roman"/>
          <w:szCs w:val="22"/>
          <w:rPrChange w:id="4063" w:author="China" w:date="2017-06-06T20:51:00Z">
            <w:rPr>
              <w:rFonts w:hint="eastAsia"/>
            </w:rPr>
          </w:rPrChange>
        </w:rPr>
        <w:t>清华大学出版社，</w:t>
      </w:r>
      <w:r>
        <w:rPr>
          <w:rFonts w:cs="Times New Roman"/>
          <w:szCs w:val="22"/>
          <w:rPrChange w:id="4064" w:author="China" w:date="2017-06-06T20:51:00Z">
            <w:rPr/>
          </w:rPrChange>
        </w:rPr>
        <w:t>2011.</w:t>
      </w:r>
    </w:p>
    <w:p>
      <w:pPr>
        <w:wordWrap w:val="0"/>
        <w:adjustRightInd w:val="0"/>
        <w:snapToGrid w:val="0"/>
        <w:spacing w:line="300" w:lineRule="auto"/>
        <w:ind w:left="480" w:hanging="480" w:hangingChars="200"/>
        <w:rPr>
          <w:ins w:id="4066" w:author="刘宁" w:date="2017-06-09T10:00:00Z"/>
          <w:rFonts w:cs="Times New Roman"/>
          <w:szCs w:val="22"/>
        </w:rPr>
        <w:pPrChange w:id="4065" w:author="刘宁" w:date="2017-06-09T10:00:00Z">
          <w:pPr>
            <w:adjustRightInd w:val="0"/>
            <w:ind w:firstLine="0" w:firstLineChars="0"/>
          </w:pPr>
        </w:pPrChange>
      </w:pPr>
      <w:r>
        <w:rPr>
          <w:rFonts w:cs="Times New Roman"/>
          <w:szCs w:val="22"/>
          <w:rPrChange w:id="4067" w:author="China" w:date="2017-06-06T20:51:00Z">
            <w:rPr/>
          </w:rPrChange>
        </w:rPr>
        <w:t>[5]</w:t>
      </w:r>
      <w:r>
        <w:rPr>
          <w:rFonts w:cs="Times New Roman"/>
          <w:szCs w:val="22"/>
          <w:rPrChange w:id="4068" w:author="China" w:date="2017-06-06T20:51:00Z">
            <w:rPr/>
          </w:rPrChange>
        </w:rPr>
        <w:tab/>
      </w:r>
      <w:r>
        <w:rPr>
          <w:rFonts w:cs="Times New Roman"/>
          <w:szCs w:val="22"/>
          <w:rPrChange w:id="4069" w:author="China" w:date="2017-06-06T20:51:00Z">
            <w:rPr/>
          </w:rPrChange>
        </w:rPr>
        <w:t>Mble</w:t>
      </w:r>
      <w:r>
        <w:rPr>
          <w:rFonts w:cs="Times New Roman"/>
          <w:szCs w:val="22"/>
          <w:rPrChange w:id="4070" w:author="China" w:date="2017-06-06T20:51:00Z">
            <w:rPr/>
          </w:rPrChange>
        </w:rPr>
        <w:t>,Desplns,J.P</w:t>
      </w:r>
      <w:r>
        <w:rPr>
          <w:rFonts w:cs="Times New Roman"/>
          <w:szCs w:val="22"/>
          <w:rPrChange w:id="4071" w:author="China" w:date="2017-06-06T20:51:00Z">
            <w:rPr/>
          </w:rPrChange>
        </w:rPr>
        <w:t>.,Pvone,D.:mplementton of Shocknd VbrtonMtgtonProcess:New</w:t>
      </w:r>
    </w:p>
    <w:p>
      <w:pPr>
        <w:wordWrap w:val="0"/>
        <w:adjustRightInd w:val="0"/>
        <w:snapToGrid w:val="0"/>
        <w:spacing w:line="300" w:lineRule="auto"/>
        <w:ind w:left="480" w:firstLine="0" w:firstLineChars="0"/>
        <w:rPr>
          <w:rFonts w:cs="Times New Roman"/>
          <w:szCs w:val="22"/>
        </w:rPr>
        <w:pPrChange w:id="4072" w:author="刘宁" w:date="2017-06-09T10:00:00Z">
          <w:pPr>
            <w:adjustRightInd w:val="0"/>
            <w:ind w:firstLine="0" w:firstLineChars="0"/>
          </w:pPr>
        </w:pPrChange>
      </w:pPr>
      <w:del w:id="4073" w:author="刘宁" w:date="2017-06-09T10:00:00Z">
        <w:r>
          <w:rPr>
            <w:rFonts w:cs="Times New Roman"/>
            <w:szCs w:val="22"/>
            <w:rPrChange w:id="4074" w:author="China" w:date="2017-06-06T20:51:00Z">
              <w:rPr/>
            </w:rPrChange>
          </w:rPr>
          <w:delText xml:space="preserve"> </w:delText>
        </w:r>
      </w:del>
      <w:r>
        <w:rPr>
          <w:rFonts w:cs="Times New Roman"/>
          <w:szCs w:val="22"/>
          <w:rPrChange w:id="4075" w:author="China" w:date="2017-06-06T20:51:00Z">
            <w:rPr/>
          </w:rPrChange>
        </w:rPr>
        <w:t>W of Usng Surfce Meusurements to Detect Down Hole Vbrton</w:t>
      </w:r>
      <w:r>
        <w:rPr>
          <w:rFonts w:cs="Times New Roman"/>
          <w:szCs w:val="22"/>
          <w:rPrChange w:id="4076" w:author="China" w:date="2017-06-06T20:51:00Z">
            <w:rPr/>
          </w:rPrChange>
        </w:rPr>
        <w:t>,pperDC</w:t>
      </w:r>
      <w:r>
        <w:rPr>
          <w:rFonts w:cs="Times New Roman"/>
          <w:szCs w:val="22"/>
          <w:rPrChange w:id="4077" w:author="China" w:date="2017-06-06T20:51:00Z">
            <w:rPr/>
          </w:rPrChange>
        </w:rPr>
        <w:t xml:space="preserve">/SPE 36883 </w:t>
      </w:r>
      <w:del w:id="4078" w:author="刘宁" w:date="2017-06-09T10:00:00Z">
        <w:r>
          <w:rPr>
            <w:rFonts w:cs="Times New Roman"/>
            <w:szCs w:val="22"/>
            <w:rPrChange w:id="4079" w:author="China" w:date="2017-06-06T20:51:00Z">
              <w:rPr/>
            </w:rPrChange>
          </w:rPr>
          <w:delText xml:space="preserve"> </w:delText>
        </w:r>
      </w:del>
      <w:r>
        <w:rPr>
          <w:rFonts w:cs="Times New Roman"/>
          <w:szCs w:val="22"/>
          <w:rPrChange w:id="4080" w:author="China" w:date="2017-06-06T20:51:00Z">
            <w:rPr/>
          </w:rPrChange>
        </w:rPr>
        <w:t>presented t,1996 DC/SPE Drllng Conference held nMlntl,</w:t>
      </w:r>
      <w:ins w:id="4081" w:author="China" w:date="2017-06-09T13:35:00Z">
        <w:r>
          <w:rPr>
            <w:rFonts w:hint="eastAsia" w:cs="Times New Roman"/>
            <w:szCs w:val="22"/>
          </w:rPr>
          <w:t xml:space="preserve"> </w:t>
        </w:r>
      </w:ins>
      <w:r>
        <w:rPr>
          <w:rFonts w:cs="Times New Roman"/>
          <w:szCs w:val="22"/>
          <w:rPrChange w:id="4082" w:author="China" w:date="2017-06-06T20:51:00Z">
            <w:rPr/>
          </w:rPrChange>
        </w:rPr>
        <w:t>22</w:t>
      </w:r>
      <w:del w:id="4083" w:author="China" w:date="2017-06-09T13:35:00Z">
        <w:r>
          <w:rPr>
            <w:rFonts w:cs="Times New Roman"/>
            <w:szCs w:val="22"/>
            <w:rPrChange w:id="4084" w:author="China" w:date="2017-06-06T20:51:00Z">
              <w:rPr/>
            </w:rPrChange>
          </w:rPr>
          <w:delText>–</w:delText>
        </w:r>
      </w:del>
      <w:ins w:id="4085" w:author="China" w:date="2017-06-09T13:35:00Z">
        <w:r>
          <w:rPr>
            <w:rFonts w:hint="eastAsia" w:cs="Times New Roman"/>
            <w:szCs w:val="22"/>
          </w:rPr>
          <w:t>-</w:t>
        </w:r>
      </w:ins>
      <w:r>
        <w:rPr>
          <w:rFonts w:cs="Times New Roman"/>
          <w:szCs w:val="22"/>
          <w:rPrChange w:id="4086" w:author="China" w:date="2017-06-06T20:51:00Z">
            <w:rPr/>
          </w:rPrChange>
        </w:rPr>
        <w:t>24 October 1996.</w:t>
      </w:r>
    </w:p>
    <w:p>
      <w:pPr>
        <w:adjustRightInd w:val="0"/>
        <w:snapToGrid w:val="0"/>
        <w:spacing w:line="300" w:lineRule="auto"/>
        <w:ind w:left="480" w:hanging="480" w:hangingChars="200"/>
        <w:rPr>
          <w:rFonts w:cs="Times New Roman"/>
          <w:szCs w:val="22"/>
        </w:rPr>
        <w:pPrChange w:id="4087" w:author="China" w:date="2017-06-06T20:43:00Z">
          <w:pPr>
            <w:adjustRightInd w:val="0"/>
            <w:ind w:firstLine="0" w:firstLineChars="0"/>
          </w:pPr>
        </w:pPrChange>
      </w:pPr>
      <w:r>
        <w:rPr>
          <w:rFonts w:cs="Times New Roman"/>
          <w:szCs w:val="22"/>
          <w:rPrChange w:id="4088" w:author="China" w:date="2017-06-06T20:51:00Z">
            <w:rPr/>
          </w:rPrChange>
        </w:rPr>
        <w:t>[6]</w:t>
      </w:r>
      <w:r>
        <w:rPr>
          <w:rFonts w:cs="Times New Roman"/>
          <w:szCs w:val="22"/>
          <w:rPrChange w:id="4089" w:author="China" w:date="2017-06-06T20:51:00Z">
            <w:rPr/>
          </w:rPrChange>
        </w:rPr>
        <w:tab/>
      </w:r>
      <w:ins w:id="4090" w:author="China" w:date="2017-06-09T13:34:00Z">
        <w:r>
          <w:rPr>
            <w:rFonts w:ascii="Times New Roman" w:hAnsi="Times New Roman" w:cs="Times New Roman"/>
            <w:color w:val="auto"/>
            <w:sz w:val="24"/>
            <w:szCs w:val="22"/>
            <w:shd w:val="clear" w:color="auto" w:fill="auto"/>
            <w:rPrChange w:id="4091" w:author="China" w:date="2017-06-09T13:34:00Z">
              <w:rPr>
                <w:rFonts w:ascii="Arial" w:hAnsi="Arial" w:cs="Arial"/>
                <w:color w:val="222222"/>
                <w:sz w:val="20"/>
                <w:szCs w:val="20"/>
                <w:shd w:val="clear" w:color="auto" w:fill="FFFFFF"/>
              </w:rPr>
            </w:rPrChange>
          </w:rPr>
          <w:t>高岩</w:t>
        </w:r>
      </w:ins>
      <w:ins w:id="4092" w:author="China" w:date="2017-06-09T13:34:00Z">
        <w:r>
          <w:rPr>
            <w:rFonts w:ascii="Times New Roman" w:hAnsi="Times New Roman" w:cs="Times New Roman"/>
            <w:color w:val="auto"/>
            <w:sz w:val="24"/>
            <w:szCs w:val="22"/>
            <w:shd w:val="clear" w:color="auto" w:fill="auto"/>
            <w:rPrChange w:id="4093" w:author="China" w:date="2017-06-09T13:34:00Z">
              <w:rPr>
                <w:rFonts w:ascii="Arial" w:hAnsi="Arial" w:cs="Arial"/>
                <w:color w:val="222222"/>
                <w:sz w:val="20"/>
                <w:szCs w:val="20"/>
                <w:shd w:val="clear" w:color="auto" w:fill="FFFFFF"/>
              </w:rPr>
            </w:rPrChange>
          </w:rPr>
          <w:t xml:space="preserve">, </w:t>
        </w:r>
      </w:ins>
      <w:ins w:id="4094" w:author="China" w:date="2017-06-09T13:34:00Z">
        <w:r>
          <w:rPr>
            <w:rFonts w:ascii="Times New Roman" w:hAnsi="Times New Roman" w:cs="Times New Roman"/>
            <w:color w:val="auto"/>
            <w:sz w:val="24"/>
            <w:szCs w:val="22"/>
            <w:shd w:val="clear" w:color="auto" w:fill="auto"/>
            <w:rPrChange w:id="4095" w:author="China" w:date="2017-06-09T13:34:00Z">
              <w:rPr>
                <w:rFonts w:ascii="Arial" w:hAnsi="Arial" w:cs="Arial"/>
                <w:color w:val="222222"/>
                <w:sz w:val="20"/>
                <w:szCs w:val="20"/>
                <w:shd w:val="clear" w:color="auto" w:fill="FFFFFF"/>
              </w:rPr>
            </w:rPrChange>
          </w:rPr>
          <w:t>陈亚西</w:t>
        </w:r>
      </w:ins>
      <w:ins w:id="4096" w:author="China" w:date="2017-06-09T13:34:00Z">
        <w:r>
          <w:rPr>
            <w:rFonts w:ascii="Times New Roman" w:hAnsi="Times New Roman" w:cs="Times New Roman"/>
            <w:color w:val="auto"/>
            <w:sz w:val="24"/>
            <w:szCs w:val="22"/>
            <w:shd w:val="clear" w:color="auto" w:fill="auto"/>
            <w:rPrChange w:id="4097" w:author="China" w:date="2017-06-09T13:34:00Z">
              <w:rPr>
                <w:rFonts w:ascii="Arial" w:hAnsi="Arial" w:cs="Arial"/>
                <w:color w:val="222222"/>
                <w:sz w:val="20"/>
                <w:szCs w:val="20"/>
                <w:shd w:val="clear" w:color="auto" w:fill="FFFFFF"/>
              </w:rPr>
            </w:rPrChange>
          </w:rPr>
          <w:t xml:space="preserve">, </w:t>
        </w:r>
      </w:ins>
      <w:ins w:id="4098" w:author="China" w:date="2017-06-09T13:34:00Z">
        <w:r>
          <w:rPr>
            <w:rFonts w:ascii="Times New Roman" w:hAnsi="Times New Roman" w:cs="Times New Roman"/>
            <w:color w:val="auto"/>
            <w:sz w:val="24"/>
            <w:szCs w:val="22"/>
            <w:shd w:val="clear" w:color="auto" w:fill="auto"/>
            <w:rPrChange w:id="4099" w:author="China" w:date="2017-06-09T13:34:00Z">
              <w:rPr>
                <w:rFonts w:ascii="Arial" w:hAnsi="Arial" w:cs="Arial"/>
                <w:color w:val="222222"/>
                <w:sz w:val="20"/>
                <w:szCs w:val="20"/>
                <w:shd w:val="clear" w:color="auto" w:fill="FFFFFF"/>
              </w:rPr>
            </w:rPrChange>
          </w:rPr>
          <w:t>郭学增</w:t>
        </w:r>
      </w:ins>
      <w:ins w:id="4100" w:author="China" w:date="2017-06-09T13:34:00Z">
        <w:r>
          <w:rPr>
            <w:rFonts w:ascii="Times New Roman" w:hAnsi="Times New Roman" w:cs="Times New Roman"/>
            <w:color w:val="auto"/>
            <w:sz w:val="24"/>
            <w:szCs w:val="22"/>
            <w:shd w:val="clear" w:color="auto" w:fill="auto"/>
            <w:rPrChange w:id="4101" w:author="China" w:date="2017-06-09T13:34:00Z">
              <w:rPr>
                <w:rFonts w:ascii="Arial" w:hAnsi="Arial" w:cs="Arial"/>
                <w:color w:val="222222"/>
                <w:sz w:val="20"/>
                <w:szCs w:val="20"/>
                <w:shd w:val="clear" w:color="auto" w:fill="FFFFFF"/>
              </w:rPr>
            </w:rPrChange>
          </w:rPr>
          <w:t xml:space="preserve">. </w:t>
        </w:r>
      </w:ins>
      <w:ins w:id="4102" w:author="China" w:date="2017-06-09T13:34:00Z">
        <w:r>
          <w:rPr>
            <w:rFonts w:ascii="Times New Roman" w:hAnsi="Times New Roman" w:cs="Times New Roman"/>
            <w:color w:val="auto"/>
            <w:sz w:val="24"/>
            <w:szCs w:val="22"/>
            <w:shd w:val="clear" w:color="auto" w:fill="auto"/>
            <w:rPrChange w:id="4103" w:author="China" w:date="2017-06-09T13:34:00Z">
              <w:rPr>
                <w:rFonts w:ascii="Arial" w:hAnsi="Arial" w:cs="Arial"/>
                <w:color w:val="222222"/>
                <w:sz w:val="20"/>
                <w:szCs w:val="20"/>
                <w:shd w:val="clear" w:color="auto" w:fill="FFFFFF"/>
              </w:rPr>
            </w:rPrChange>
          </w:rPr>
          <w:t>钻柱振动</w:t>
        </w:r>
      </w:ins>
      <w:ins w:id="4104" w:author="China" w:date="2017-06-09T13:34:00Z">
        <w:r>
          <w:rPr>
            <w:rFonts w:ascii="Times New Roman" w:hAnsi="Times New Roman" w:cs="Times New Roman"/>
            <w:color w:val="auto"/>
            <w:sz w:val="24"/>
            <w:szCs w:val="22"/>
            <w:shd w:val="clear" w:color="auto" w:fill="auto"/>
            <w:rPrChange w:id="4105" w:author="China" w:date="2017-06-09T13:34:00Z">
              <w:rPr>
                <w:rFonts w:ascii="Arial" w:hAnsi="Arial" w:cs="Arial"/>
                <w:color w:val="222222"/>
                <w:sz w:val="20"/>
                <w:szCs w:val="20"/>
                <w:shd w:val="clear" w:color="auto" w:fill="FFFFFF"/>
              </w:rPr>
            </w:rPrChange>
          </w:rPr>
          <w:t>信号采集系统及谱分析</w:t>
        </w:r>
      </w:ins>
      <w:ins w:id="4106" w:author="China" w:date="2017-06-09T13:34:00Z">
        <w:r>
          <w:rPr>
            <w:rFonts w:ascii="Times New Roman" w:hAnsi="Times New Roman" w:cs="Times New Roman"/>
            <w:color w:val="auto"/>
            <w:sz w:val="24"/>
            <w:szCs w:val="22"/>
            <w:shd w:val="clear" w:color="auto" w:fill="auto"/>
            <w:rPrChange w:id="4107" w:author="China" w:date="2017-06-09T13:34:00Z">
              <w:rPr>
                <w:rFonts w:ascii="Arial" w:hAnsi="Arial" w:cs="Arial"/>
                <w:color w:val="222222"/>
                <w:sz w:val="20"/>
                <w:szCs w:val="20"/>
                <w:shd w:val="clear" w:color="auto" w:fill="FFFFFF"/>
              </w:rPr>
            </w:rPrChange>
          </w:rPr>
          <w:t xml:space="preserve">[J]. </w:t>
        </w:r>
      </w:ins>
      <w:ins w:id="4108" w:author="China" w:date="2017-06-09T13:34:00Z">
        <w:r>
          <w:rPr>
            <w:rFonts w:ascii="Times New Roman" w:hAnsi="Times New Roman" w:cs="Times New Roman"/>
            <w:color w:val="auto"/>
            <w:sz w:val="24"/>
            <w:szCs w:val="22"/>
            <w:shd w:val="clear" w:color="auto" w:fill="auto"/>
            <w:rPrChange w:id="4109" w:author="China" w:date="2017-06-09T13:34:00Z">
              <w:rPr>
                <w:rFonts w:ascii="Arial" w:hAnsi="Arial" w:cs="Arial"/>
                <w:color w:val="222222"/>
                <w:sz w:val="20"/>
                <w:szCs w:val="20"/>
                <w:shd w:val="clear" w:color="auto" w:fill="FFFFFF"/>
              </w:rPr>
            </w:rPrChange>
          </w:rPr>
          <w:t>录井技术</w:t>
        </w:r>
      </w:ins>
      <w:ins w:id="4110" w:author="China" w:date="2017-06-09T13:34:00Z">
        <w:r>
          <w:rPr>
            <w:rFonts w:ascii="Times New Roman" w:hAnsi="Times New Roman" w:cs="Times New Roman"/>
            <w:color w:val="auto"/>
            <w:sz w:val="24"/>
            <w:szCs w:val="22"/>
            <w:shd w:val="clear" w:color="auto" w:fill="auto"/>
            <w:rPrChange w:id="4111" w:author="China" w:date="2017-06-09T13:34:00Z">
              <w:rPr>
                <w:rFonts w:ascii="Arial" w:hAnsi="Arial" w:cs="Arial"/>
                <w:color w:val="222222"/>
                <w:sz w:val="20"/>
                <w:szCs w:val="20"/>
                <w:shd w:val="clear" w:color="auto" w:fill="FFFFFF"/>
              </w:rPr>
            </w:rPrChange>
          </w:rPr>
          <w:t xml:space="preserve">, 1998, 9(3): </w:t>
        </w:r>
      </w:ins>
      <w:ins w:id="4112" w:author="China" w:date="2017-06-09T13:34:00Z">
        <w:r>
          <w:rPr>
            <w:rFonts w:ascii="Times New Roman" w:hAnsi="Times New Roman" w:cs="Times New Roman"/>
            <w:color w:val="auto"/>
            <w:sz w:val="24"/>
            <w:szCs w:val="22"/>
            <w:shd w:val="clear" w:color="auto" w:fill="auto"/>
            <w:rPrChange w:id="4113" w:author="China" w:date="2017-06-09T13:34:00Z">
              <w:rPr>
                <w:rFonts w:ascii="Arial" w:hAnsi="Arial" w:cs="Arial"/>
                <w:color w:val="222222"/>
                <w:sz w:val="20"/>
                <w:szCs w:val="20"/>
                <w:shd w:val="clear" w:color="auto" w:fill="FFFFFF"/>
              </w:rPr>
            </w:rPrChange>
          </w:rPr>
          <w:t>44-51.</w:t>
        </w:r>
      </w:ins>
      <w:del w:id="4114" w:author="China" w:date="2017-06-09T13:34:00Z">
        <w:r>
          <w:rPr>
            <w:rFonts w:hint="eastAsia" w:cs="Times New Roman"/>
            <w:szCs w:val="22"/>
            <w:rPrChange w:id="4115" w:author="China" w:date="2017-06-06T20:51:00Z">
              <w:rPr>
                <w:rFonts w:hint="eastAsia"/>
              </w:rPr>
            </w:rPrChange>
          </w:rPr>
          <w:delText>高岩</w:delText>
        </w:r>
      </w:del>
      <w:del w:id="4116" w:author="China" w:date="2017-06-09T13:34:00Z">
        <w:r>
          <w:rPr>
            <w:rFonts w:hint="eastAsia" w:cs="Times New Roman"/>
            <w:szCs w:val="22"/>
            <w:rPrChange w:id="4117" w:author="China" w:date="2017-06-06T20:51:00Z">
              <w:rPr>
                <w:rFonts w:hint="eastAsia"/>
              </w:rPr>
            </w:rPrChange>
          </w:rPr>
          <w:delText>，</w:delText>
        </w:r>
      </w:del>
      <w:ins w:id="4118" w:author="刘宁" w:date="2017-06-06T22:58:00Z">
        <w:del w:id="4119" w:author="China" w:date="2017-06-09T13:34:00Z">
          <w:r>
            <w:rPr>
              <w:rFonts w:hint="eastAsia" w:cs="Times New Roman"/>
              <w:szCs w:val="22"/>
            </w:rPr>
            <w:delText xml:space="preserve">, </w:delText>
          </w:r>
        </w:del>
      </w:ins>
      <w:del w:id="4120" w:author="China" w:date="2017-06-09T13:34:00Z">
        <w:r>
          <w:rPr>
            <w:rFonts w:hint="eastAsia" w:cs="Times New Roman"/>
            <w:szCs w:val="22"/>
            <w:rPrChange w:id="4121" w:author="China" w:date="2017-06-06T20:51:00Z">
              <w:rPr>
                <w:rFonts w:hint="eastAsia"/>
              </w:rPr>
            </w:rPrChange>
          </w:rPr>
          <w:delText>陈亚西</w:delText>
        </w:r>
      </w:del>
      <w:del w:id="4122" w:author="China" w:date="2017-06-09T13:34:00Z">
        <w:r>
          <w:rPr>
            <w:rFonts w:hint="eastAsia" w:cs="Times New Roman"/>
            <w:szCs w:val="22"/>
            <w:rPrChange w:id="4123" w:author="China" w:date="2017-06-06T20:51:00Z">
              <w:rPr>
                <w:rFonts w:hint="eastAsia"/>
              </w:rPr>
            </w:rPrChange>
          </w:rPr>
          <w:delText>，</w:delText>
        </w:r>
      </w:del>
      <w:ins w:id="4124" w:author="刘宁" w:date="2017-06-06T22:48:00Z">
        <w:del w:id="4125" w:author="China" w:date="2017-06-09T13:34:00Z">
          <w:r>
            <w:rPr>
              <w:rFonts w:hint="eastAsia" w:cs="Times New Roman"/>
              <w:szCs w:val="22"/>
            </w:rPr>
            <w:delText xml:space="preserve">, </w:delText>
          </w:r>
        </w:del>
      </w:ins>
      <w:del w:id="4126" w:author="China" w:date="2017-06-09T13:34:00Z">
        <w:r>
          <w:rPr>
            <w:rFonts w:hint="eastAsia" w:cs="Times New Roman"/>
            <w:szCs w:val="22"/>
            <w:rPrChange w:id="4127" w:author="China" w:date="2017-06-06T20:51:00Z">
              <w:rPr>
                <w:rFonts w:hint="eastAsia"/>
              </w:rPr>
            </w:rPrChange>
          </w:rPr>
          <w:delText>郭学增</w:delText>
        </w:r>
      </w:del>
      <w:del w:id="4128" w:author="China" w:date="2017-06-09T13:34:00Z">
        <w:r>
          <w:rPr>
            <w:rFonts w:cs="Times New Roman"/>
            <w:szCs w:val="22"/>
            <w:rPrChange w:id="4129" w:author="China" w:date="2017-06-06T20:51:00Z">
              <w:rPr/>
            </w:rPrChange>
          </w:rPr>
          <w:delText>.</w:delText>
        </w:r>
      </w:del>
      <w:ins w:id="4130" w:author="刘宁" w:date="2017-06-06T23:01:00Z">
        <w:del w:id="4131" w:author="China" w:date="2017-06-09T13:34:00Z">
          <w:r>
            <w:rPr>
              <w:rFonts w:hint="eastAsia" w:cs="Times New Roman"/>
              <w:szCs w:val="22"/>
            </w:rPr>
            <w:delText xml:space="preserve"> </w:delText>
          </w:r>
        </w:del>
      </w:ins>
      <w:del w:id="4132" w:author="China" w:date="2017-06-09T13:34:00Z">
        <w:r>
          <w:rPr>
            <w:rFonts w:hint="eastAsia" w:cs="Times New Roman"/>
            <w:szCs w:val="22"/>
            <w:rPrChange w:id="4133" w:author="China" w:date="2017-06-06T20:51:00Z">
              <w:rPr>
                <w:rFonts w:hint="eastAsia"/>
              </w:rPr>
            </w:rPrChange>
          </w:rPr>
          <w:delText>钻柱振动信号采集系统及谱分析</w:delText>
        </w:r>
      </w:del>
      <w:del w:id="4134" w:author="China" w:date="2017-06-09T13:34:00Z">
        <w:r>
          <w:rPr>
            <w:rFonts w:cs="Times New Roman"/>
            <w:szCs w:val="22"/>
            <w:rPrChange w:id="4135" w:author="China" w:date="2017-06-06T20:51:00Z">
              <w:rPr/>
            </w:rPrChange>
          </w:rPr>
          <w:delText>[J]</w:delText>
        </w:r>
      </w:del>
      <w:del w:id="4136" w:author="China" w:date="2017-06-09T13:34:00Z">
        <w:r>
          <w:rPr>
            <w:rFonts w:hint="eastAsia" w:cs="Times New Roman"/>
            <w:szCs w:val="22"/>
            <w:rPrChange w:id="4137" w:author="China" w:date="2017-06-06T20:51:00Z">
              <w:rPr>
                <w:rFonts w:hint="eastAsia"/>
              </w:rPr>
            </w:rPrChange>
          </w:rPr>
          <w:delText>．</w:delText>
        </w:r>
      </w:del>
      <w:ins w:id="4138" w:author="刘宁" w:date="2017-06-06T22:48:00Z">
        <w:del w:id="4139" w:author="China" w:date="2017-06-09T13:34:00Z">
          <w:r>
            <w:rPr>
              <w:rFonts w:hint="eastAsia" w:cs="Times New Roman"/>
              <w:szCs w:val="22"/>
            </w:rPr>
            <w:delText xml:space="preserve">. </w:delText>
          </w:r>
        </w:del>
      </w:ins>
      <w:del w:id="4140" w:author="China" w:date="2017-06-09T13:34:00Z">
        <w:r>
          <w:rPr>
            <w:rFonts w:hint="eastAsia" w:cs="Times New Roman"/>
            <w:szCs w:val="22"/>
            <w:rPrChange w:id="4141" w:author="China" w:date="2017-06-06T20:51:00Z">
              <w:rPr>
                <w:rFonts w:hint="eastAsia"/>
              </w:rPr>
            </w:rPrChange>
          </w:rPr>
          <w:delText>录技</w:delText>
        </w:r>
      </w:del>
      <w:del w:id="4142" w:author="China" w:date="2017-06-09T13:34:00Z">
        <w:r>
          <w:rPr>
            <w:rFonts w:cs="Times New Roman"/>
            <w:szCs w:val="22"/>
            <w:rPrChange w:id="4143" w:author="China" w:date="2017-06-06T20:51:00Z">
              <w:rPr/>
            </w:rPrChange>
          </w:rPr>
          <w:delText>19989(3):4451</w:delText>
        </w:r>
      </w:del>
      <w:del w:id="4144" w:author="China" w:date="2017-06-09T13:34:00Z">
        <w:r>
          <w:rPr>
            <w:rFonts w:cs="Times New Roman"/>
            <w:szCs w:val="22"/>
            <w:rPrChange w:id="4145" w:author="China" w:date="2017-06-06T20:51:00Z">
              <w:rPr/>
            </w:rPrChange>
          </w:rPr>
          <w:delText>.</w:delText>
        </w:r>
      </w:del>
    </w:p>
    <w:p>
      <w:pPr>
        <w:adjustRightInd w:val="0"/>
        <w:snapToGrid w:val="0"/>
        <w:spacing w:line="300" w:lineRule="auto"/>
        <w:ind w:left="480" w:hanging="480" w:hangingChars="200"/>
        <w:rPr>
          <w:rFonts w:cs="Times New Roman"/>
          <w:szCs w:val="22"/>
        </w:rPr>
        <w:pPrChange w:id="4146" w:author="China" w:date="2017-06-06T20:43:00Z">
          <w:pPr>
            <w:adjustRightInd w:val="0"/>
            <w:ind w:firstLine="0" w:firstLineChars="0"/>
          </w:pPr>
        </w:pPrChange>
      </w:pPr>
      <w:r>
        <w:rPr>
          <w:rFonts w:cs="Times New Roman"/>
          <w:szCs w:val="22"/>
          <w:rPrChange w:id="4147" w:author="China" w:date="2017-06-06T20:51:00Z">
            <w:rPr/>
          </w:rPrChange>
        </w:rPr>
        <w:t>[7]</w:t>
      </w:r>
      <w:r>
        <w:rPr>
          <w:rFonts w:cs="Times New Roman"/>
          <w:szCs w:val="22"/>
          <w:rPrChange w:id="4148" w:author="China" w:date="2017-06-06T20:51:00Z">
            <w:rPr/>
          </w:rPrChange>
        </w:rPr>
        <w:tab/>
      </w:r>
      <w:r>
        <w:rPr>
          <w:rFonts w:hint="eastAsia" w:cs="Times New Roman"/>
          <w:szCs w:val="22"/>
          <w:rPrChange w:id="4149" w:author="China" w:date="2017-06-06T20:51:00Z">
            <w:rPr>
              <w:rFonts w:hint="eastAsia"/>
            </w:rPr>
          </w:rPrChange>
        </w:rPr>
        <w:t>杨福生</w:t>
      </w:r>
      <w:del w:id="4150" w:author="刘宁" w:date="2017-06-06T22:46:00Z">
        <w:r>
          <w:rPr>
            <w:rFonts w:cs="Times New Roman"/>
            <w:szCs w:val="22"/>
            <w:rPrChange w:id="4151" w:author="China" w:date="2017-06-06T20:51:00Z">
              <w:rPr/>
            </w:rPrChange>
          </w:rPr>
          <w:delText>.</w:delText>
        </w:r>
      </w:del>
      <w:ins w:id="4152" w:author="刘宁" w:date="2017-06-06T22:46:00Z">
        <w:r>
          <w:rPr>
            <w:rFonts w:hint="eastAsia" w:cs="Times New Roman"/>
            <w:szCs w:val="22"/>
          </w:rPr>
          <w:t xml:space="preserve">. </w:t>
        </w:r>
      </w:ins>
      <w:r>
        <w:rPr>
          <w:rFonts w:hint="eastAsia" w:cs="Times New Roman"/>
          <w:szCs w:val="22"/>
          <w:rPrChange w:id="4153" w:author="China" w:date="2017-06-06T20:51:00Z">
            <w:rPr>
              <w:rFonts w:hint="eastAsia"/>
            </w:rPr>
          </w:rPrChange>
        </w:rPr>
        <w:t>随机信号分析</w:t>
      </w:r>
      <w:r>
        <w:rPr>
          <w:rFonts w:cs="Times New Roman"/>
          <w:szCs w:val="22"/>
          <w:rPrChange w:id="4154" w:author="China" w:date="2017-06-06T20:51:00Z">
            <w:rPr/>
          </w:rPrChange>
        </w:rPr>
        <w:t>[M].</w:t>
      </w:r>
      <w:ins w:id="4155" w:author="刘宁" w:date="2017-06-06T22:58:00Z">
        <w:r>
          <w:rPr>
            <w:rFonts w:hint="eastAsia" w:cs="Times New Roman"/>
            <w:szCs w:val="22"/>
          </w:rPr>
          <w:t xml:space="preserve"> </w:t>
        </w:r>
      </w:ins>
      <w:r>
        <w:rPr>
          <w:rFonts w:hint="eastAsia" w:cs="Times New Roman"/>
          <w:szCs w:val="22"/>
          <w:rPrChange w:id="4156" w:author="China" w:date="2017-06-06T20:51:00Z">
            <w:rPr>
              <w:rFonts w:hint="eastAsia"/>
            </w:rPr>
          </w:rPrChange>
        </w:rPr>
        <w:t>北京</w:t>
      </w:r>
      <w:ins w:id="4157" w:author="刘宁" w:date="2017-06-06T22:46:00Z">
        <w:r>
          <w:rPr>
            <w:rFonts w:hint="eastAsia" w:cs="Times New Roman"/>
            <w:szCs w:val="22"/>
          </w:rPr>
          <w:t xml:space="preserve">: </w:t>
        </w:r>
      </w:ins>
      <w:del w:id="4158" w:author="刘宁" w:date="2017-06-06T22:46:00Z">
        <w:r>
          <w:rPr>
            <w:rFonts w:hint="eastAsia" w:cs="Times New Roman"/>
            <w:szCs w:val="22"/>
            <w:rPrChange w:id="4159" w:author="China" w:date="2017-06-06T20:51:00Z">
              <w:rPr>
                <w:rFonts w:hint="eastAsia"/>
              </w:rPr>
            </w:rPrChange>
          </w:rPr>
          <w:delText>：</w:delText>
        </w:r>
      </w:del>
      <w:r>
        <w:rPr>
          <w:rFonts w:hint="eastAsia" w:cs="Times New Roman"/>
          <w:szCs w:val="22"/>
          <w:rPrChange w:id="4160" w:author="China" w:date="2017-06-06T20:51:00Z">
            <w:rPr>
              <w:rFonts w:hint="eastAsia"/>
            </w:rPr>
          </w:rPrChange>
        </w:rPr>
        <w:t>清华大学出版社</w:t>
      </w:r>
      <w:del w:id="4161" w:author="刘宁" w:date="2017-06-06T22:58:00Z">
        <w:r>
          <w:rPr>
            <w:rFonts w:hint="eastAsia" w:cs="Times New Roman"/>
            <w:szCs w:val="22"/>
            <w:rPrChange w:id="4162" w:author="China" w:date="2017-06-06T20:51:00Z">
              <w:rPr>
                <w:rFonts w:hint="eastAsia"/>
              </w:rPr>
            </w:rPrChange>
          </w:rPr>
          <w:delText>，</w:delText>
        </w:r>
      </w:del>
      <w:ins w:id="4163" w:author="刘宁" w:date="2017-06-06T22:58:00Z">
        <w:r>
          <w:rPr>
            <w:rFonts w:hint="eastAsia" w:cs="Times New Roman"/>
            <w:szCs w:val="22"/>
          </w:rPr>
          <w:t xml:space="preserve">, </w:t>
        </w:r>
      </w:ins>
      <w:r>
        <w:rPr>
          <w:rFonts w:cs="Times New Roman"/>
          <w:szCs w:val="22"/>
          <w:rPrChange w:id="4164" w:author="China" w:date="2017-06-06T20:51:00Z">
            <w:rPr/>
          </w:rPrChange>
        </w:rPr>
        <w:t>1990</w:t>
      </w:r>
      <w:del w:id="4165" w:author="刘宁" w:date="2017-06-06T22:48:00Z">
        <w:r>
          <w:rPr>
            <w:rFonts w:hint="eastAsia" w:cs="Times New Roman"/>
            <w:szCs w:val="22"/>
            <w:rPrChange w:id="4166" w:author="China" w:date="2017-06-06T20:51:00Z">
              <w:rPr>
                <w:rFonts w:hint="eastAsia"/>
              </w:rPr>
            </w:rPrChange>
          </w:rPr>
          <w:delText>：</w:delText>
        </w:r>
      </w:del>
      <w:ins w:id="4167" w:author="刘宁" w:date="2017-06-06T22:48:00Z">
        <w:r>
          <w:rPr>
            <w:rFonts w:hint="eastAsia" w:cs="Times New Roman"/>
            <w:szCs w:val="22"/>
          </w:rPr>
          <w:t xml:space="preserve">: </w:t>
        </w:r>
      </w:ins>
      <w:r>
        <w:rPr>
          <w:rFonts w:cs="Times New Roman"/>
          <w:szCs w:val="22"/>
          <w:rPrChange w:id="4168" w:author="China" w:date="2017-06-06T20:51:00Z">
            <w:rPr/>
          </w:rPrChange>
        </w:rPr>
        <w:t>151</w:t>
      </w:r>
      <w:ins w:id="4169" w:author="China" w:date="2017-06-09T13:34:00Z">
        <w:r>
          <w:rPr>
            <w:rFonts w:hint="eastAsia" w:cs="Times New Roman"/>
            <w:szCs w:val="22"/>
          </w:rPr>
          <w:t>-</w:t>
        </w:r>
      </w:ins>
      <w:r>
        <w:rPr>
          <w:rFonts w:cs="Times New Roman"/>
          <w:szCs w:val="22"/>
          <w:rPrChange w:id="4170" w:author="China" w:date="2017-06-06T20:51:00Z">
            <w:rPr/>
          </w:rPrChange>
        </w:rPr>
        <w:t>164.</w:t>
      </w:r>
    </w:p>
    <w:p>
      <w:pPr>
        <w:adjustRightInd w:val="0"/>
        <w:snapToGrid w:val="0"/>
        <w:spacing w:line="300" w:lineRule="auto"/>
        <w:ind w:left="480" w:hanging="480" w:hangingChars="200"/>
        <w:rPr>
          <w:rFonts w:cs="Times New Roman"/>
          <w:szCs w:val="22"/>
        </w:rPr>
        <w:pPrChange w:id="4171" w:author="China" w:date="2017-06-06T20:43:00Z">
          <w:pPr>
            <w:adjustRightInd w:val="0"/>
            <w:ind w:firstLine="0" w:firstLineChars="0"/>
          </w:pPr>
        </w:pPrChange>
      </w:pPr>
      <w:r>
        <w:rPr>
          <w:rFonts w:cs="Times New Roman"/>
          <w:szCs w:val="22"/>
          <w:rPrChange w:id="4172" w:author="China" w:date="2017-06-06T20:51:00Z">
            <w:rPr/>
          </w:rPrChange>
        </w:rPr>
        <w:t>[8]</w:t>
      </w:r>
      <w:r>
        <w:rPr>
          <w:rFonts w:cs="Times New Roman"/>
          <w:szCs w:val="22"/>
          <w:rPrChange w:id="4173" w:author="China" w:date="2017-06-06T20:51:00Z">
            <w:rPr/>
          </w:rPrChange>
        </w:rPr>
        <w:tab/>
      </w:r>
      <w:r>
        <w:rPr>
          <w:rFonts w:hint="eastAsia" w:cs="Times New Roman"/>
          <w:szCs w:val="22"/>
          <w:rPrChange w:id="4174" w:author="China" w:date="2017-06-06T20:51:00Z">
            <w:rPr>
              <w:rFonts w:hint="eastAsia"/>
            </w:rPr>
          </w:rPrChange>
        </w:rPr>
        <w:t>顾福年</w:t>
      </w:r>
      <w:del w:id="4175" w:author="刘宁" w:date="2017-06-06T22:58:00Z">
        <w:r>
          <w:rPr>
            <w:rFonts w:hint="eastAsia" w:cs="Times New Roman"/>
            <w:szCs w:val="22"/>
            <w:rPrChange w:id="4176" w:author="China" w:date="2017-06-06T20:51:00Z">
              <w:rPr>
                <w:rFonts w:hint="eastAsia"/>
              </w:rPr>
            </w:rPrChange>
          </w:rPr>
          <w:delText>，</w:delText>
        </w:r>
      </w:del>
      <w:ins w:id="4177" w:author="刘宁" w:date="2017-06-06T22:58:00Z">
        <w:r>
          <w:rPr>
            <w:rFonts w:hint="eastAsia" w:cs="Times New Roman"/>
            <w:szCs w:val="22"/>
          </w:rPr>
          <w:t xml:space="preserve">, </w:t>
        </w:r>
      </w:ins>
      <w:r>
        <w:rPr>
          <w:rFonts w:hint="eastAsia" w:cs="Times New Roman"/>
          <w:szCs w:val="22"/>
          <w:rPrChange w:id="4178" w:author="China" w:date="2017-06-06T20:51:00Z">
            <w:rPr>
              <w:rFonts w:hint="eastAsia"/>
            </w:rPr>
          </w:rPrChange>
        </w:rPr>
        <w:t>胡光锐</w:t>
      </w:r>
      <w:del w:id="4179" w:author="刘宁" w:date="2017-06-06T22:46:00Z">
        <w:r>
          <w:rPr>
            <w:rFonts w:cs="Times New Roman"/>
            <w:szCs w:val="22"/>
            <w:rPrChange w:id="4180" w:author="China" w:date="2017-06-06T20:51:00Z">
              <w:rPr/>
            </w:rPrChange>
          </w:rPr>
          <w:delText>.</w:delText>
        </w:r>
      </w:del>
      <w:ins w:id="4181" w:author="刘宁" w:date="2017-06-06T22:46:00Z">
        <w:r>
          <w:rPr>
            <w:rFonts w:hint="eastAsia" w:cs="Times New Roman"/>
            <w:szCs w:val="22"/>
          </w:rPr>
          <w:t xml:space="preserve">. </w:t>
        </w:r>
      </w:ins>
      <w:r>
        <w:rPr>
          <w:rFonts w:hint="eastAsia" w:cs="Times New Roman"/>
          <w:szCs w:val="22"/>
          <w:rPrChange w:id="4182" w:author="China" w:date="2017-06-06T20:51:00Z">
            <w:rPr>
              <w:rFonts w:hint="eastAsia"/>
            </w:rPr>
          </w:rPrChange>
        </w:rPr>
        <w:t>《数据信号处理》习题解答</w:t>
      </w:r>
      <w:r>
        <w:rPr>
          <w:rFonts w:cs="Times New Roman"/>
          <w:szCs w:val="22"/>
          <w:rPrChange w:id="4183" w:author="China" w:date="2017-06-06T20:51:00Z">
            <w:rPr/>
          </w:rPrChange>
        </w:rPr>
        <w:t>[M]</w:t>
      </w:r>
      <w:del w:id="4184" w:author="刘宁" w:date="2017-06-06T22:46:00Z">
        <w:r>
          <w:rPr>
            <w:rFonts w:hint="eastAsia" w:cs="Times New Roman"/>
            <w:szCs w:val="22"/>
            <w:rPrChange w:id="4185" w:author="China" w:date="2017-06-06T20:51:00Z">
              <w:rPr>
                <w:rFonts w:hint="eastAsia"/>
              </w:rPr>
            </w:rPrChange>
          </w:rPr>
          <w:delText>．</w:delText>
        </w:r>
      </w:del>
      <w:ins w:id="4186" w:author="刘宁" w:date="2017-06-06T22:46:00Z">
        <w:r>
          <w:rPr>
            <w:rFonts w:hint="eastAsia" w:cs="Times New Roman"/>
            <w:szCs w:val="22"/>
          </w:rPr>
          <w:t xml:space="preserve">. </w:t>
        </w:r>
      </w:ins>
      <w:r>
        <w:rPr>
          <w:rFonts w:hint="eastAsia" w:cs="Times New Roman"/>
          <w:szCs w:val="22"/>
          <w:rPrChange w:id="4187" w:author="China" w:date="2017-06-06T20:51:00Z">
            <w:rPr>
              <w:rFonts w:hint="eastAsia"/>
            </w:rPr>
          </w:rPrChange>
        </w:rPr>
        <w:t>北京：科学出版社，</w:t>
      </w:r>
      <w:r>
        <w:rPr>
          <w:rFonts w:cs="Times New Roman"/>
          <w:szCs w:val="22"/>
          <w:rPrChange w:id="4188" w:author="China" w:date="2017-06-06T20:51:00Z">
            <w:rPr/>
          </w:rPrChange>
        </w:rPr>
        <w:t>1983</w:t>
      </w:r>
      <w:del w:id="4189" w:author="China" w:date="2017-06-09T13:35:00Z">
        <w:r>
          <w:rPr>
            <w:rFonts w:cs="Times New Roman"/>
            <w:szCs w:val="22"/>
            <w:rPrChange w:id="4190" w:author="China" w:date="2017-06-06T20:51:00Z">
              <w:rPr/>
            </w:rPrChange>
          </w:rPr>
          <w:delText>236260</w:delText>
        </w:r>
      </w:del>
      <w:r>
        <w:rPr>
          <w:rFonts w:cs="Times New Roman"/>
          <w:szCs w:val="22"/>
          <w:rPrChange w:id="4191" w:author="China" w:date="2017-06-06T20:51:00Z">
            <w:rPr/>
          </w:rPrChange>
        </w:rPr>
        <w:t>.</w:t>
      </w:r>
    </w:p>
    <w:p>
      <w:pPr>
        <w:adjustRightInd w:val="0"/>
        <w:snapToGrid w:val="0"/>
        <w:spacing w:line="300" w:lineRule="auto"/>
        <w:ind w:left="480" w:hanging="480" w:hangingChars="200"/>
        <w:rPr>
          <w:rFonts w:cs="Times New Roman"/>
          <w:szCs w:val="22"/>
        </w:rPr>
        <w:pPrChange w:id="4192" w:author="China" w:date="2017-06-06T20:43:00Z">
          <w:pPr>
            <w:adjustRightInd w:val="0"/>
            <w:ind w:firstLine="0" w:firstLineChars="0"/>
          </w:pPr>
        </w:pPrChange>
      </w:pPr>
      <w:r>
        <w:rPr>
          <w:rFonts w:cs="Times New Roman"/>
          <w:szCs w:val="22"/>
          <w:rPrChange w:id="4193" w:author="China" w:date="2017-06-06T20:51:00Z">
            <w:rPr/>
          </w:rPrChange>
        </w:rPr>
        <w:t>[9]</w:t>
      </w:r>
      <w:r>
        <w:rPr>
          <w:rFonts w:cs="Times New Roman"/>
          <w:szCs w:val="22"/>
          <w:rPrChange w:id="4194" w:author="China" w:date="2017-06-06T20:51:00Z">
            <w:rPr/>
          </w:rPrChange>
        </w:rPr>
        <w:tab/>
      </w:r>
      <w:ins w:id="4195" w:author="刘宁" w:date="2017-06-09T10:05:00Z">
        <w:r>
          <w:rPr>
            <w:rFonts w:hint="eastAsia" w:cs="Times New Roman"/>
            <w:szCs w:val="22"/>
          </w:rPr>
          <w:t>陈</w:t>
        </w:r>
      </w:ins>
      <w:ins w:id="4196" w:author="刘宁" w:date="2017-06-09T10:04:00Z">
        <w:r>
          <w:rPr>
            <w:rFonts w:hint="eastAsia" w:ascii="Times New Roman" w:hAnsi="Times New Roman" w:cs="Times New Roman"/>
            <w:color w:val="auto"/>
            <w:sz w:val="24"/>
            <w:szCs w:val="22"/>
            <w:shd w:val="clear" w:color="auto" w:fill="auto"/>
            <w:rPrChange w:id="4197" w:author="刘宁" w:date="2017-06-09T10:09:00Z">
              <w:rPr>
                <w:rFonts w:hint="eastAsia" w:ascii="Arial" w:hAnsi="Arial" w:cs="Arial"/>
                <w:color w:val="222222"/>
                <w:sz w:val="19"/>
                <w:szCs w:val="19"/>
                <w:shd w:val="clear" w:color="auto" w:fill="FFFFFF"/>
              </w:rPr>
            </w:rPrChange>
          </w:rPr>
          <w:t>怀琛</w:t>
        </w:r>
      </w:ins>
      <w:ins w:id="4198" w:author="刘宁" w:date="2017-06-09T10:04:00Z">
        <w:r>
          <w:rPr>
            <w:rFonts w:hint="eastAsia" w:ascii="Times New Roman" w:hAnsi="Times New Roman" w:cs="Times New Roman"/>
            <w:color w:val="auto"/>
            <w:sz w:val="24"/>
            <w:szCs w:val="22"/>
            <w:shd w:val="clear" w:color="auto" w:fill="auto"/>
            <w:rPrChange w:id="4199" w:author="刘宁" w:date="2017-06-09T10:09:00Z">
              <w:rPr>
                <w:rFonts w:hint="eastAsia" w:ascii="Arial" w:hAnsi="Arial" w:cs="Arial"/>
                <w:color w:val="222222"/>
                <w:sz w:val="19"/>
                <w:szCs w:val="19"/>
                <w:shd w:val="clear" w:color="auto" w:fill="FFFFFF"/>
              </w:rPr>
            </w:rPrChange>
          </w:rPr>
          <w:t>.</w:t>
        </w:r>
      </w:ins>
      <w:ins w:id="4200" w:author="刘宁" w:date="2017-06-09T10:04:00Z">
        <w:r>
          <w:rPr>
            <w:rFonts w:ascii="Times New Roman" w:hAnsi="Times New Roman" w:cs="Times New Roman"/>
            <w:color w:val="auto"/>
            <w:sz w:val="24"/>
            <w:szCs w:val="22"/>
            <w:shd w:val="clear" w:color="auto" w:fill="auto"/>
            <w:rPrChange w:id="4201" w:author="刘宁" w:date="2017-06-09T10:09:00Z">
              <w:rPr>
                <w:rFonts w:ascii="Arial" w:hAnsi="Arial" w:cs="Arial"/>
                <w:color w:val="222222"/>
                <w:sz w:val="19"/>
                <w:szCs w:val="19"/>
                <w:shd w:val="clear" w:color="auto" w:fill="FFFFFF"/>
              </w:rPr>
            </w:rPrChange>
          </w:rPr>
          <w:t xml:space="preserve"> </w:t>
        </w:r>
      </w:ins>
      <w:ins w:id="4202" w:author="刘宁" w:date="2017-06-09T10:04:00Z">
        <w:r>
          <w:rPr>
            <w:rFonts w:hint="eastAsia" w:ascii="Times New Roman" w:hAnsi="Times New Roman" w:cs="Times New Roman"/>
            <w:color w:val="auto"/>
            <w:sz w:val="24"/>
            <w:szCs w:val="22"/>
            <w:shd w:val="clear" w:color="auto" w:fill="auto"/>
            <w:rPrChange w:id="4203" w:author="刘宁" w:date="2017-06-09T10:09:00Z">
              <w:rPr>
                <w:rFonts w:hint="eastAsia" w:ascii="Arial" w:hAnsi="Arial" w:cs="Arial"/>
                <w:color w:val="222222"/>
                <w:sz w:val="19"/>
                <w:szCs w:val="19"/>
                <w:shd w:val="clear" w:color="auto" w:fill="FFFFFF"/>
              </w:rPr>
            </w:rPrChange>
          </w:rPr>
          <w:t>数字信号处理教程</w:t>
        </w:r>
      </w:ins>
      <w:ins w:id="4204" w:author="刘宁" w:date="2017-06-09T10:04:00Z">
        <w:r>
          <w:rPr>
            <w:rFonts w:hint="eastAsia" w:ascii="Times New Roman" w:hAnsi="Times New Roman" w:cs="Times New Roman"/>
            <w:color w:val="auto"/>
            <w:sz w:val="24"/>
            <w:szCs w:val="22"/>
            <w:shd w:val="clear" w:color="auto" w:fill="auto"/>
            <w:rPrChange w:id="4205" w:author="刘宁" w:date="2017-06-09T10:09:00Z">
              <w:rPr>
                <w:rFonts w:hint="eastAsia" w:ascii="Arial" w:hAnsi="Arial" w:cs="Arial"/>
                <w:color w:val="222222"/>
                <w:sz w:val="19"/>
                <w:szCs w:val="19"/>
                <w:shd w:val="clear" w:color="auto" w:fill="FFFFFF"/>
              </w:rPr>
            </w:rPrChange>
          </w:rPr>
          <w:t>:</w:t>
        </w:r>
      </w:ins>
      <w:ins w:id="4206" w:author="刘宁" w:date="2017-06-09T10:04:00Z">
        <w:r>
          <w:rPr>
            <w:rFonts w:ascii="Times New Roman" w:hAnsi="Times New Roman" w:cs="Times New Roman"/>
            <w:color w:val="auto"/>
            <w:sz w:val="24"/>
            <w:szCs w:val="22"/>
            <w:shd w:val="clear" w:color="auto" w:fill="auto"/>
            <w:rPrChange w:id="4207" w:author="刘宁" w:date="2017-06-09T10:09:00Z">
              <w:rPr>
                <w:rFonts w:ascii="Arial" w:hAnsi="Arial" w:cs="Arial"/>
                <w:color w:val="222222"/>
                <w:sz w:val="19"/>
                <w:szCs w:val="19"/>
                <w:shd w:val="clear" w:color="auto" w:fill="FFFFFF"/>
              </w:rPr>
            </w:rPrChange>
          </w:rPr>
          <w:t xml:space="preserve"> MATLAB </w:t>
        </w:r>
      </w:ins>
      <w:ins w:id="4208" w:author="刘宁" w:date="2017-06-09T10:04:00Z">
        <w:r>
          <w:rPr>
            <w:rFonts w:hint="eastAsia" w:ascii="Times New Roman" w:hAnsi="Times New Roman" w:cs="Times New Roman"/>
            <w:color w:val="auto"/>
            <w:sz w:val="24"/>
            <w:szCs w:val="22"/>
            <w:shd w:val="clear" w:color="auto" w:fill="auto"/>
            <w:rPrChange w:id="4209" w:author="刘宁" w:date="2017-06-09T10:09:00Z">
              <w:rPr>
                <w:rFonts w:hint="eastAsia" w:ascii="Arial" w:hAnsi="Arial" w:cs="Arial"/>
                <w:color w:val="222222"/>
                <w:sz w:val="19"/>
                <w:szCs w:val="19"/>
                <w:shd w:val="clear" w:color="auto" w:fill="FFFFFF"/>
              </w:rPr>
            </w:rPrChange>
          </w:rPr>
          <w:t>释义与实现</w:t>
        </w:r>
      </w:ins>
      <w:ins w:id="4210" w:author="刘宁" w:date="2017-06-09T10:04:00Z">
        <w:r>
          <w:rPr>
            <w:rFonts w:hint="eastAsia" w:ascii="Times New Roman" w:hAnsi="Times New Roman" w:cs="Times New Roman"/>
            <w:color w:val="auto"/>
            <w:sz w:val="24"/>
            <w:szCs w:val="22"/>
            <w:shd w:val="clear" w:color="auto" w:fill="auto"/>
            <w:rPrChange w:id="4211" w:author="刘宁" w:date="2017-06-09T10:09:00Z">
              <w:rPr>
                <w:rFonts w:hint="eastAsia" w:ascii="Arial" w:hAnsi="Arial" w:cs="Arial"/>
                <w:color w:val="222222"/>
                <w:sz w:val="19"/>
                <w:szCs w:val="19"/>
                <w:shd w:val="clear" w:color="auto" w:fill="FFFFFF"/>
              </w:rPr>
            </w:rPrChange>
          </w:rPr>
          <w:t>[M].</w:t>
        </w:r>
      </w:ins>
      <w:ins w:id="4212" w:author="刘宁" w:date="2017-06-09T10:04:00Z">
        <w:r>
          <w:rPr>
            <w:rFonts w:ascii="Times New Roman" w:hAnsi="Times New Roman" w:cs="Times New Roman"/>
            <w:color w:val="auto"/>
            <w:sz w:val="24"/>
            <w:szCs w:val="22"/>
            <w:shd w:val="clear" w:color="auto" w:fill="auto"/>
            <w:rPrChange w:id="4213" w:author="刘宁" w:date="2017-06-09T10:09:00Z">
              <w:rPr>
                <w:rFonts w:ascii="Arial" w:hAnsi="Arial" w:cs="Arial"/>
                <w:color w:val="222222"/>
                <w:sz w:val="19"/>
                <w:szCs w:val="19"/>
                <w:shd w:val="clear" w:color="auto" w:fill="FFFFFF"/>
              </w:rPr>
            </w:rPrChange>
          </w:rPr>
          <w:t xml:space="preserve"> </w:t>
        </w:r>
      </w:ins>
      <w:ins w:id="4214" w:author="刘宁" w:date="2017-06-09T10:04:00Z">
        <w:r>
          <w:rPr>
            <w:rFonts w:hint="eastAsia" w:ascii="Times New Roman" w:hAnsi="Times New Roman" w:cs="Times New Roman"/>
            <w:color w:val="auto"/>
            <w:sz w:val="24"/>
            <w:szCs w:val="22"/>
            <w:shd w:val="clear" w:color="auto" w:fill="auto"/>
            <w:rPrChange w:id="4215" w:author="刘宁" w:date="2017-06-09T10:09:00Z">
              <w:rPr>
                <w:rFonts w:hint="eastAsia" w:ascii="Arial" w:hAnsi="Arial" w:cs="Arial"/>
                <w:color w:val="222222"/>
                <w:sz w:val="19"/>
                <w:szCs w:val="19"/>
                <w:shd w:val="clear" w:color="auto" w:fill="FFFFFF"/>
              </w:rPr>
            </w:rPrChange>
          </w:rPr>
          <w:t>电子工业出版社</w:t>
        </w:r>
      </w:ins>
      <w:ins w:id="4216" w:author="刘宁" w:date="2017-06-09T10:04:00Z">
        <w:r>
          <w:rPr>
            <w:rFonts w:hint="eastAsia" w:ascii="Times New Roman" w:hAnsi="Times New Roman" w:cs="Times New Roman"/>
            <w:color w:val="auto"/>
            <w:sz w:val="24"/>
            <w:szCs w:val="22"/>
            <w:shd w:val="clear" w:color="auto" w:fill="auto"/>
            <w:rPrChange w:id="4217" w:author="刘宁" w:date="2017-06-09T10:09:00Z">
              <w:rPr>
                <w:rFonts w:hint="eastAsia" w:ascii="Arial" w:hAnsi="Arial" w:cs="Arial"/>
                <w:color w:val="222222"/>
                <w:sz w:val="19"/>
                <w:szCs w:val="19"/>
                <w:shd w:val="clear" w:color="auto" w:fill="FFFFFF"/>
              </w:rPr>
            </w:rPrChange>
          </w:rPr>
          <w:t>,</w:t>
        </w:r>
      </w:ins>
      <w:ins w:id="4218" w:author="刘宁" w:date="2017-06-09T10:04:00Z">
        <w:r>
          <w:rPr>
            <w:rFonts w:ascii="Times New Roman" w:hAnsi="Times New Roman" w:cs="Times New Roman"/>
            <w:color w:val="auto"/>
            <w:sz w:val="24"/>
            <w:szCs w:val="22"/>
            <w:shd w:val="clear" w:color="auto" w:fill="auto"/>
            <w:rPrChange w:id="4219" w:author="刘宁" w:date="2017-06-09T10:09:00Z">
              <w:rPr>
                <w:rFonts w:ascii="Arial" w:hAnsi="Arial" w:cs="Arial"/>
                <w:color w:val="222222"/>
                <w:sz w:val="19"/>
                <w:szCs w:val="19"/>
                <w:shd w:val="clear" w:color="auto" w:fill="FFFFFF"/>
              </w:rPr>
            </w:rPrChange>
          </w:rPr>
          <w:t xml:space="preserve"> 2004.</w:t>
        </w:r>
      </w:ins>
      <w:del w:id="4220" w:author="刘宁" w:date="2017-06-09T10:04:00Z">
        <w:r>
          <w:rPr>
            <w:rFonts w:hint="eastAsia" w:cs="Times New Roman"/>
            <w:szCs w:val="22"/>
            <w:rPrChange w:id="4221" w:author="China" w:date="2017-06-06T20:51:00Z">
              <w:rPr>
                <w:rFonts w:hint="eastAsia"/>
              </w:rPr>
            </w:rPrChange>
          </w:rPr>
          <w:delText>陈怀琛</w:delText>
        </w:r>
      </w:del>
      <w:del w:id="4222" w:author="刘宁" w:date="2017-06-09T10:04:00Z">
        <w:r>
          <w:rPr>
            <w:rFonts w:cs="Times New Roman"/>
            <w:szCs w:val="22"/>
            <w:rPrChange w:id="4223" w:author="China" w:date="2017-06-06T20:51:00Z">
              <w:rPr/>
            </w:rPrChange>
          </w:rPr>
          <w:delText>.</w:delText>
        </w:r>
      </w:del>
      <w:del w:id="4224" w:author="刘宁" w:date="2017-06-09T10:04:00Z">
        <w:r>
          <w:rPr>
            <w:rFonts w:hint="eastAsia" w:cs="Times New Roman"/>
            <w:szCs w:val="22"/>
            <w:rPrChange w:id="4225" w:author="China" w:date="2017-06-06T20:51:00Z">
              <w:rPr>
                <w:rFonts w:hint="eastAsia"/>
              </w:rPr>
            </w:rPrChange>
          </w:rPr>
          <w:delText>数字信号处理教程</w:delText>
        </w:r>
      </w:del>
      <w:del w:id="4226" w:author="刘宁" w:date="2017-06-09T10:04:00Z">
        <w:r>
          <w:rPr>
            <w:rFonts w:cs="Times New Roman"/>
            <w:szCs w:val="22"/>
            <w:rPrChange w:id="4227" w:author="China" w:date="2017-06-06T20:51:00Z">
              <w:rPr/>
            </w:rPrChange>
          </w:rPr>
          <w:delText>MATLAB</w:delText>
        </w:r>
      </w:del>
      <w:del w:id="4228" w:author="刘宁" w:date="2017-06-09T10:04:00Z">
        <w:r>
          <w:rPr>
            <w:rFonts w:hint="eastAsia" w:cs="Times New Roman"/>
            <w:szCs w:val="22"/>
            <w:rPrChange w:id="4229" w:author="China" w:date="2017-06-06T20:51:00Z">
              <w:rPr>
                <w:rFonts w:hint="eastAsia"/>
              </w:rPr>
            </w:rPrChange>
          </w:rPr>
          <w:delText>释义与实现，</w:delText>
        </w:r>
      </w:del>
      <w:del w:id="4230" w:author="刘宁" w:date="2017-06-09T10:04:00Z">
        <w:r>
          <w:rPr>
            <w:rFonts w:cs="Times New Roman"/>
            <w:szCs w:val="22"/>
            <w:rPrChange w:id="4231" w:author="China" w:date="2017-06-06T20:51:00Z">
              <w:rPr/>
            </w:rPrChange>
          </w:rPr>
          <w:delText>2008,10.</w:delText>
        </w:r>
      </w:del>
    </w:p>
    <w:p>
      <w:pPr>
        <w:adjustRightInd w:val="0"/>
        <w:snapToGrid w:val="0"/>
        <w:spacing w:line="300" w:lineRule="auto"/>
        <w:ind w:left="480" w:hanging="480" w:hangingChars="200"/>
        <w:rPr>
          <w:rFonts w:cs="Times New Roman"/>
          <w:szCs w:val="22"/>
        </w:rPr>
        <w:pPrChange w:id="4232" w:author="China" w:date="2017-06-06T20:43:00Z">
          <w:pPr>
            <w:adjustRightInd w:val="0"/>
            <w:ind w:firstLine="0" w:firstLineChars="0"/>
          </w:pPr>
        </w:pPrChange>
      </w:pPr>
      <w:r>
        <w:rPr>
          <w:rFonts w:cs="Times New Roman"/>
          <w:szCs w:val="22"/>
          <w:rPrChange w:id="4233" w:author="China" w:date="2017-06-06T20:51:00Z">
            <w:rPr/>
          </w:rPrChange>
        </w:rPr>
        <w:t>[10]</w:t>
      </w:r>
      <w:r>
        <w:rPr>
          <w:rFonts w:cs="Times New Roman"/>
          <w:szCs w:val="22"/>
          <w:rPrChange w:id="4234" w:author="China" w:date="2017-06-06T20:51:00Z">
            <w:rPr/>
          </w:rPrChange>
        </w:rPr>
        <w:tab/>
      </w:r>
      <w:r>
        <w:rPr>
          <w:rFonts w:hint="eastAsia" w:cs="Times New Roman"/>
          <w:szCs w:val="22"/>
          <w:rPrChange w:id="4235" w:author="China" w:date="2017-06-06T20:51:00Z">
            <w:rPr>
              <w:rFonts w:hint="eastAsia"/>
            </w:rPr>
          </w:rPrChange>
        </w:rPr>
        <w:t>陈添</w:t>
      </w:r>
      <w:del w:id="4236" w:author="刘宁" w:date="2017-06-06T22:47:00Z">
        <w:r>
          <w:rPr>
            <w:rFonts w:cs="Times New Roman"/>
            <w:szCs w:val="22"/>
            <w:rPrChange w:id="4237" w:author="China" w:date="2017-06-06T20:51:00Z">
              <w:rPr/>
            </w:rPrChange>
          </w:rPr>
          <w:delText>.</w:delText>
        </w:r>
      </w:del>
      <w:ins w:id="4238" w:author="刘宁" w:date="2017-06-06T22:47:00Z">
        <w:r>
          <w:rPr>
            <w:rFonts w:hint="eastAsia" w:cs="Times New Roman"/>
            <w:szCs w:val="22"/>
          </w:rPr>
          <w:t xml:space="preserve">. </w:t>
        </w:r>
      </w:ins>
      <w:r>
        <w:rPr>
          <w:rFonts w:hint="eastAsia" w:cs="Times New Roman"/>
          <w:szCs w:val="22"/>
          <w:rPrChange w:id="4239" w:author="China" w:date="2017-06-06T20:51:00Z">
            <w:rPr>
              <w:rFonts w:hint="eastAsia"/>
            </w:rPr>
          </w:rPrChange>
        </w:rPr>
        <w:t>钻具信号的采集及应用研究</w:t>
      </w:r>
      <w:ins w:id="4240" w:author="刘宁" w:date="2017-06-09T10:05:00Z">
        <w:r>
          <w:rPr>
            <w:rFonts w:hint="eastAsia" w:cs="Times New Roman"/>
            <w:szCs w:val="22"/>
          </w:rPr>
          <w:t>[D]</w:t>
        </w:r>
      </w:ins>
      <w:del w:id="4241" w:author="刘宁" w:date="2017-06-06T22:58:00Z">
        <w:r>
          <w:rPr>
            <w:rFonts w:hint="eastAsia" w:cs="Times New Roman"/>
            <w:szCs w:val="22"/>
            <w:rPrChange w:id="4242" w:author="China" w:date="2017-06-06T20:51:00Z">
              <w:rPr>
                <w:rFonts w:hint="eastAsia"/>
              </w:rPr>
            </w:rPrChange>
          </w:rPr>
          <w:delText>，</w:delText>
        </w:r>
      </w:del>
      <w:ins w:id="4243" w:author="刘宁" w:date="2017-06-06T22:58:00Z">
        <w:r>
          <w:rPr>
            <w:rFonts w:hint="eastAsia" w:cs="Times New Roman"/>
            <w:szCs w:val="22"/>
          </w:rPr>
          <w:t xml:space="preserve">, </w:t>
        </w:r>
      </w:ins>
      <w:ins w:id="4244" w:author="刘宁" w:date="2017-06-09T10:06:00Z">
        <w:r>
          <w:rPr>
            <w:rFonts w:cs="Times New Roman"/>
            <w:szCs w:val="22"/>
          </w:rPr>
          <w:t>北京: 中国石油大学</w:t>
        </w:r>
      </w:ins>
      <w:ins w:id="4245" w:author="刘宁" w:date="2017-06-09T10:06:00Z">
        <w:r>
          <w:rPr>
            <w:rFonts w:hint="eastAsia" w:cs="Times New Roman"/>
            <w:szCs w:val="22"/>
          </w:rPr>
          <w:t xml:space="preserve">, </w:t>
        </w:r>
      </w:ins>
      <w:r>
        <w:rPr>
          <w:rFonts w:cs="Times New Roman"/>
          <w:szCs w:val="22"/>
          <w:rPrChange w:id="4246" w:author="China" w:date="2017-06-06T20:51:00Z">
            <w:rPr/>
          </w:rPrChange>
        </w:rPr>
        <w:t>2003.</w:t>
      </w:r>
    </w:p>
    <w:p>
      <w:pPr>
        <w:adjustRightInd w:val="0"/>
        <w:snapToGrid w:val="0"/>
        <w:spacing w:line="300" w:lineRule="auto"/>
        <w:ind w:left="480" w:hanging="480" w:hangingChars="200"/>
        <w:rPr>
          <w:rFonts w:cs="Times New Roman"/>
          <w:szCs w:val="22"/>
        </w:rPr>
        <w:pPrChange w:id="4247" w:author="China" w:date="2017-06-06T20:43:00Z">
          <w:pPr>
            <w:adjustRightInd w:val="0"/>
            <w:ind w:firstLine="0" w:firstLineChars="0"/>
          </w:pPr>
        </w:pPrChange>
      </w:pPr>
      <w:r>
        <w:rPr>
          <w:rFonts w:cs="Times New Roman"/>
          <w:szCs w:val="22"/>
          <w:rPrChange w:id="4248" w:author="China" w:date="2017-06-06T20:51:00Z">
            <w:rPr/>
          </w:rPrChange>
        </w:rPr>
        <w:t>[11]</w:t>
      </w:r>
      <w:r>
        <w:rPr>
          <w:rFonts w:cs="Times New Roman"/>
          <w:szCs w:val="22"/>
          <w:rPrChange w:id="4249" w:author="China" w:date="2017-06-06T20:51:00Z">
            <w:rPr/>
          </w:rPrChange>
        </w:rPr>
        <w:tab/>
      </w:r>
      <w:ins w:id="4250" w:author="刘宁" w:date="2017-06-09T10:06:00Z">
        <w:r>
          <w:rPr>
            <w:rFonts w:hint="eastAsia" w:ascii="Times New Roman" w:hAnsi="Times New Roman" w:cs="Times New Roman"/>
            <w:color w:val="auto"/>
            <w:sz w:val="24"/>
            <w:szCs w:val="22"/>
            <w:shd w:val="clear" w:color="auto" w:fill="auto"/>
            <w:rPrChange w:id="4251" w:author="刘宁" w:date="2017-06-09T10:10:00Z">
              <w:rPr>
                <w:rFonts w:hint="eastAsia" w:ascii="Arial" w:hAnsi="Arial" w:cs="Arial"/>
                <w:color w:val="222222"/>
                <w:sz w:val="19"/>
                <w:szCs w:val="19"/>
                <w:shd w:val="clear" w:color="auto" w:fill="FFFFFF"/>
              </w:rPr>
            </w:rPrChange>
          </w:rPr>
          <w:t>郑勇</w:t>
        </w:r>
      </w:ins>
      <w:ins w:id="4252" w:author="刘宁" w:date="2017-06-09T10:06:00Z">
        <w:r>
          <w:rPr>
            <w:rFonts w:hint="eastAsia" w:ascii="Times New Roman" w:hAnsi="Times New Roman" w:cs="Times New Roman"/>
            <w:color w:val="auto"/>
            <w:sz w:val="24"/>
            <w:szCs w:val="22"/>
            <w:shd w:val="clear" w:color="auto" w:fill="auto"/>
            <w:rPrChange w:id="4253" w:author="刘宁" w:date="2017-06-09T10:10:00Z">
              <w:rPr>
                <w:rFonts w:hint="eastAsia" w:ascii="Arial" w:hAnsi="Arial" w:cs="Arial"/>
                <w:color w:val="222222"/>
                <w:sz w:val="19"/>
                <w:szCs w:val="19"/>
                <w:shd w:val="clear" w:color="auto" w:fill="FFFFFF"/>
              </w:rPr>
            </w:rPrChange>
          </w:rPr>
          <w:t>.</w:t>
        </w:r>
      </w:ins>
      <w:ins w:id="4254" w:author="刘宁" w:date="2017-06-09T10:06:00Z">
        <w:r>
          <w:rPr>
            <w:rFonts w:ascii="Times New Roman" w:hAnsi="Times New Roman" w:cs="Times New Roman"/>
            <w:color w:val="auto"/>
            <w:sz w:val="24"/>
            <w:szCs w:val="22"/>
            <w:shd w:val="clear" w:color="auto" w:fill="auto"/>
            <w:rPrChange w:id="4255" w:author="刘宁" w:date="2017-06-09T10:10:00Z">
              <w:rPr>
                <w:rFonts w:ascii="Arial" w:hAnsi="Arial" w:cs="Arial"/>
                <w:color w:val="222222"/>
                <w:sz w:val="19"/>
                <w:szCs w:val="19"/>
                <w:shd w:val="clear" w:color="auto" w:fill="FFFFFF"/>
              </w:rPr>
            </w:rPrChange>
          </w:rPr>
          <w:t xml:space="preserve"> </w:t>
        </w:r>
      </w:ins>
      <w:ins w:id="4256" w:author="刘宁" w:date="2017-06-09T10:06:00Z">
        <w:r>
          <w:rPr>
            <w:rFonts w:hint="eastAsia" w:ascii="Times New Roman" w:hAnsi="Times New Roman" w:cs="Times New Roman"/>
            <w:color w:val="auto"/>
            <w:sz w:val="24"/>
            <w:szCs w:val="22"/>
            <w:shd w:val="clear" w:color="auto" w:fill="auto"/>
            <w:rPrChange w:id="4257" w:author="刘宁" w:date="2017-06-09T10:10:00Z">
              <w:rPr>
                <w:rFonts w:hint="eastAsia" w:ascii="Arial" w:hAnsi="Arial" w:cs="Arial"/>
                <w:color w:val="222222"/>
                <w:sz w:val="19"/>
                <w:szCs w:val="19"/>
                <w:shd w:val="clear" w:color="auto" w:fill="FFFFFF"/>
              </w:rPr>
            </w:rPrChange>
          </w:rPr>
          <w:t>无人机飞行异常振动信号采集方法研究</w:t>
        </w:r>
      </w:ins>
      <w:ins w:id="4258" w:author="刘宁" w:date="2017-06-09T10:06:00Z">
        <w:r>
          <w:rPr>
            <w:rFonts w:hint="eastAsia" w:ascii="Times New Roman" w:hAnsi="Times New Roman" w:cs="Times New Roman"/>
            <w:color w:val="auto"/>
            <w:sz w:val="24"/>
            <w:szCs w:val="22"/>
            <w:shd w:val="clear" w:color="auto" w:fill="auto"/>
            <w:rPrChange w:id="4259" w:author="刘宁" w:date="2017-06-09T10:10:00Z">
              <w:rPr>
                <w:rFonts w:hint="eastAsia" w:ascii="Arial" w:hAnsi="Arial" w:cs="Arial"/>
                <w:color w:val="222222"/>
                <w:sz w:val="19"/>
                <w:szCs w:val="19"/>
                <w:shd w:val="clear" w:color="auto" w:fill="FFFFFF"/>
              </w:rPr>
            </w:rPrChange>
          </w:rPr>
          <w:t>[J].</w:t>
        </w:r>
      </w:ins>
      <w:ins w:id="4260" w:author="刘宁" w:date="2017-06-09T10:06:00Z">
        <w:r>
          <w:rPr>
            <w:rFonts w:ascii="Times New Roman" w:hAnsi="Times New Roman" w:cs="Times New Roman"/>
            <w:color w:val="auto"/>
            <w:sz w:val="24"/>
            <w:szCs w:val="22"/>
            <w:shd w:val="clear" w:color="auto" w:fill="auto"/>
            <w:rPrChange w:id="4261" w:author="刘宁" w:date="2017-06-09T10:10:00Z">
              <w:rPr>
                <w:rFonts w:ascii="Arial" w:hAnsi="Arial" w:cs="Arial"/>
                <w:color w:val="222222"/>
                <w:sz w:val="19"/>
                <w:szCs w:val="19"/>
                <w:shd w:val="clear" w:color="auto" w:fill="FFFFFF"/>
              </w:rPr>
            </w:rPrChange>
          </w:rPr>
          <w:t xml:space="preserve"> </w:t>
        </w:r>
      </w:ins>
      <w:ins w:id="4262" w:author="刘宁" w:date="2017-06-09T10:06:00Z">
        <w:r>
          <w:rPr>
            <w:rFonts w:hint="eastAsia" w:ascii="Times New Roman" w:hAnsi="Times New Roman" w:cs="Times New Roman"/>
            <w:color w:val="auto"/>
            <w:sz w:val="24"/>
            <w:szCs w:val="22"/>
            <w:shd w:val="clear" w:color="auto" w:fill="auto"/>
            <w:rPrChange w:id="4263" w:author="刘宁" w:date="2017-06-09T10:10:00Z">
              <w:rPr>
                <w:rFonts w:hint="eastAsia" w:ascii="Arial" w:hAnsi="Arial" w:cs="Arial"/>
                <w:color w:val="222222"/>
                <w:sz w:val="19"/>
                <w:szCs w:val="19"/>
                <w:shd w:val="clear" w:color="auto" w:fill="FFFFFF"/>
              </w:rPr>
            </w:rPrChange>
          </w:rPr>
          <w:t>科技通报</w:t>
        </w:r>
      </w:ins>
      <w:ins w:id="4264" w:author="刘宁" w:date="2017-06-09T10:06:00Z">
        <w:r>
          <w:rPr>
            <w:rFonts w:hint="eastAsia" w:ascii="Times New Roman" w:hAnsi="Times New Roman" w:cs="Times New Roman"/>
            <w:color w:val="auto"/>
            <w:sz w:val="24"/>
            <w:szCs w:val="22"/>
            <w:shd w:val="clear" w:color="auto" w:fill="auto"/>
            <w:rPrChange w:id="4265" w:author="刘宁" w:date="2017-06-09T10:10:00Z">
              <w:rPr>
                <w:rFonts w:hint="eastAsia" w:ascii="Arial" w:hAnsi="Arial" w:cs="Arial"/>
                <w:color w:val="222222"/>
                <w:sz w:val="19"/>
                <w:szCs w:val="19"/>
                <w:shd w:val="clear" w:color="auto" w:fill="FFFFFF"/>
              </w:rPr>
            </w:rPrChange>
          </w:rPr>
          <w:t>,</w:t>
        </w:r>
      </w:ins>
      <w:ins w:id="4266" w:author="刘宁" w:date="2017-06-09T10:06:00Z">
        <w:r>
          <w:rPr>
            <w:rFonts w:ascii="Times New Roman" w:hAnsi="Times New Roman" w:cs="Times New Roman"/>
            <w:color w:val="auto"/>
            <w:sz w:val="24"/>
            <w:szCs w:val="22"/>
            <w:shd w:val="clear" w:color="auto" w:fill="auto"/>
            <w:rPrChange w:id="4267" w:author="刘宁" w:date="2017-06-09T10:10:00Z">
              <w:rPr>
                <w:rFonts w:ascii="Arial" w:hAnsi="Arial" w:cs="Arial"/>
                <w:color w:val="222222"/>
                <w:sz w:val="19"/>
                <w:szCs w:val="19"/>
                <w:shd w:val="clear" w:color="auto" w:fill="FFFFFF"/>
              </w:rPr>
            </w:rPrChange>
          </w:rPr>
          <w:t xml:space="preserve"> 2014, 30(7): 184-187.</w:t>
        </w:r>
      </w:ins>
      <w:del w:id="4268" w:author="刘宁" w:date="2017-06-09T10:06:00Z">
        <w:r>
          <w:rPr>
            <w:rFonts w:hint="eastAsia" w:cs="Times New Roman"/>
            <w:szCs w:val="22"/>
            <w:rPrChange w:id="4269" w:author="China" w:date="2017-06-06T20:51:00Z">
              <w:rPr>
                <w:rFonts w:hint="eastAsia"/>
              </w:rPr>
            </w:rPrChange>
          </w:rPr>
          <w:delText>郑勇</w:delText>
        </w:r>
      </w:del>
      <w:del w:id="4270" w:author="刘宁" w:date="2017-06-09T10:06:00Z">
        <w:r>
          <w:rPr>
            <w:rFonts w:cs="Times New Roman"/>
            <w:szCs w:val="22"/>
            <w:rPrChange w:id="4271" w:author="China" w:date="2017-06-06T20:51:00Z">
              <w:rPr/>
            </w:rPrChange>
          </w:rPr>
          <w:delText>.</w:delText>
        </w:r>
      </w:del>
      <w:del w:id="4272" w:author="刘宁" w:date="2017-06-09T10:06:00Z">
        <w:r>
          <w:rPr>
            <w:rFonts w:hint="eastAsia" w:cs="Times New Roman"/>
            <w:szCs w:val="22"/>
            <w:rPrChange w:id="4273" w:author="China" w:date="2017-06-06T20:51:00Z">
              <w:rPr>
                <w:rFonts w:hint="eastAsia"/>
              </w:rPr>
            </w:rPrChange>
          </w:rPr>
          <w:delText>无人机飞行异常振动信号采集方法研究，</w:delText>
        </w:r>
      </w:del>
      <w:del w:id="4274" w:author="刘宁" w:date="2017-06-09T10:06:00Z">
        <w:r>
          <w:rPr>
            <w:rFonts w:cs="Times New Roman"/>
            <w:szCs w:val="22"/>
            <w:rPrChange w:id="4275" w:author="China" w:date="2017-06-06T20:51:00Z">
              <w:rPr/>
            </w:rPrChange>
          </w:rPr>
          <w:delText>2011.</w:delText>
        </w:r>
      </w:del>
    </w:p>
    <w:p>
      <w:pPr>
        <w:adjustRightInd w:val="0"/>
        <w:snapToGrid w:val="0"/>
        <w:spacing w:line="300" w:lineRule="auto"/>
        <w:ind w:left="480" w:hanging="480" w:hangingChars="200"/>
        <w:rPr>
          <w:rFonts w:cs="Times New Roman"/>
          <w:szCs w:val="22"/>
        </w:rPr>
        <w:pPrChange w:id="4276" w:author="China" w:date="2017-06-06T20:43:00Z">
          <w:pPr>
            <w:adjustRightInd w:val="0"/>
            <w:ind w:firstLine="0" w:firstLineChars="0"/>
          </w:pPr>
        </w:pPrChange>
      </w:pPr>
      <w:r>
        <w:rPr>
          <w:rFonts w:cs="Times New Roman"/>
          <w:szCs w:val="22"/>
          <w:rPrChange w:id="4277" w:author="China" w:date="2017-06-06T20:51:00Z">
            <w:rPr/>
          </w:rPrChange>
        </w:rPr>
        <w:t>[12]</w:t>
      </w:r>
      <w:r>
        <w:rPr>
          <w:rFonts w:cs="Times New Roman"/>
          <w:szCs w:val="22"/>
          <w:rPrChange w:id="4278" w:author="China" w:date="2017-06-06T20:51:00Z">
            <w:rPr/>
          </w:rPrChange>
        </w:rPr>
        <w:tab/>
      </w:r>
      <w:r>
        <w:rPr>
          <w:rFonts w:hint="eastAsia" w:cs="Times New Roman"/>
          <w:szCs w:val="22"/>
          <w:rPrChange w:id="4279" w:author="China" w:date="2017-06-06T20:51:00Z">
            <w:rPr>
              <w:rFonts w:hint="eastAsia"/>
            </w:rPr>
          </w:rPrChange>
        </w:rPr>
        <w:t>宗孔德</w:t>
      </w:r>
      <w:del w:id="4280" w:author="刘宁" w:date="2017-06-06T22:58:00Z">
        <w:r>
          <w:rPr>
            <w:rFonts w:hint="eastAsia" w:cs="Times New Roman"/>
            <w:szCs w:val="22"/>
            <w:rPrChange w:id="4281" w:author="China" w:date="2017-06-06T20:51:00Z">
              <w:rPr>
                <w:rFonts w:hint="eastAsia"/>
              </w:rPr>
            </w:rPrChange>
          </w:rPr>
          <w:delText>，</w:delText>
        </w:r>
      </w:del>
      <w:ins w:id="4282" w:author="刘宁" w:date="2017-06-06T22:58:00Z">
        <w:r>
          <w:rPr>
            <w:rFonts w:hint="eastAsia" w:cs="Times New Roman"/>
            <w:szCs w:val="22"/>
          </w:rPr>
          <w:t xml:space="preserve">, </w:t>
        </w:r>
      </w:ins>
      <w:r>
        <w:rPr>
          <w:rFonts w:hint="eastAsia" w:cs="Times New Roman"/>
          <w:szCs w:val="22"/>
          <w:rPrChange w:id="4283" w:author="China" w:date="2017-06-06T20:51:00Z">
            <w:rPr>
              <w:rFonts w:hint="eastAsia"/>
            </w:rPr>
          </w:rPrChange>
        </w:rPr>
        <w:t>胡广书</w:t>
      </w:r>
      <w:r>
        <w:rPr>
          <w:rFonts w:cs="Times New Roman"/>
          <w:szCs w:val="22"/>
          <w:rPrChange w:id="4284" w:author="China" w:date="2017-06-06T20:51:00Z">
            <w:rPr/>
          </w:rPrChange>
        </w:rPr>
        <w:t>.</w:t>
      </w:r>
      <w:ins w:id="4285" w:author="刘宁" w:date="2017-06-06T23:01:00Z">
        <w:r>
          <w:rPr>
            <w:rFonts w:hint="eastAsia" w:cs="Times New Roman"/>
            <w:szCs w:val="22"/>
          </w:rPr>
          <w:t xml:space="preserve"> </w:t>
        </w:r>
      </w:ins>
      <w:r>
        <w:rPr>
          <w:rFonts w:hint="eastAsia" w:cs="Times New Roman"/>
          <w:szCs w:val="22"/>
          <w:rPrChange w:id="4286" w:author="China" w:date="2017-06-06T20:51:00Z">
            <w:rPr>
              <w:rFonts w:hint="eastAsia"/>
            </w:rPr>
          </w:rPrChange>
        </w:rPr>
        <w:t>数据信号处理</w:t>
      </w:r>
      <w:r>
        <w:rPr>
          <w:rFonts w:cs="Times New Roman"/>
          <w:szCs w:val="22"/>
          <w:rPrChange w:id="4287" w:author="China" w:date="2017-06-06T20:51:00Z">
            <w:rPr/>
          </w:rPrChange>
        </w:rPr>
        <w:t>[M]</w:t>
      </w:r>
      <w:del w:id="4288" w:author="刘宁" w:date="2017-06-06T22:47:00Z">
        <w:r>
          <w:rPr>
            <w:rFonts w:hint="eastAsia" w:cs="Times New Roman"/>
            <w:szCs w:val="22"/>
            <w:rPrChange w:id="4289" w:author="China" w:date="2017-06-06T20:51:00Z">
              <w:rPr>
                <w:rFonts w:hint="eastAsia"/>
              </w:rPr>
            </w:rPrChange>
          </w:rPr>
          <w:delText>．</w:delText>
        </w:r>
      </w:del>
      <w:ins w:id="4290" w:author="刘宁" w:date="2017-06-06T22:47:00Z">
        <w:r>
          <w:rPr>
            <w:rFonts w:hint="eastAsia" w:cs="Times New Roman"/>
            <w:szCs w:val="22"/>
          </w:rPr>
          <w:t xml:space="preserve">. </w:t>
        </w:r>
      </w:ins>
      <w:r>
        <w:rPr>
          <w:rFonts w:hint="eastAsia" w:cs="Times New Roman"/>
          <w:szCs w:val="22"/>
          <w:rPrChange w:id="4291" w:author="China" w:date="2017-06-06T20:51:00Z">
            <w:rPr>
              <w:rFonts w:hint="eastAsia"/>
            </w:rPr>
          </w:rPrChange>
        </w:rPr>
        <w:t>北京</w:t>
      </w:r>
      <w:del w:id="4292" w:author="刘宁" w:date="2017-06-06T22:47:00Z">
        <w:r>
          <w:rPr>
            <w:rFonts w:hint="eastAsia" w:cs="Times New Roman"/>
            <w:szCs w:val="22"/>
            <w:rPrChange w:id="4293" w:author="China" w:date="2017-06-06T20:51:00Z">
              <w:rPr>
                <w:rFonts w:hint="eastAsia"/>
              </w:rPr>
            </w:rPrChange>
          </w:rPr>
          <w:delText>：</w:delText>
        </w:r>
      </w:del>
      <w:ins w:id="4294" w:author="刘宁" w:date="2017-06-06T22:47:00Z">
        <w:r>
          <w:rPr>
            <w:rFonts w:hint="eastAsia" w:cs="Times New Roman"/>
            <w:szCs w:val="22"/>
          </w:rPr>
          <w:t xml:space="preserve">: </w:t>
        </w:r>
      </w:ins>
      <w:r>
        <w:rPr>
          <w:rFonts w:hint="eastAsia" w:cs="Times New Roman"/>
          <w:szCs w:val="22"/>
          <w:rPrChange w:id="4295" w:author="China" w:date="2017-06-06T20:51:00Z">
            <w:rPr>
              <w:rFonts w:hint="eastAsia"/>
            </w:rPr>
          </w:rPrChange>
        </w:rPr>
        <w:t>清华大学出版社</w:t>
      </w:r>
      <w:del w:id="4296" w:author="刘宁" w:date="2017-06-06T22:58:00Z">
        <w:r>
          <w:rPr>
            <w:rFonts w:hint="eastAsia" w:cs="Times New Roman"/>
            <w:szCs w:val="22"/>
            <w:rPrChange w:id="4297" w:author="China" w:date="2017-06-06T20:51:00Z">
              <w:rPr>
                <w:rFonts w:hint="eastAsia"/>
              </w:rPr>
            </w:rPrChange>
          </w:rPr>
          <w:delText>，</w:delText>
        </w:r>
      </w:del>
      <w:ins w:id="4298" w:author="刘宁" w:date="2017-06-06T22:58:00Z">
        <w:r>
          <w:rPr>
            <w:rFonts w:hint="eastAsia" w:cs="Times New Roman"/>
            <w:szCs w:val="22"/>
          </w:rPr>
          <w:t xml:space="preserve">, </w:t>
        </w:r>
      </w:ins>
      <w:r>
        <w:rPr>
          <w:rFonts w:cs="Times New Roman"/>
          <w:szCs w:val="22"/>
          <w:rPrChange w:id="4299" w:author="China" w:date="2017-06-06T20:51:00Z">
            <w:rPr/>
          </w:rPrChange>
        </w:rPr>
        <w:t>1988</w:t>
      </w:r>
      <w:r>
        <w:rPr>
          <w:rFonts w:hint="eastAsia" w:cs="Times New Roman"/>
          <w:szCs w:val="22"/>
          <w:rPrChange w:id="4300" w:author="China" w:date="2017-06-06T20:51:00Z">
            <w:rPr>
              <w:rFonts w:hint="eastAsia"/>
            </w:rPr>
          </w:rPrChange>
        </w:rPr>
        <w:t>：</w:t>
      </w:r>
      <w:r>
        <w:rPr>
          <w:rFonts w:cs="Times New Roman"/>
          <w:szCs w:val="22"/>
          <w:rPrChange w:id="4301" w:author="China" w:date="2017-06-06T20:51:00Z">
            <w:rPr/>
          </w:rPrChange>
        </w:rPr>
        <w:t>12</w:t>
      </w:r>
      <w:ins w:id="4302" w:author="China" w:date="2017-06-09T13:33:00Z">
        <w:r>
          <w:rPr>
            <w:rFonts w:hint="eastAsia" w:cs="Times New Roman"/>
            <w:szCs w:val="22"/>
          </w:rPr>
          <w:t>-</w:t>
        </w:r>
      </w:ins>
      <w:r>
        <w:rPr>
          <w:rFonts w:cs="Times New Roman"/>
          <w:szCs w:val="22"/>
          <w:rPrChange w:id="4303" w:author="China" w:date="2017-06-06T20:51:00Z">
            <w:rPr/>
          </w:rPrChange>
        </w:rPr>
        <w:t>26.</w:t>
      </w:r>
    </w:p>
    <w:p>
      <w:pPr>
        <w:adjustRightInd w:val="0"/>
        <w:snapToGrid w:val="0"/>
        <w:spacing w:line="300" w:lineRule="auto"/>
        <w:ind w:left="480" w:hanging="480" w:hangingChars="200"/>
        <w:rPr>
          <w:del w:id="4305" w:author="刘宁" w:date="2017-06-06T23:01:00Z"/>
          <w:rFonts w:cs="Times New Roman"/>
          <w:szCs w:val="22"/>
        </w:rPr>
        <w:pPrChange w:id="4304" w:author="China" w:date="2017-06-06T20:43:00Z">
          <w:pPr>
            <w:adjustRightInd w:val="0"/>
            <w:ind w:firstLine="0" w:firstLineChars="0"/>
          </w:pPr>
        </w:pPrChange>
      </w:pPr>
      <w:del w:id="4306" w:author="刘宁" w:date="2017-06-06T23:01:00Z">
        <w:r>
          <w:rPr>
            <w:rFonts w:cs="Times New Roman"/>
            <w:szCs w:val="22"/>
            <w:rPrChange w:id="4307" w:author="China" w:date="2017-06-06T20:51:00Z">
              <w:rPr/>
            </w:rPrChange>
          </w:rPr>
          <w:delText>[13]</w:delText>
        </w:r>
      </w:del>
      <w:del w:id="4308" w:author="刘宁" w:date="2017-06-06T23:01:00Z">
        <w:r>
          <w:rPr>
            <w:rFonts w:cs="Times New Roman"/>
            <w:szCs w:val="22"/>
            <w:rPrChange w:id="4309" w:author="China" w:date="2017-06-06T20:51:00Z">
              <w:rPr/>
            </w:rPrChange>
          </w:rPr>
          <w:tab/>
        </w:r>
      </w:del>
      <w:del w:id="4310" w:author="刘宁" w:date="2017-06-06T23:01:00Z">
        <w:r>
          <w:rPr>
            <w:rFonts w:hint="eastAsia" w:cs="Times New Roman"/>
            <w:szCs w:val="22"/>
            <w:rPrChange w:id="4311" w:author="China" w:date="2017-06-06T20:51:00Z">
              <w:rPr>
                <w:rFonts w:hint="eastAsia"/>
              </w:rPr>
            </w:rPrChange>
          </w:rPr>
          <w:delText>宗孔德，胡广书</w:delText>
        </w:r>
      </w:del>
      <w:del w:id="4312" w:author="刘宁" w:date="2017-06-06T23:01:00Z">
        <w:r>
          <w:rPr>
            <w:rFonts w:cs="Times New Roman"/>
            <w:szCs w:val="22"/>
            <w:rPrChange w:id="4313" w:author="China" w:date="2017-06-06T20:51:00Z">
              <w:rPr/>
            </w:rPrChange>
          </w:rPr>
          <w:delText>.</w:delText>
        </w:r>
      </w:del>
      <w:del w:id="4314" w:author="刘宁" w:date="2017-06-06T23:01:00Z">
        <w:r>
          <w:rPr>
            <w:rFonts w:hint="eastAsia" w:cs="Times New Roman"/>
            <w:szCs w:val="22"/>
            <w:rPrChange w:id="4315" w:author="China" w:date="2017-06-06T20:51:00Z">
              <w:rPr>
                <w:rFonts w:hint="eastAsia"/>
              </w:rPr>
            </w:rPrChange>
          </w:rPr>
          <w:delText>数据信号处理</w:delText>
        </w:r>
      </w:del>
      <w:del w:id="4316" w:author="刘宁" w:date="2017-06-06T23:01:00Z">
        <w:r>
          <w:rPr>
            <w:rFonts w:cs="Times New Roman"/>
            <w:szCs w:val="22"/>
            <w:rPrChange w:id="4317" w:author="China" w:date="2017-06-06T20:51:00Z">
              <w:rPr/>
            </w:rPrChange>
          </w:rPr>
          <w:delText>[M]</w:delText>
        </w:r>
      </w:del>
      <w:del w:id="4318" w:author="刘宁" w:date="2017-06-06T23:01:00Z">
        <w:r>
          <w:rPr>
            <w:rFonts w:hint="eastAsia" w:cs="Times New Roman"/>
            <w:szCs w:val="22"/>
            <w:rPrChange w:id="4319" w:author="China" w:date="2017-06-06T20:51:00Z">
              <w:rPr>
                <w:rFonts w:hint="eastAsia"/>
              </w:rPr>
            </w:rPrChange>
          </w:rPr>
          <w:delText>．北京：清华大学出版社，</w:delText>
        </w:r>
      </w:del>
      <w:del w:id="4320" w:author="刘宁" w:date="2017-06-06T23:01:00Z">
        <w:r>
          <w:rPr>
            <w:rFonts w:cs="Times New Roman"/>
            <w:szCs w:val="22"/>
            <w:rPrChange w:id="4321" w:author="China" w:date="2017-06-06T20:51:00Z">
              <w:rPr/>
            </w:rPrChange>
          </w:rPr>
          <w:delText>1988</w:delText>
        </w:r>
      </w:del>
      <w:del w:id="4322" w:author="刘宁" w:date="2017-06-06T23:01:00Z">
        <w:r>
          <w:rPr>
            <w:rFonts w:hint="eastAsia" w:cs="Times New Roman"/>
            <w:szCs w:val="22"/>
            <w:rPrChange w:id="4323" w:author="China" w:date="2017-06-06T20:51:00Z">
              <w:rPr>
                <w:rFonts w:hint="eastAsia"/>
              </w:rPr>
            </w:rPrChange>
          </w:rPr>
          <w:delText>：</w:delText>
        </w:r>
      </w:del>
      <w:del w:id="4324" w:author="刘宁" w:date="2017-06-06T23:01:00Z">
        <w:r>
          <w:rPr>
            <w:rFonts w:cs="Times New Roman"/>
            <w:szCs w:val="22"/>
            <w:rPrChange w:id="4325" w:author="China" w:date="2017-06-06T20:51:00Z">
              <w:rPr/>
            </w:rPrChange>
          </w:rPr>
          <w:delText>1226.</w:delText>
        </w:r>
      </w:del>
    </w:p>
    <w:p>
      <w:pPr>
        <w:wordWrap w:val="0"/>
        <w:adjustRightInd w:val="0"/>
        <w:snapToGrid w:val="0"/>
        <w:spacing w:line="300" w:lineRule="auto"/>
        <w:ind w:left="480" w:hanging="480" w:hangingChars="200"/>
        <w:rPr>
          <w:ins w:id="4327" w:author="China" w:date="2017-06-06T20:46:00Z"/>
          <w:rFonts w:cs="Times New Roman"/>
          <w:szCs w:val="22"/>
        </w:rPr>
        <w:pPrChange w:id="4326" w:author="刘宁" w:date="2017-06-09T10:25:00Z">
          <w:pPr>
            <w:adjustRightInd w:val="0"/>
            <w:ind w:firstLine="0" w:firstLineChars="0"/>
          </w:pPr>
        </w:pPrChange>
      </w:pPr>
      <w:r>
        <w:rPr>
          <w:rFonts w:cs="Times New Roman"/>
          <w:szCs w:val="22"/>
          <w:rPrChange w:id="4328" w:author="China" w:date="2017-06-06T20:51:00Z">
            <w:rPr/>
          </w:rPrChange>
        </w:rPr>
        <w:t>[1</w:t>
      </w:r>
      <w:del w:id="4329" w:author="刘宁" w:date="2017-06-06T23:01:00Z">
        <w:r>
          <w:rPr>
            <w:rFonts w:cs="Times New Roman"/>
            <w:szCs w:val="22"/>
            <w:rPrChange w:id="4330" w:author="China" w:date="2017-06-06T20:51:00Z">
              <w:rPr/>
            </w:rPrChange>
          </w:rPr>
          <w:delText>4</w:delText>
        </w:r>
      </w:del>
      <w:ins w:id="4331" w:author="刘宁" w:date="2017-06-06T23:01:00Z">
        <w:r>
          <w:rPr>
            <w:rFonts w:hint="eastAsia" w:cs="Times New Roman"/>
            <w:szCs w:val="22"/>
          </w:rPr>
          <w:t>3</w:t>
        </w:r>
      </w:ins>
      <w:r>
        <w:rPr>
          <w:rFonts w:cs="Times New Roman"/>
          <w:szCs w:val="22"/>
          <w:rPrChange w:id="4332" w:author="China" w:date="2017-06-06T20:51:00Z">
            <w:rPr/>
          </w:rPrChange>
        </w:rPr>
        <w:t>]</w:t>
      </w:r>
      <w:r>
        <w:rPr>
          <w:rFonts w:cs="Times New Roman"/>
          <w:szCs w:val="22"/>
          <w:rPrChange w:id="4333" w:author="China" w:date="2017-06-06T20:51:00Z">
            <w:rPr/>
          </w:rPrChange>
        </w:rPr>
        <w:tab/>
      </w:r>
      <w:ins w:id="4334" w:author="刘宁" w:date="2017-06-09T10:01:00Z">
        <w:r>
          <w:rPr>
            <w:rFonts w:ascii="Times New Roman" w:hAnsi="Times New Roman" w:cs="Times New Roman"/>
            <w:color w:val="222222"/>
            <w:sz w:val="24"/>
            <w:szCs w:val="24"/>
            <w:shd w:val="clear" w:color="auto" w:fill="FFFFFF"/>
            <w:rPrChange w:id="4335" w:author="刘宁" w:date="2017-06-09T10:01:00Z">
              <w:rPr>
                <w:rFonts w:ascii="Arial" w:hAnsi="Arial" w:cs="Arial"/>
                <w:color w:val="222222"/>
                <w:sz w:val="19"/>
                <w:szCs w:val="19"/>
                <w:shd w:val="clear" w:color="auto" w:fill="FFFFFF"/>
              </w:rPr>
            </w:rPrChange>
          </w:rPr>
          <w:t xml:space="preserve">Chen D C K, Comeaux B C, Gillespie G M, et al. Real-time downhole torsional vibration monitor for improving tool performance </w:t>
        </w:r>
      </w:ins>
      <w:ins w:id="4336" w:author="刘宁" w:date="2017-06-09T10:01:00Z">
        <w:r>
          <w:rPr>
            <w:rFonts w:ascii="Times New Roman" w:hAnsi="Times New Roman" w:cs="Times New Roman"/>
            <w:color w:val="222222"/>
            <w:sz w:val="24"/>
            <w:szCs w:val="24"/>
            <w:shd w:val="clear" w:color="auto" w:fill="FFFFFF"/>
            <w:rPrChange w:id="4337" w:author="刘宁" w:date="2017-06-09T10:01:00Z">
              <w:rPr>
                <w:rFonts w:ascii="Arial" w:hAnsi="Arial" w:cs="Arial"/>
                <w:color w:val="222222"/>
                <w:sz w:val="19"/>
                <w:szCs w:val="19"/>
                <w:shd w:val="clear" w:color="auto" w:fill="FFFFFF"/>
              </w:rPr>
            </w:rPrChange>
          </w:rPr>
          <w:t xml:space="preserve">and bit design[C]//IADC/SPE Drilling Conference. </w:t>
        </w:r>
      </w:ins>
      <w:ins w:id="4338" w:author="刘宁" w:date="2017-06-09T10:01:00Z">
        <w:r>
          <w:rPr>
            <w:rFonts w:ascii="Times New Roman" w:hAnsi="Times New Roman" w:cs="Times New Roman"/>
            <w:color w:val="222222"/>
            <w:sz w:val="24"/>
            <w:szCs w:val="24"/>
            <w:shd w:val="clear" w:color="auto" w:fill="FFFFFF"/>
            <w:rPrChange w:id="4339" w:author="刘宁" w:date="2017-06-09T10:01:00Z">
              <w:rPr>
                <w:rFonts w:ascii="Arial" w:hAnsi="Arial" w:cs="Arial"/>
                <w:color w:val="222222"/>
                <w:sz w:val="19"/>
                <w:szCs w:val="19"/>
                <w:shd w:val="clear" w:color="auto" w:fill="FFFFFF"/>
              </w:rPr>
            </w:rPrChange>
          </w:rPr>
          <w:t>Society of Petroleum Engineers, 2006.</w:t>
        </w:r>
      </w:ins>
      <w:ins w:id="4340" w:author="China" w:date="2017-06-06T20:45:00Z">
        <w:del w:id="4341" w:author="刘宁" w:date="2017-06-09T10:01:00Z">
          <w:r>
            <w:rPr>
              <w:rFonts w:ascii="Times New Roman" w:hAnsi="Times New Roman" w:cs="Times New Roman"/>
              <w:color w:val="222222"/>
              <w:sz w:val="24"/>
              <w:szCs w:val="22"/>
              <w:shd w:val="clear" w:color="auto" w:fill="auto"/>
              <w:rPrChange w:id="4342" w:author="China" w:date="2017-06-06T20:51:00Z">
                <w:rPr>
                  <w:rFonts w:ascii="Arial" w:hAnsi="Arial" w:cs="Arial"/>
                  <w:color w:val="222222"/>
                  <w:sz w:val="20"/>
                  <w:szCs w:val="20"/>
                  <w:shd w:val="clear" w:color="auto" w:fill="FFFFFF"/>
                </w:rPr>
              </w:rPrChange>
            </w:rPr>
            <w:delText>Chen D C K, Comeaux B C, Gillespie G M, et al. Real-time downhole torsional vibration monitor for improving tool performance and bit design[C]//IADC/SPE Drilling Conference. Society of Petroleum Engineers, 2006.</w:delText>
          </w:r>
        </w:del>
      </w:ins>
      <w:ins w:id="4343" w:author="China" w:date="2017-06-06T20:45:00Z">
        <w:del w:id="4344" w:author="刘宁" w:date="2017-06-09T10:01:00Z">
          <w:r>
            <w:rPr>
              <w:rFonts w:cs="Times New Roman"/>
              <w:szCs w:val="22"/>
            </w:rPr>
            <w:delText xml:space="preserve"> </w:delText>
          </w:r>
        </w:del>
      </w:ins>
    </w:p>
    <w:p>
      <w:pPr>
        <w:adjustRightInd w:val="0"/>
        <w:snapToGrid w:val="0"/>
        <w:spacing w:line="300" w:lineRule="auto"/>
        <w:ind w:left="480" w:hanging="480" w:hangingChars="200"/>
        <w:rPr>
          <w:del w:id="4346" w:author="China" w:date="2017-06-06T20:44:00Z"/>
          <w:rFonts w:cs="Times New Roman"/>
          <w:szCs w:val="22"/>
        </w:rPr>
        <w:pPrChange w:id="4345" w:author="China" w:date="2017-06-06T20:43:00Z">
          <w:pPr>
            <w:adjustRightInd w:val="0"/>
            <w:ind w:firstLine="0" w:firstLineChars="0"/>
          </w:pPr>
        </w:pPrChange>
      </w:pPr>
      <w:del w:id="4347" w:author="China" w:date="2017-06-06T20:45:00Z">
        <w:r>
          <w:rPr>
            <w:rFonts w:cs="Times New Roman"/>
            <w:szCs w:val="22"/>
            <w:rPrChange w:id="4348" w:author="China" w:date="2017-06-06T20:51:00Z">
              <w:rPr/>
            </w:rPrChange>
          </w:rPr>
          <w:delText>Chen,D.C,Comeux,B,Gllespe G:RelTme Downhole</w:delText>
        </w:r>
      </w:del>
      <w:del w:id="4349" w:author="China" w:date="2017-06-06T20:45:00Z">
        <w:r>
          <w:rPr>
            <w:rFonts w:cs="Times New Roman"/>
            <w:szCs w:val="22"/>
            <w:rPrChange w:id="4350" w:author="China" w:date="2017-06-06T20:51:00Z">
              <w:rPr/>
            </w:rPrChange>
          </w:rPr>
          <w:delText xml:space="preserve"> Torsonl VbrtonMontor </w:delText>
        </w:r>
      </w:del>
    </w:p>
    <w:p>
      <w:pPr>
        <w:adjustRightInd w:val="0"/>
        <w:snapToGrid w:val="0"/>
        <w:spacing w:line="300" w:lineRule="auto"/>
        <w:ind w:left="480" w:hanging="480" w:hangingChars="200"/>
        <w:rPr>
          <w:del w:id="4352" w:author="China" w:date="2017-06-06T20:44:00Z"/>
          <w:rFonts w:cs="Times New Roman"/>
          <w:szCs w:val="22"/>
        </w:rPr>
        <w:pPrChange w:id="4351" w:author="China" w:date="2017-06-06T20:43:00Z">
          <w:pPr>
            <w:adjustRightInd w:val="0"/>
            <w:ind w:firstLine="0" w:firstLineChars="0"/>
          </w:pPr>
        </w:pPrChange>
      </w:pPr>
      <w:del w:id="4353" w:author="China" w:date="2017-06-06T20:45:00Z">
        <w:r>
          <w:rPr>
            <w:rFonts w:cs="Times New Roman"/>
            <w:szCs w:val="22"/>
            <w:rPrChange w:id="4354" w:author="China" w:date="2017-06-06T20:51:00Z">
              <w:rPr/>
            </w:rPrChange>
          </w:rPr>
          <w:delText xml:space="preserve">for mprovng Tool Performncend BtDesgnpper DC/SPE 99193 </w:delText>
        </w:r>
      </w:del>
    </w:p>
    <w:p>
      <w:pPr>
        <w:adjustRightInd w:val="0"/>
        <w:snapToGrid w:val="0"/>
        <w:spacing w:line="300" w:lineRule="auto"/>
        <w:ind w:left="480" w:hanging="480" w:hangingChars="200"/>
        <w:rPr>
          <w:del w:id="4356" w:author="China" w:date="2017-06-06T20:45:00Z"/>
          <w:rFonts w:cs="Times New Roman"/>
          <w:szCs w:val="22"/>
        </w:rPr>
        <w:pPrChange w:id="4355" w:author="China" w:date="2017-06-06T20:43:00Z">
          <w:pPr>
            <w:adjustRightInd w:val="0"/>
            <w:ind w:firstLine="0" w:firstLineChars="0"/>
          </w:pPr>
        </w:pPrChange>
      </w:pPr>
      <w:del w:id="4357" w:author="China" w:date="2017-06-06T20:45:00Z">
        <w:r>
          <w:rPr>
            <w:rFonts w:cs="Times New Roman"/>
            <w:szCs w:val="22"/>
            <w:rPrChange w:id="4358" w:author="China" w:date="2017-06-06T20:51:00Z">
              <w:rPr/>
            </w:rPrChange>
          </w:rPr>
          <w:delText>presentedt2006DC/SPEDrllng Conference held n Mm,Flord,US,21ontor  torsional</w:delText>
        </w:r>
      </w:del>
    </w:p>
    <w:p>
      <w:pPr>
        <w:adjustRightInd w:val="0"/>
        <w:snapToGrid w:val="0"/>
        <w:spacing w:line="300" w:lineRule="auto"/>
        <w:ind w:left="480" w:hanging="480" w:hangingChars="200"/>
        <w:rPr>
          <w:rFonts w:cs="Times New Roman"/>
          <w:szCs w:val="22"/>
        </w:rPr>
        <w:pPrChange w:id="4359" w:author="China" w:date="2017-06-06T20:42:00Z">
          <w:pPr>
            <w:adjustRightInd w:val="0"/>
            <w:ind w:firstLine="0" w:firstLineChars="0"/>
          </w:pPr>
        </w:pPrChange>
      </w:pPr>
      <w:r>
        <w:rPr>
          <w:rFonts w:cs="Times New Roman"/>
          <w:szCs w:val="22"/>
          <w:rPrChange w:id="4360" w:author="China" w:date="2017-06-06T20:51:00Z">
            <w:rPr/>
          </w:rPrChange>
        </w:rPr>
        <w:t>[1</w:t>
      </w:r>
      <w:del w:id="4361" w:author="刘宁" w:date="2017-06-06T23:01:00Z">
        <w:r>
          <w:rPr>
            <w:rFonts w:cs="Times New Roman"/>
            <w:szCs w:val="22"/>
            <w:rPrChange w:id="4362" w:author="China" w:date="2017-06-06T20:51:00Z">
              <w:rPr/>
            </w:rPrChange>
          </w:rPr>
          <w:delText>5</w:delText>
        </w:r>
      </w:del>
      <w:ins w:id="4363" w:author="刘宁" w:date="2017-06-06T23:01:00Z">
        <w:r>
          <w:rPr>
            <w:rFonts w:hint="eastAsia" w:cs="Times New Roman"/>
            <w:szCs w:val="22"/>
          </w:rPr>
          <w:t>4</w:t>
        </w:r>
      </w:ins>
      <w:r>
        <w:rPr>
          <w:rFonts w:cs="Times New Roman"/>
          <w:szCs w:val="22"/>
          <w:rPrChange w:id="4364" w:author="China" w:date="2017-06-06T20:51:00Z">
            <w:rPr/>
          </w:rPrChange>
        </w:rPr>
        <w:t>]</w:t>
      </w:r>
      <w:r>
        <w:rPr>
          <w:rFonts w:cs="Times New Roman"/>
          <w:szCs w:val="22"/>
          <w:rPrChange w:id="4365" w:author="China" w:date="2017-06-06T20:51:00Z">
            <w:rPr/>
          </w:rPrChange>
        </w:rPr>
        <w:tab/>
      </w:r>
      <w:ins w:id="4366" w:author="China" w:date="2017-06-06T20:42:00Z">
        <w:r>
          <w:rPr>
            <w:rFonts w:hint="eastAsia" w:ascii="Times New Roman" w:hAnsi="Times New Roman" w:cs="Times New Roman"/>
            <w:color w:val="222222"/>
            <w:sz w:val="24"/>
            <w:szCs w:val="22"/>
            <w:shd w:val="clear" w:color="auto" w:fill="auto"/>
            <w:rPrChange w:id="4367" w:author="China" w:date="2017-06-06T20:51:00Z">
              <w:rPr>
                <w:rFonts w:hint="eastAsia" w:ascii="Arial" w:hAnsi="Arial" w:cs="Arial"/>
                <w:color w:val="222222"/>
                <w:sz w:val="20"/>
                <w:szCs w:val="20"/>
                <w:shd w:val="clear" w:color="auto" w:fill="FFFFFF"/>
              </w:rPr>
            </w:rPrChange>
          </w:rPr>
          <w:t>高岩</w:t>
        </w:r>
      </w:ins>
      <w:ins w:id="4368" w:author="China" w:date="2017-06-06T20:42:00Z">
        <w:r>
          <w:rPr>
            <w:rFonts w:ascii="Times New Roman" w:hAnsi="Times New Roman" w:cs="Times New Roman"/>
            <w:color w:val="222222"/>
            <w:sz w:val="24"/>
            <w:szCs w:val="22"/>
            <w:shd w:val="clear" w:color="auto" w:fill="auto"/>
            <w:rPrChange w:id="4369" w:author="China" w:date="2017-06-06T20:51:00Z">
              <w:rPr>
                <w:rFonts w:ascii="Arial" w:hAnsi="Arial" w:cs="Arial"/>
                <w:color w:val="222222"/>
                <w:sz w:val="20"/>
                <w:szCs w:val="20"/>
                <w:shd w:val="clear" w:color="auto" w:fill="FFFFFF"/>
              </w:rPr>
            </w:rPrChange>
          </w:rPr>
          <w:t xml:space="preserve">, </w:t>
        </w:r>
      </w:ins>
      <w:ins w:id="4370" w:author="China" w:date="2017-06-06T20:42:00Z">
        <w:r>
          <w:rPr>
            <w:rFonts w:hint="eastAsia" w:ascii="Times New Roman" w:hAnsi="Times New Roman" w:cs="Times New Roman"/>
            <w:color w:val="222222"/>
            <w:sz w:val="24"/>
            <w:szCs w:val="22"/>
            <w:shd w:val="clear" w:color="auto" w:fill="auto"/>
            <w:rPrChange w:id="4371" w:author="China" w:date="2017-06-06T20:51:00Z">
              <w:rPr>
                <w:rFonts w:hint="eastAsia" w:ascii="Arial" w:hAnsi="Arial" w:cs="Arial"/>
                <w:color w:val="222222"/>
                <w:sz w:val="20"/>
                <w:szCs w:val="20"/>
                <w:shd w:val="clear" w:color="auto" w:fill="FFFFFF"/>
              </w:rPr>
            </w:rPrChange>
          </w:rPr>
          <w:t>陈亚西</w:t>
        </w:r>
      </w:ins>
      <w:ins w:id="4372" w:author="China" w:date="2017-06-06T20:42:00Z">
        <w:r>
          <w:rPr>
            <w:rFonts w:ascii="Times New Roman" w:hAnsi="Times New Roman" w:cs="Times New Roman"/>
            <w:color w:val="222222"/>
            <w:sz w:val="24"/>
            <w:szCs w:val="22"/>
            <w:shd w:val="clear" w:color="auto" w:fill="auto"/>
            <w:rPrChange w:id="4373" w:author="China" w:date="2017-06-06T20:51:00Z">
              <w:rPr>
                <w:rFonts w:ascii="Arial" w:hAnsi="Arial" w:cs="Arial"/>
                <w:color w:val="222222"/>
                <w:sz w:val="20"/>
                <w:szCs w:val="20"/>
                <w:shd w:val="clear" w:color="auto" w:fill="FFFFFF"/>
              </w:rPr>
            </w:rPrChange>
          </w:rPr>
          <w:t xml:space="preserve">, </w:t>
        </w:r>
      </w:ins>
      <w:ins w:id="4374" w:author="China" w:date="2017-06-06T20:42:00Z">
        <w:r>
          <w:rPr>
            <w:rFonts w:hint="eastAsia" w:ascii="Times New Roman" w:hAnsi="Times New Roman" w:cs="Times New Roman"/>
            <w:color w:val="222222"/>
            <w:sz w:val="24"/>
            <w:szCs w:val="22"/>
            <w:shd w:val="clear" w:color="auto" w:fill="auto"/>
            <w:rPrChange w:id="4375" w:author="China" w:date="2017-06-06T20:51:00Z">
              <w:rPr>
                <w:rFonts w:hint="eastAsia" w:ascii="Arial" w:hAnsi="Arial" w:cs="Arial"/>
                <w:color w:val="222222"/>
                <w:sz w:val="20"/>
                <w:szCs w:val="20"/>
                <w:shd w:val="clear" w:color="auto" w:fill="FFFFFF"/>
              </w:rPr>
            </w:rPrChange>
          </w:rPr>
          <w:t>郭学增</w:t>
        </w:r>
      </w:ins>
      <w:ins w:id="4376" w:author="China" w:date="2017-06-06T20:42:00Z">
        <w:r>
          <w:rPr>
            <w:rFonts w:ascii="Times New Roman" w:hAnsi="Times New Roman" w:cs="Times New Roman"/>
            <w:color w:val="222222"/>
            <w:sz w:val="24"/>
            <w:szCs w:val="22"/>
            <w:shd w:val="clear" w:color="auto" w:fill="auto"/>
            <w:rPrChange w:id="4377" w:author="China" w:date="2017-06-06T20:51:00Z">
              <w:rPr>
                <w:rFonts w:ascii="Arial" w:hAnsi="Arial" w:cs="Arial"/>
                <w:color w:val="222222"/>
                <w:sz w:val="20"/>
                <w:szCs w:val="20"/>
                <w:shd w:val="clear" w:color="auto" w:fill="FFFFFF"/>
              </w:rPr>
            </w:rPrChange>
          </w:rPr>
          <w:t xml:space="preserve">. </w:t>
        </w:r>
      </w:ins>
      <w:ins w:id="4378" w:author="China" w:date="2017-06-06T20:42:00Z">
        <w:r>
          <w:rPr>
            <w:rFonts w:hint="eastAsia" w:ascii="Times New Roman" w:hAnsi="Times New Roman" w:cs="Times New Roman"/>
            <w:color w:val="222222"/>
            <w:sz w:val="24"/>
            <w:szCs w:val="22"/>
            <w:shd w:val="clear" w:color="auto" w:fill="auto"/>
            <w:rPrChange w:id="4379" w:author="China" w:date="2017-06-06T20:51:00Z">
              <w:rPr>
                <w:rFonts w:hint="eastAsia" w:ascii="Arial" w:hAnsi="Arial" w:cs="Arial"/>
                <w:color w:val="222222"/>
                <w:sz w:val="20"/>
                <w:szCs w:val="20"/>
                <w:shd w:val="clear" w:color="auto" w:fill="FFFFFF"/>
              </w:rPr>
            </w:rPrChange>
          </w:rPr>
          <w:t>钻柱振动</w:t>
        </w:r>
      </w:ins>
      <w:ins w:id="4380" w:author="China" w:date="2017-06-06T20:42:00Z">
        <w:r>
          <w:rPr>
            <w:rFonts w:hint="eastAsia" w:ascii="Times New Roman" w:hAnsi="Times New Roman" w:cs="Times New Roman"/>
            <w:color w:val="222222"/>
            <w:sz w:val="24"/>
            <w:szCs w:val="22"/>
            <w:shd w:val="clear" w:color="auto" w:fill="auto"/>
            <w:rPrChange w:id="4381" w:author="China" w:date="2017-06-06T20:51:00Z">
              <w:rPr>
                <w:rFonts w:hint="eastAsia" w:ascii="Arial" w:hAnsi="Arial" w:cs="Arial"/>
                <w:color w:val="222222"/>
                <w:sz w:val="20"/>
                <w:szCs w:val="20"/>
                <w:shd w:val="clear" w:color="auto" w:fill="FFFFFF"/>
              </w:rPr>
            </w:rPrChange>
          </w:rPr>
          <w:t>信号采集系统及谱分析</w:t>
        </w:r>
      </w:ins>
      <w:ins w:id="4382" w:author="China" w:date="2017-06-06T20:42:00Z">
        <w:r>
          <w:rPr>
            <w:rFonts w:ascii="Times New Roman" w:hAnsi="Times New Roman" w:cs="Times New Roman"/>
            <w:color w:val="222222"/>
            <w:sz w:val="24"/>
            <w:szCs w:val="22"/>
            <w:shd w:val="clear" w:color="auto" w:fill="auto"/>
            <w:rPrChange w:id="4383" w:author="China" w:date="2017-06-06T20:51:00Z">
              <w:rPr>
                <w:rFonts w:ascii="Arial" w:hAnsi="Arial" w:cs="Arial"/>
                <w:color w:val="222222"/>
                <w:sz w:val="20"/>
                <w:szCs w:val="20"/>
                <w:shd w:val="clear" w:color="auto" w:fill="FFFFFF"/>
              </w:rPr>
            </w:rPrChange>
          </w:rPr>
          <w:t xml:space="preserve">[J]. </w:t>
        </w:r>
      </w:ins>
      <w:ins w:id="4384" w:author="China" w:date="2017-06-06T20:42:00Z">
        <w:r>
          <w:rPr>
            <w:rFonts w:hint="eastAsia" w:ascii="Times New Roman" w:hAnsi="Times New Roman" w:cs="Times New Roman"/>
            <w:color w:val="222222"/>
            <w:sz w:val="24"/>
            <w:szCs w:val="22"/>
            <w:shd w:val="clear" w:color="auto" w:fill="auto"/>
            <w:rPrChange w:id="4385" w:author="China" w:date="2017-06-06T20:51:00Z">
              <w:rPr>
                <w:rFonts w:hint="eastAsia" w:ascii="Arial" w:hAnsi="Arial" w:cs="Arial"/>
                <w:color w:val="222222"/>
                <w:sz w:val="20"/>
                <w:szCs w:val="20"/>
                <w:shd w:val="clear" w:color="auto" w:fill="FFFFFF"/>
              </w:rPr>
            </w:rPrChange>
          </w:rPr>
          <w:t>录井技术</w:t>
        </w:r>
      </w:ins>
      <w:ins w:id="4386" w:author="China" w:date="2017-06-06T20:42:00Z">
        <w:del w:id="4387" w:author="刘宁" w:date="2017-06-06T22:58:00Z">
          <w:r>
            <w:rPr>
              <w:rFonts w:ascii="Times New Roman" w:hAnsi="Times New Roman" w:cs="Times New Roman"/>
              <w:color w:val="222222"/>
              <w:sz w:val="24"/>
              <w:szCs w:val="22"/>
              <w:shd w:val="clear" w:color="auto" w:fill="auto"/>
              <w:rPrChange w:id="4388" w:author="China" w:date="2017-06-06T20:51:00Z">
                <w:rPr>
                  <w:rFonts w:ascii="Arial" w:hAnsi="Arial" w:cs="Arial"/>
                  <w:color w:val="222222"/>
                  <w:sz w:val="20"/>
                  <w:szCs w:val="20"/>
                  <w:shd w:val="clear" w:color="auto" w:fill="FFFFFF"/>
                </w:rPr>
              </w:rPrChange>
            </w:rPr>
            <w:delText xml:space="preserve">, </w:delText>
          </w:r>
        </w:del>
      </w:ins>
      <w:ins w:id="4389" w:author="刘宁" w:date="2017-06-06T22:58:00Z">
        <w:r>
          <w:rPr>
            <w:rFonts w:hint="eastAsia" w:cs="Times New Roman"/>
            <w:szCs w:val="22"/>
          </w:rPr>
          <w:t xml:space="preserve">, </w:t>
        </w:r>
      </w:ins>
      <w:ins w:id="4390" w:author="China" w:date="2017-06-06T20:42:00Z">
        <w:r>
          <w:rPr>
            <w:rFonts w:ascii="Times New Roman" w:hAnsi="Times New Roman" w:cs="Times New Roman"/>
            <w:color w:val="222222"/>
            <w:sz w:val="24"/>
            <w:szCs w:val="22"/>
            <w:shd w:val="clear" w:color="auto" w:fill="auto"/>
            <w:rPrChange w:id="4391" w:author="China" w:date="2017-06-06T20:51:00Z">
              <w:rPr>
                <w:rFonts w:ascii="Arial" w:hAnsi="Arial" w:cs="Arial"/>
                <w:color w:val="222222"/>
                <w:sz w:val="20"/>
                <w:szCs w:val="20"/>
                <w:shd w:val="clear" w:color="auto" w:fill="FFFFFF"/>
              </w:rPr>
            </w:rPrChange>
          </w:rPr>
          <w:t>1998, 9(3): 44-51.</w:t>
        </w:r>
      </w:ins>
      <w:del w:id="4392" w:author="China" w:date="2017-06-06T20:42:00Z">
        <w:r>
          <w:rPr>
            <w:rFonts w:hint="eastAsia" w:cs="Times New Roman"/>
            <w:szCs w:val="22"/>
            <w:rPrChange w:id="4393" w:author="China" w:date="2017-06-06T20:51:00Z">
              <w:rPr>
                <w:rFonts w:hint="eastAsia"/>
              </w:rPr>
            </w:rPrChange>
          </w:rPr>
          <w:delText>高岩，陈亚西，郭学增．钻柱振动信号采集系统及谱分析</w:delText>
        </w:r>
      </w:del>
      <w:del w:id="4394" w:author="China" w:date="2017-06-06T20:42:00Z">
        <w:r>
          <w:rPr>
            <w:rFonts w:cs="Times New Roman"/>
            <w:szCs w:val="22"/>
            <w:rPrChange w:id="4395" w:author="China" w:date="2017-06-06T20:51:00Z">
              <w:rPr/>
            </w:rPrChange>
          </w:rPr>
          <w:delText>[J]</w:delText>
        </w:r>
      </w:del>
      <w:del w:id="4396" w:author="China" w:date="2017-06-06T20:42:00Z">
        <w:r>
          <w:rPr>
            <w:rFonts w:hint="eastAsia" w:cs="Times New Roman"/>
            <w:szCs w:val="22"/>
            <w:rPrChange w:id="4397" w:author="China" w:date="2017-06-06T20:51:00Z">
              <w:rPr>
                <w:rFonts w:hint="eastAsia"/>
              </w:rPr>
            </w:rPrChange>
          </w:rPr>
          <w:delText>．录技术，</w:delText>
        </w:r>
      </w:del>
      <w:del w:id="4398" w:author="China" w:date="2017-06-06T20:42:00Z">
        <w:r>
          <w:rPr>
            <w:rFonts w:cs="Times New Roman"/>
            <w:szCs w:val="22"/>
            <w:rPrChange w:id="4399" w:author="China" w:date="2017-06-06T20:51:00Z">
              <w:rPr/>
            </w:rPrChange>
          </w:rPr>
          <w:delText>19989(3):4451</w:delText>
        </w:r>
      </w:del>
    </w:p>
    <w:p>
      <w:pPr>
        <w:wordWrap w:val="0"/>
        <w:adjustRightInd w:val="0"/>
        <w:snapToGrid w:val="0"/>
        <w:spacing w:line="300" w:lineRule="auto"/>
        <w:ind w:left="480" w:hanging="480" w:hangingChars="200"/>
        <w:rPr>
          <w:rFonts w:cs="Times New Roman"/>
          <w:szCs w:val="22"/>
        </w:rPr>
        <w:pPrChange w:id="4400" w:author="刘宁" w:date="2017-06-09T10:24:00Z">
          <w:pPr>
            <w:adjustRightInd w:val="0"/>
            <w:ind w:firstLine="0" w:firstLineChars="0"/>
          </w:pPr>
        </w:pPrChange>
      </w:pPr>
      <w:r>
        <w:rPr>
          <w:rFonts w:cs="Times New Roman"/>
          <w:szCs w:val="22"/>
          <w:rPrChange w:id="4401" w:author="China" w:date="2017-06-06T20:51:00Z">
            <w:rPr/>
          </w:rPrChange>
        </w:rPr>
        <w:t>[1</w:t>
      </w:r>
      <w:del w:id="4402" w:author="刘宁" w:date="2017-06-06T23:01:00Z">
        <w:r>
          <w:rPr>
            <w:rFonts w:cs="Times New Roman"/>
            <w:szCs w:val="22"/>
            <w:rPrChange w:id="4403" w:author="China" w:date="2017-06-06T20:51:00Z">
              <w:rPr/>
            </w:rPrChange>
          </w:rPr>
          <w:delText>6</w:delText>
        </w:r>
      </w:del>
      <w:ins w:id="4404" w:author="刘宁" w:date="2017-06-06T23:01:00Z">
        <w:r>
          <w:rPr>
            <w:rFonts w:hint="eastAsia" w:cs="Times New Roman"/>
            <w:szCs w:val="22"/>
          </w:rPr>
          <w:t>5</w:t>
        </w:r>
      </w:ins>
      <w:r>
        <w:rPr>
          <w:rFonts w:cs="Times New Roman"/>
          <w:szCs w:val="22"/>
          <w:rPrChange w:id="4405" w:author="China" w:date="2017-06-06T20:51:00Z">
            <w:rPr/>
          </w:rPrChange>
        </w:rPr>
        <w:t>]</w:t>
      </w:r>
      <w:r>
        <w:rPr>
          <w:rFonts w:cs="Times New Roman"/>
          <w:szCs w:val="22"/>
          <w:rPrChange w:id="4406" w:author="China" w:date="2017-06-06T20:51:00Z">
            <w:rPr/>
          </w:rPrChange>
        </w:rPr>
        <w:tab/>
      </w:r>
      <w:ins w:id="4407" w:author="刘宁" w:date="2017-06-09T10:08:00Z">
        <w:r>
          <w:rPr>
            <w:rFonts w:ascii="Times New Roman" w:hAnsi="Times New Roman" w:cs="Times New Roman"/>
            <w:color w:val="auto"/>
            <w:sz w:val="24"/>
            <w:szCs w:val="22"/>
            <w:shd w:val="clear" w:color="auto" w:fill="auto"/>
            <w:rPrChange w:id="4408" w:author="刘宁" w:date="2017-06-09T10:10:00Z">
              <w:rPr>
                <w:rFonts w:ascii="Arial" w:hAnsi="Arial" w:cs="Arial"/>
                <w:color w:val="222222"/>
                <w:sz w:val="19"/>
                <w:szCs w:val="19"/>
                <w:shd w:val="clear" w:color="auto" w:fill="FFFFFF"/>
              </w:rPr>
            </w:rPrChange>
          </w:rPr>
          <w:t xml:space="preserve">Tsuria Y, Handelman D. Theft prevention system and method: U.S. Patent 5,939,975[P]. </w:t>
        </w:r>
      </w:ins>
      <w:ins w:id="4409" w:author="刘宁" w:date="2017-06-09T10:08:00Z">
        <w:r>
          <w:rPr>
            <w:rFonts w:ascii="Times New Roman" w:hAnsi="Times New Roman" w:cs="Times New Roman"/>
            <w:color w:val="auto"/>
            <w:sz w:val="24"/>
            <w:szCs w:val="22"/>
            <w:shd w:val="clear" w:color="auto" w:fill="auto"/>
            <w:rPrChange w:id="4410" w:author="刘宁" w:date="2017-06-09T10:10:00Z">
              <w:rPr>
                <w:rFonts w:ascii="Arial" w:hAnsi="Arial" w:cs="Arial"/>
                <w:color w:val="222222"/>
                <w:sz w:val="19"/>
                <w:szCs w:val="19"/>
                <w:shd w:val="clear" w:color="auto" w:fill="FFFFFF"/>
              </w:rPr>
            </w:rPrChange>
          </w:rPr>
          <w:t>1999-8-17.</w:t>
        </w:r>
      </w:ins>
      <w:del w:id="4411" w:author="刘宁" w:date="2017-06-09T10:08:00Z">
        <w:r>
          <w:rPr>
            <w:rFonts w:cs="Times New Roman"/>
            <w:szCs w:val="22"/>
            <w:rPrChange w:id="4412" w:author="China" w:date="2017-06-06T20:51:00Z">
              <w:rPr/>
            </w:rPrChange>
          </w:rPr>
          <w:delText>Kllngstd,&amp; Nessjeen, P. J. New StckSlp Preventon Sstem,2009,SPEA/D119660.</w:delText>
        </w:r>
      </w:del>
    </w:p>
    <w:p>
      <w:pPr>
        <w:adjustRightInd w:val="0"/>
        <w:snapToGrid w:val="0"/>
        <w:spacing w:line="300" w:lineRule="auto"/>
        <w:ind w:left="480" w:hanging="480" w:hangingChars="200"/>
        <w:rPr>
          <w:rFonts w:cs="Times New Roman"/>
          <w:szCs w:val="22"/>
        </w:rPr>
        <w:pPrChange w:id="4413" w:author="China" w:date="2017-06-06T20:43:00Z">
          <w:pPr>
            <w:adjustRightInd w:val="0"/>
            <w:ind w:firstLine="0" w:firstLineChars="0"/>
          </w:pPr>
        </w:pPrChange>
      </w:pPr>
      <w:r>
        <w:rPr>
          <w:rFonts w:cs="Times New Roman"/>
          <w:szCs w:val="22"/>
          <w:rPrChange w:id="4414" w:author="China" w:date="2017-06-06T20:51:00Z">
            <w:rPr/>
          </w:rPrChange>
        </w:rPr>
        <w:t>[1</w:t>
      </w:r>
      <w:del w:id="4415" w:author="刘宁" w:date="2017-06-06T23:01:00Z">
        <w:r>
          <w:rPr>
            <w:rFonts w:cs="Times New Roman"/>
            <w:szCs w:val="22"/>
            <w:rPrChange w:id="4416" w:author="China" w:date="2017-06-06T20:51:00Z">
              <w:rPr/>
            </w:rPrChange>
          </w:rPr>
          <w:delText>7</w:delText>
        </w:r>
      </w:del>
      <w:ins w:id="4417" w:author="刘宁" w:date="2017-06-06T23:01:00Z">
        <w:r>
          <w:rPr>
            <w:rFonts w:hint="eastAsia" w:cs="Times New Roman"/>
            <w:szCs w:val="22"/>
          </w:rPr>
          <w:t>6</w:t>
        </w:r>
      </w:ins>
      <w:r>
        <w:rPr>
          <w:rFonts w:cs="Times New Roman"/>
          <w:szCs w:val="22"/>
          <w:rPrChange w:id="4418" w:author="China" w:date="2017-06-06T20:51:00Z">
            <w:rPr/>
          </w:rPrChange>
        </w:rPr>
        <w:t>]</w:t>
      </w:r>
      <w:r>
        <w:rPr>
          <w:rFonts w:cs="Times New Roman"/>
          <w:szCs w:val="22"/>
          <w:rPrChange w:id="4419" w:author="China" w:date="2017-06-06T20:51:00Z">
            <w:rPr/>
          </w:rPrChange>
        </w:rPr>
        <w:tab/>
      </w:r>
      <w:ins w:id="4420" w:author="刘宁" w:date="2017-06-09T10:08:00Z">
        <w:r>
          <w:rPr>
            <w:rFonts w:hint="eastAsia" w:ascii="Times New Roman" w:hAnsi="Times New Roman" w:cs="Times New Roman"/>
            <w:color w:val="auto"/>
            <w:sz w:val="24"/>
            <w:szCs w:val="22"/>
            <w:shd w:val="clear" w:color="auto" w:fill="auto"/>
            <w:rPrChange w:id="4421" w:author="刘宁" w:date="2017-06-09T10:10:00Z">
              <w:rPr>
                <w:rFonts w:hint="eastAsia" w:ascii="Arial" w:hAnsi="Arial" w:cs="Arial"/>
                <w:color w:val="222222"/>
                <w:sz w:val="19"/>
                <w:szCs w:val="19"/>
                <w:shd w:val="clear" w:color="auto" w:fill="FFFFFF"/>
              </w:rPr>
            </w:rPrChange>
          </w:rPr>
          <w:t>刘菲菲</w:t>
        </w:r>
      </w:ins>
      <w:ins w:id="4422" w:author="刘宁" w:date="2017-06-09T10:08:00Z">
        <w:r>
          <w:rPr>
            <w:rFonts w:hint="eastAsia" w:ascii="Times New Roman" w:hAnsi="Times New Roman" w:cs="Times New Roman"/>
            <w:color w:val="auto"/>
            <w:sz w:val="24"/>
            <w:szCs w:val="22"/>
            <w:shd w:val="clear" w:color="auto" w:fill="auto"/>
            <w:rPrChange w:id="4423" w:author="刘宁" w:date="2017-06-09T10:10:00Z">
              <w:rPr>
                <w:rFonts w:hint="eastAsia" w:ascii="Arial" w:hAnsi="Arial" w:cs="Arial"/>
                <w:color w:val="222222"/>
                <w:sz w:val="19"/>
                <w:szCs w:val="19"/>
                <w:shd w:val="clear" w:color="auto" w:fill="FFFFFF"/>
              </w:rPr>
            </w:rPrChange>
          </w:rPr>
          <w:t xml:space="preserve">, </w:t>
        </w:r>
      </w:ins>
      <w:ins w:id="4424" w:author="刘宁" w:date="2017-06-09T10:08:00Z">
        <w:r>
          <w:rPr>
            <w:rFonts w:hint="eastAsia" w:ascii="Times New Roman" w:hAnsi="Times New Roman" w:cs="Times New Roman"/>
            <w:color w:val="auto"/>
            <w:sz w:val="24"/>
            <w:szCs w:val="22"/>
            <w:shd w:val="clear" w:color="auto" w:fill="auto"/>
            <w:rPrChange w:id="4425" w:author="刘宁" w:date="2017-06-09T10:10:00Z">
              <w:rPr>
                <w:rFonts w:hint="eastAsia" w:ascii="Arial" w:hAnsi="Arial" w:cs="Arial"/>
                <w:color w:val="222222"/>
                <w:sz w:val="19"/>
                <w:szCs w:val="19"/>
                <w:shd w:val="clear" w:color="auto" w:fill="FFFFFF"/>
              </w:rPr>
            </w:rPrChange>
          </w:rPr>
          <w:t>李建平</w:t>
        </w:r>
      </w:ins>
      <w:ins w:id="4426" w:author="刘宁" w:date="2017-06-09T10:08:00Z">
        <w:r>
          <w:rPr>
            <w:rFonts w:hint="eastAsia" w:ascii="Times New Roman" w:hAnsi="Times New Roman" w:cs="Times New Roman"/>
            <w:color w:val="auto"/>
            <w:sz w:val="24"/>
            <w:szCs w:val="22"/>
            <w:shd w:val="clear" w:color="auto" w:fill="auto"/>
            <w:rPrChange w:id="4427" w:author="刘宁" w:date="2017-06-09T10:10:00Z">
              <w:rPr>
                <w:rFonts w:hint="eastAsia" w:ascii="Arial" w:hAnsi="Arial" w:cs="Arial"/>
                <w:color w:val="222222"/>
                <w:sz w:val="19"/>
                <w:szCs w:val="19"/>
                <w:shd w:val="clear" w:color="auto" w:fill="FFFFFF"/>
              </w:rPr>
            </w:rPrChange>
          </w:rPr>
          <w:t xml:space="preserve">, </w:t>
        </w:r>
      </w:ins>
      <w:ins w:id="4428" w:author="刘宁" w:date="2017-06-09T10:08:00Z">
        <w:r>
          <w:rPr>
            <w:rFonts w:hint="eastAsia" w:ascii="Times New Roman" w:hAnsi="Times New Roman" w:cs="Times New Roman"/>
            <w:color w:val="auto"/>
            <w:sz w:val="24"/>
            <w:szCs w:val="22"/>
            <w:shd w:val="clear" w:color="auto" w:fill="auto"/>
            <w:rPrChange w:id="4429" w:author="刘宁" w:date="2017-06-09T10:10:00Z">
              <w:rPr>
                <w:rFonts w:hint="eastAsia" w:ascii="Arial" w:hAnsi="Arial" w:cs="Arial"/>
                <w:color w:val="222222"/>
                <w:sz w:val="19"/>
                <w:szCs w:val="19"/>
                <w:shd w:val="clear" w:color="auto" w:fill="FFFFFF"/>
              </w:rPr>
            </w:rPrChange>
          </w:rPr>
          <w:t>陈国强</w:t>
        </w:r>
      </w:ins>
      <w:ins w:id="4430" w:author="刘宁" w:date="2017-06-09T10:08:00Z">
        <w:r>
          <w:rPr>
            <w:rFonts w:hint="eastAsia" w:ascii="Times New Roman" w:hAnsi="Times New Roman" w:cs="Times New Roman"/>
            <w:color w:val="auto"/>
            <w:sz w:val="24"/>
            <w:szCs w:val="22"/>
            <w:shd w:val="clear" w:color="auto" w:fill="auto"/>
            <w:rPrChange w:id="4431" w:author="刘宁" w:date="2017-06-09T10:10:00Z">
              <w:rPr>
                <w:rFonts w:hint="eastAsia" w:ascii="Arial" w:hAnsi="Arial" w:cs="Arial"/>
                <w:color w:val="222222"/>
                <w:sz w:val="19"/>
                <w:szCs w:val="19"/>
                <w:shd w:val="clear" w:color="auto" w:fill="FFFFFF"/>
              </w:rPr>
            </w:rPrChange>
          </w:rPr>
          <w:t xml:space="preserve">. </w:t>
        </w:r>
      </w:ins>
      <w:ins w:id="4432" w:author="刘宁" w:date="2017-06-09T10:08:00Z">
        <w:r>
          <w:rPr>
            <w:rFonts w:hint="eastAsia" w:ascii="Times New Roman" w:hAnsi="Times New Roman" w:cs="Times New Roman"/>
            <w:color w:val="auto"/>
            <w:sz w:val="24"/>
            <w:szCs w:val="22"/>
            <w:shd w:val="clear" w:color="auto" w:fill="auto"/>
            <w:rPrChange w:id="4433" w:author="刘宁" w:date="2017-06-09T10:10:00Z">
              <w:rPr>
                <w:rFonts w:hint="eastAsia" w:ascii="Arial" w:hAnsi="Arial" w:cs="Arial"/>
                <w:color w:val="222222"/>
                <w:sz w:val="19"/>
                <w:szCs w:val="19"/>
                <w:shd w:val="clear" w:color="auto" w:fill="FFFFFF"/>
              </w:rPr>
            </w:rPrChange>
          </w:rPr>
          <w:t>坐姿下人体振动特性建模及实验分析</w:t>
        </w:r>
      </w:ins>
      <w:ins w:id="4434" w:author="刘宁" w:date="2017-06-09T10:08:00Z">
        <w:r>
          <w:rPr>
            <w:rFonts w:hint="eastAsia" w:ascii="Times New Roman" w:hAnsi="Times New Roman" w:cs="Times New Roman"/>
            <w:color w:val="auto"/>
            <w:sz w:val="24"/>
            <w:szCs w:val="22"/>
            <w:shd w:val="clear" w:color="auto" w:fill="auto"/>
            <w:rPrChange w:id="4435" w:author="刘宁" w:date="2017-06-09T10:10:00Z">
              <w:rPr>
                <w:rFonts w:hint="eastAsia" w:ascii="Arial" w:hAnsi="Arial" w:cs="Arial"/>
                <w:color w:val="222222"/>
                <w:sz w:val="19"/>
                <w:szCs w:val="19"/>
                <w:shd w:val="clear" w:color="auto" w:fill="FFFFFF"/>
              </w:rPr>
            </w:rPrChange>
          </w:rPr>
          <w:t xml:space="preserve">[J]. </w:t>
        </w:r>
      </w:ins>
      <w:ins w:id="4436" w:author="刘宁" w:date="2017-06-09T10:08:00Z">
        <w:r>
          <w:rPr>
            <w:rFonts w:hint="eastAsia" w:ascii="Times New Roman" w:hAnsi="Times New Roman" w:cs="Times New Roman"/>
            <w:color w:val="auto"/>
            <w:sz w:val="24"/>
            <w:szCs w:val="22"/>
            <w:shd w:val="clear" w:color="auto" w:fill="auto"/>
            <w:rPrChange w:id="4437" w:author="刘宁" w:date="2017-06-09T10:10:00Z">
              <w:rPr>
                <w:rFonts w:hint="eastAsia" w:ascii="Arial" w:hAnsi="Arial" w:cs="Arial"/>
                <w:color w:val="222222"/>
                <w:sz w:val="19"/>
                <w:szCs w:val="19"/>
                <w:shd w:val="clear" w:color="auto" w:fill="FFFFFF"/>
              </w:rPr>
            </w:rPrChange>
          </w:rPr>
          <w:t>山东大学学报</w:t>
        </w:r>
      </w:ins>
      <w:ins w:id="4438" w:author="刘宁" w:date="2017-06-09T10:08:00Z">
        <w:r>
          <w:rPr>
            <w:rFonts w:hint="eastAsia" w:ascii="Times New Roman" w:hAnsi="Times New Roman" w:cs="Times New Roman"/>
            <w:color w:val="auto"/>
            <w:sz w:val="24"/>
            <w:szCs w:val="22"/>
            <w:shd w:val="clear" w:color="auto" w:fill="auto"/>
            <w:rPrChange w:id="4439" w:author="刘宁" w:date="2017-06-09T10:10:00Z">
              <w:rPr>
                <w:rFonts w:hint="eastAsia" w:ascii="Arial" w:hAnsi="Arial" w:cs="Arial"/>
                <w:color w:val="222222"/>
                <w:sz w:val="19"/>
                <w:szCs w:val="19"/>
                <w:shd w:val="clear" w:color="auto" w:fill="FFFFFF"/>
              </w:rPr>
            </w:rPrChange>
          </w:rPr>
          <w:t xml:space="preserve">: </w:t>
        </w:r>
      </w:ins>
      <w:ins w:id="4440" w:author="刘宁" w:date="2017-06-09T10:08:00Z">
        <w:r>
          <w:rPr>
            <w:rFonts w:hint="eastAsia" w:ascii="Times New Roman" w:hAnsi="Times New Roman" w:cs="Times New Roman"/>
            <w:color w:val="auto"/>
            <w:sz w:val="24"/>
            <w:szCs w:val="22"/>
            <w:shd w:val="clear" w:color="auto" w:fill="auto"/>
            <w:rPrChange w:id="4441" w:author="刘宁" w:date="2017-06-09T10:10:00Z">
              <w:rPr>
                <w:rFonts w:hint="eastAsia" w:ascii="Arial" w:hAnsi="Arial" w:cs="Arial"/>
                <w:color w:val="222222"/>
                <w:sz w:val="19"/>
                <w:szCs w:val="19"/>
                <w:shd w:val="clear" w:color="auto" w:fill="FFFFFF"/>
              </w:rPr>
            </w:rPrChange>
          </w:rPr>
          <w:t>工学版</w:t>
        </w:r>
      </w:ins>
      <w:ins w:id="4442" w:author="刘宁" w:date="2017-06-09T10:08:00Z">
        <w:r>
          <w:rPr>
            <w:rFonts w:hint="eastAsia" w:ascii="Times New Roman" w:hAnsi="Times New Roman" w:cs="Times New Roman"/>
            <w:color w:val="auto"/>
            <w:sz w:val="24"/>
            <w:szCs w:val="22"/>
            <w:shd w:val="clear" w:color="auto" w:fill="auto"/>
            <w:rPrChange w:id="4443" w:author="刘宁" w:date="2017-06-09T10:10:00Z">
              <w:rPr>
                <w:rFonts w:hint="eastAsia" w:ascii="Arial" w:hAnsi="Arial" w:cs="Arial"/>
                <w:color w:val="222222"/>
                <w:sz w:val="19"/>
                <w:szCs w:val="19"/>
                <w:shd w:val="clear" w:color="auto" w:fill="FFFFFF"/>
              </w:rPr>
            </w:rPrChange>
          </w:rPr>
          <w:t xml:space="preserve">, 2012, </w:t>
        </w:r>
      </w:ins>
      <w:ins w:id="4444" w:author="刘宁" w:date="2017-06-09T10:08:00Z">
        <w:r>
          <w:rPr>
            <w:rFonts w:ascii="Times New Roman" w:hAnsi="Times New Roman" w:cs="Times New Roman"/>
            <w:color w:val="auto"/>
            <w:sz w:val="24"/>
            <w:szCs w:val="22"/>
            <w:shd w:val="clear" w:color="auto" w:fill="auto"/>
            <w:rPrChange w:id="4445" w:author="刘宁" w:date="2017-06-09T10:10:00Z">
              <w:rPr>
                <w:rFonts w:ascii="Arial" w:hAnsi="Arial" w:cs="Arial"/>
                <w:color w:val="222222"/>
                <w:sz w:val="19"/>
                <w:szCs w:val="19"/>
                <w:shd w:val="clear" w:color="auto" w:fill="FFFFFF"/>
              </w:rPr>
            </w:rPrChange>
          </w:rPr>
          <w:t>42(4):</w:t>
        </w:r>
      </w:ins>
      <w:ins w:id="4446" w:author="刘宁" w:date="2017-06-09T10:08:00Z">
        <w:r>
          <w:rPr>
            <w:rFonts w:ascii="Times New Roman" w:hAnsi="Times New Roman" w:cs="Times New Roman"/>
            <w:color w:val="auto"/>
            <w:sz w:val="24"/>
            <w:szCs w:val="22"/>
            <w:shd w:val="clear" w:color="auto" w:fill="auto"/>
            <w:rPrChange w:id="4447" w:author="刘宁" w:date="2017-06-09T10:10:00Z">
              <w:rPr>
                <w:rFonts w:ascii="Arial" w:hAnsi="Arial" w:cs="Arial"/>
                <w:color w:val="222222"/>
                <w:sz w:val="19"/>
                <w:szCs w:val="19"/>
                <w:shd w:val="clear" w:color="auto" w:fill="FFFFFF"/>
              </w:rPr>
            </w:rPrChange>
          </w:rPr>
          <w:t xml:space="preserve"> 103-107.</w:t>
        </w:r>
      </w:ins>
      <w:del w:id="4448" w:author="刘宁" w:date="2017-06-09T10:08:00Z">
        <w:r>
          <w:rPr>
            <w:rFonts w:hint="eastAsia" w:cs="Times New Roman"/>
            <w:szCs w:val="22"/>
            <w:rPrChange w:id="4449" w:author="China" w:date="2017-06-06T20:51:00Z">
              <w:rPr>
                <w:rFonts w:hint="eastAsia"/>
              </w:rPr>
            </w:rPrChange>
          </w:rPr>
          <w:delText>刘菲菲</w:delText>
        </w:r>
      </w:del>
      <w:del w:id="4450" w:author="刘宁" w:date="2017-06-09T10:08:00Z">
        <w:r>
          <w:rPr>
            <w:rFonts w:cs="Times New Roman"/>
            <w:szCs w:val="22"/>
            <w:rPrChange w:id="4451" w:author="China" w:date="2017-06-06T20:51:00Z">
              <w:rPr/>
            </w:rPrChange>
          </w:rPr>
          <w:delText>.</w:delText>
        </w:r>
      </w:del>
      <w:del w:id="4452" w:author="刘宁" w:date="2017-06-09T10:08:00Z">
        <w:r>
          <w:rPr>
            <w:rFonts w:hint="eastAsia" w:cs="Times New Roman"/>
            <w:szCs w:val="22"/>
            <w:rPrChange w:id="4453" w:author="China" w:date="2017-06-06T20:51:00Z">
              <w:rPr>
                <w:rFonts w:hint="eastAsia"/>
              </w:rPr>
            </w:rPrChange>
          </w:rPr>
          <w:delText>坐姿下人体振动特性建模及实验分析</w:delText>
        </w:r>
      </w:del>
      <w:del w:id="4454" w:author="刘宁" w:date="2017-06-09T10:08:00Z">
        <w:r>
          <w:rPr>
            <w:rFonts w:cs="Times New Roman"/>
            <w:szCs w:val="22"/>
            <w:rPrChange w:id="4455" w:author="China" w:date="2017-06-06T20:51:00Z">
              <w:rPr/>
            </w:rPrChange>
          </w:rPr>
          <w:delText>.</w:delText>
        </w:r>
      </w:del>
      <w:del w:id="4456" w:author="刘宁" w:date="2017-06-09T10:08:00Z">
        <w:r>
          <w:rPr>
            <w:rFonts w:hint="eastAsia" w:cs="Times New Roman"/>
            <w:szCs w:val="22"/>
            <w:rPrChange w:id="4457" w:author="China" w:date="2017-06-06T20:51:00Z">
              <w:rPr>
                <w:rFonts w:hint="eastAsia"/>
              </w:rPr>
            </w:rPrChange>
          </w:rPr>
          <w:delText>山东大学学报：工学版，</w:delText>
        </w:r>
      </w:del>
      <w:del w:id="4458" w:author="刘宁" w:date="2017-06-09T10:08:00Z">
        <w:r>
          <w:rPr>
            <w:rFonts w:cs="Times New Roman"/>
            <w:szCs w:val="22"/>
            <w:rPrChange w:id="4459" w:author="China" w:date="2017-06-06T20:51:00Z">
              <w:rPr/>
            </w:rPrChange>
          </w:rPr>
          <w:delText>2012.</w:delText>
        </w:r>
      </w:del>
    </w:p>
    <w:p>
      <w:pPr>
        <w:adjustRightInd w:val="0"/>
        <w:snapToGrid w:val="0"/>
        <w:spacing w:line="300" w:lineRule="auto"/>
        <w:ind w:left="480" w:hanging="480" w:hangingChars="200"/>
        <w:rPr>
          <w:rFonts w:cs="Times New Roman"/>
          <w:szCs w:val="22"/>
        </w:rPr>
        <w:pPrChange w:id="4460" w:author="China" w:date="2017-06-06T20:43:00Z">
          <w:pPr>
            <w:adjustRightInd w:val="0"/>
            <w:ind w:firstLine="0" w:firstLineChars="0"/>
          </w:pPr>
        </w:pPrChange>
      </w:pPr>
      <w:r>
        <w:rPr>
          <w:rFonts w:cs="Times New Roman"/>
          <w:szCs w:val="22"/>
          <w:rPrChange w:id="4461" w:author="China" w:date="2017-06-06T20:51:00Z">
            <w:rPr/>
          </w:rPrChange>
        </w:rPr>
        <w:t>[1</w:t>
      </w:r>
      <w:del w:id="4462" w:author="刘宁" w:date="2017-06-06T23:01:00Z">
        <w:r>
          <w:rPr>
            <w:rFonts w:cs="Times New Roman"/>
            <w:szCs w:val="22"/>
            <w:rPrChange w:id="4463" w:author="China" w:date="2017-06-06T20:51:00Z">
              <w:rPr/>
            </w:rPrChange>
          </w:rPr>
          <w:delText>8</w:delText>
        </w:r>
      </w:del>
      <w:ins w:id="4464" w:author="刘宁" w:date="2017-06-06T23:01:00Z">
        <w:r>
          <w:rPr>
            <w:rFonts w:hint="eastAsia" w:cs="Times New Roman"/>
            <w:szCs w:val="22"/>
          </w:rPr>
          <w:t>7</w:t>
        </w:r>
      </w:ins>
      <w:r>
        <w:rPr>
          <w:rFonts w:cs="Times New Roman"/>
          <w:szCs w:val="22"/>
          <w:rPrChange w:id="4465" w:author="China" w:date="2017-06-06T20:51:00Z">
            <w:rPr/>
          </w:rPrChange>
        </w:rPr>
        <w:t>]</w:t>
      </w:r>
      <w:r>
        <w:rPr>
          <w:rFonts w:cs="Times New Roman"/>
          <w:szCs w:val="22"/>
          <w:rPrChange w:id="4466" w:author="China" w:date="2017-06-06T20:51:00Z">
            <w:rPr/>
          </w:rPrChange>
        </w:rPr>
        <w:tab/>
      </w:r>
      <w:ins w:id="4467" w:author="刘宁" w:date="2017-06-09T10:08:00Z">
        <w:r>
          <w:rPr>
            <w:rFonts w:hint="eastAsia" w:ascii="Times New Roman" w:hAnsi="Times New Roman" w:cs="Times New Roman"/>
            <w:color w:val="auto"/>
            <w:sz w:val="24"/>
            <w:szCs w:val="22"/>
            <w:shd w:val="clear" w:color="auto" w:fill="auto"/>
            <w:rPrChange w:id="4468" w:author="刘宁" w:date="2017-06-09T10:10:00Z">
              <w:rPr>
                <w:rFonts w:hint="eastAsia" w:ascii="Arial" w:hAnsi="Arial" w:cs="Arial"/>
                <w:color w:val="222222"/>
                <w:sz w:val="19"/>
                <w:szCs w:val="19"/>
                <w:shd w:val="clear" w:color="auto" w:fill="FFFFFF"/>
              </w:rPr>
            </w:rPrChange>
          </w:rPr>
          <w:t>汪颖</w:t>
        </w:r>
      </w:ins>
      <w:ins w:id="4469" w:author="刘宁" w:date="2017-06-09T10:08:00Z">
        <w:r>
          <w:rPr>
            <w:rFonts w:hint="eastAsia" w:ascii="Times New Roman" w:hAnsi="Times New Roman" w:cs="Times New Roman"/>
            <w:color w:val="auto"/>
            <w:sz w:val="24"/>
            <w:szCs w:val="22"/>
            <w:shd w:val="clear" w:color="auto" w:fill="auto"/>
            <w:rPrChange w:id="4470" w:author="刘宁" w:date="2017-06-09T10:10:00Z">
              <w:rPr>
                <w:rFonts w:hint="eastAsia" w:ascii="Arial" w:hAnsi="Arial" w:cs="Arial"/>
                <w:color w:val="222222"/>
                <w:sz w:val="19"/>
                <w:szCs w:val="19"/>
                <w:shd w:val="clear" w:color="auto" w:fill="FFFFFF"/>
              </w:rPr>
            </w:rPrChange>
          </w:rPr>
          <w:t>,</w:t>
        </w:r>
      </w:ins>
      <w:ins w:id="4471" w:author="刘宁" w:date="2017-06-09T10:08:00Z">
        <w:r>
          <w:rPr>
            <w:rFonts w:ascii="Times New Roman" w:hAnsi="Times New Roman" w:cs="Times New Roman"/>
            <w:color w:val="auto"/>
            <w:sz w:val="24"/>
            <w:szCs w:val="22"/>
            <w:shd w:val="clear" w:color="auto" w:fill="auto"/>
            <w:rPrChange w:id="4472" w:author="刘宁" w:date="2017-06-09T10:10:00Z">
              <w:rPr>
                <w:rFonts w:ascii="Arial" w:hAnsi="Arial" w:cs="Arial"/>
                <w:color w:val="222222"/>
                <w:sz w:val="19"/>
                <w:szCs w:val="19"/>
                <w:shd w:val="clear" w:color="auto" w:fill="FFFFFF"/>
              </w:rPr>
            </w:rPrChange>
          </w:rPr>
          <w:t xml:space="preserve"> </w:t>
        </w:r>
      </w:ins>
      <w:ins w:id="4473" w:author="刘宁" w:date="2017-06-09T10:08:00Z">
        <w:r>
          <w:rPr>
            <w:rFonts w:hint="eastAsia" w:ascii="Times New Roman" w:hAnsi="Times New Roman" w:cs="Times New Roman"/>
            <w:color w:val="auto"/>
            <w:sz w:val="24"/>
            <w:szCs w:val="22"/>
            <w:shd w:val="clear" w:color="auto" w:fill="auto"/>
            <w:rPrChange w:id="4474" w:author="刘宁" w:date="2017-06-09T10:10:00Z">
              <w:rPr>
                <w:rFonts w:hint="eastAsia" w:ascii="Arial" w:hAnsi="Arial" w:cs="Arial"/>
                <w:color w:val="222222"/>
                <w:sz w:val="19"/>
                <w:szCs w:val="19"/>
                <w:shd w:val="clear" w:color="auto" w:fill="FFFFFF"/>
              </w:rPr>
            </w:rPrChange>
          </w:rPr>
          <w:t>刘奇</w:t>
        </w:r>
      </w:ins>
      <w:ins w:id="4475" w:author="刘宁" w:date="2017-06-09T10:08:00Z">
        <w:r>
          <w:rPr>
            <w:rFonts w:hint="eastAsia" w:ascii="Times New Roman" w:hAnsi="Times New Roman" w:cs="Times New Roman"/>
            <w:color w:val="auto"/>
            <w:sz w:val="24"/>
            <w:szCs w:val="22"/>
            <w:shd w:val="clear" w:color="auto" w:fill="auto"/>
            <w:rPrChange w:id="4476" w:author="刘宁" w:date="2017-06-09T10:10:00Z">
              <w:rPr>
                <w:rFonts w:hint="eastAsia" w:ascii="Arial" w:hAnsi="Arial" w:cs="Arial"/>
                <w:color w:val="222222"/>
                <w:sz w:val="19"/>
                <w:szCs w:val="19"/>
                <w:shd w:val="clear" w:color="auto" w:fill="FFFFFF"/>
              </w:rPr>
            </w:rPrChange>
          </w:rPr>
          <w:t>,</w:t>
        </w:r>
      </w:ins>
      <w:ins w:id="4477" w:author="刘宁" w:date="2017-06-09T10:08:00Z">
        <w:r>
          <w:rPr>
            <w:rFonts w:ascii="Times New Roman" w:hAnsi="Times New Roman" w:cs="Times New Roman"/>
            <w:color w:val="auto"/>
            <w:sz w:val="24"/>
            <w:szCs w:val="22"/>
            <w:shd w:val="clear" w:color="auto" w:fill="auto"/>
            <w:rPrChange w:id="4478" w:author="刘宁" w:date="2017-06-09T10:10:00Z">
              <w:rPr>
                <w:rFonts w:ascii="Arial" w:hAnsi="Arial" w:cs="Arial"/>
                <w:color w:val="222222"/>
                <w:sz w:val="19"/>
                <w:szCs w:val="19"/>
                <w:shd w:val="clear" w:color="auto" w:fill="FFFFFF"/>
              </w:rPr>
            </w:rPrChange>
          </w:rPr>
          <w:t xml:space="preserve"> </w:t>
        </w:r>
      </w:ins>
      <w:ins w:id="4479" w:author="刘宁" w:date="2017-06-09T10:08:00Z">
        <w:r>
          <w:rPr>
            <w:rFonts w:hint="eastAsia" w:ascii="Times New Roman" w:hAnsi="Times New Roman" w:cs="Times New Roman"/>
            <w:color w:val="auto"/>
            <w:sz w:val="24"/>
            <w:szCs w:val="22"/>
            <w:shd w:val="clear" w:color="auto" w:fill="auto"/>
            <w:rPrChange w:id="4480" w:author="刘宁" w:date="2017-06-09T10:10:00Z">
              <w:rPr>
                <w:rFonts w:hint="eastAsia" w:ascii="Arial" w:hAnsi="Arial" w:cs="Arial"/>
                <w:color w:val="222222"/>
                <w:sz w:val="19"/>
                <w:szCs w:val="19"/>
                <w:shd w:val="clear" w:color="auto" w:fill="FFFFFF"/>
              </w:rPr>
            </w:rPrChange>
          </w:rPr>
          <w:t>李成鑫</w:t>
        </w:r>
      </w:ins>
      <w:ins w:id="4481" w:author="刘宁" w:date="2017-06-09T10:08:00Z">
        <w:r>
          <w:rPr>
            <w:rFonts w:hint="eastAsia" w:ascii="Times New Roman" w:hAnsi="Times New Roman" w:cs="Times New Roman"/>
            <w:color w:val="auto"/>
            <w:sz w:val="24"/>
            <w:szCs w:val="22"/>
            <w:shd w:val="clear" w:color="auto" w:fill="auto"/>
            <w:rPrChange w:id="4482" w:author="刘宁" w:date="2017-06-09T10:10:00Z">
              <w:rPr>
                <w:rFonts w:hint="eastAsia" w:ascii="Arial" w:hAnsi="Arial" w:cs="Arial"/>
                <w:color w:val="222222"/>
                <w:sz w:val="19"/>
                <w:szCs w:val="19"/>
                <w:shd w:val="clear" w:color="auto" w:fill="FFFFFF"/>
              </w:rPr>
            </w:rPrChange>
          </w:rPr>
          <w:t>.</w:t>
        </w:r>
      </w:ins>
      <w:ins w:id="4483" w:author="刘宁" w:date="2017-06-09T10:08:00Z">
        <w:r>
          <w:rPr>
            <w:rFonts w:ascii="Times New Roman" w:hAnsi="Times New Roman" w:cs="Times New Roman"/>
            <w:color w:val="auto"/>
            <w:sz w:val="24"/>
            <w:szCs w:val="22"/>
            <w:shd w:val="clear" w:color="auto" w:fill="auto"/>
            <w:rPrChange w:id="4484" w:author="刘宁" w:date="2017-06-09T10:10:00Z">
              <w:rPr>
                <w:rFonts w:ascii="Arial" w:hAnsi="Arial" w:cs="Arial"/>
                <w:color w:val="222222"/>
                <w:sz w:val="19"/>
                <w:szCs w:val="19"/>
                <w:shd w:val="clear" w:color="auto" w:fill="FFFFFF"/>
              </w:rPr>
            </w:rPrChange>
          </w:rPr>
          <w:t xml:space="preserve"> </w:t>
        </w:r>
      </w:ins>
      <w:ins w:id="4485" w:author="刘宁" w:date="2017-06-09T10:08:00Z">
        <w:r>
          <w:rPr>
            <w:rFonts w:hint="eastAsia" w:ascii="Times New Roman" w:hAnsi="Times New Roman" w:cs="Times New Roman"/>
            <w:color w:val="auto"/>
            <w:sz w:val="24"/>
            <w:szCs w:val="22"/>
            <w:shd w:val="clear" w:color="auto" w:fill="auto"/>
            <w:rPrChange w:id="4486" w:author="刘宁" w:date="2017-06-09T10:10:00Z">
              <w:rPr>
                <w:rFonts w:hint="eastAsia" w:ascii="Arial" w:hAnsi="Arial" w:cs="Arial"/>
                <w:color w:val="222222"/>
                <w:sz w:val="19"/>
                <w:szCs w:val="19"/>
                <w:shd w:val="clear" w:color="auto" w:fill="FFFFFF"/>
              </w:rPr>
            </w:rPrChange>
          </w:rPr>
          <w:t>基于数学形态学的分水岭图像分割方法</w:t>
        </w:r>
      </w:ins>
      <w:ins w:id="4487" w:author="刘宁" w:date="2017-06-09T10:08:00Z">
        <w:r>
          <w:rPr>
            <w:rFonts w:hint="eastAsia" w:ascii="Times New Roman" w:hAnsi="Times New Roman" w:cs="Times New Roman"/>
            <w:color w:val="auto"/>
            <w:sz w:val="24"/>
            <w:szCs w:val="22"/>
            <w:shd w:val="clear" w:color="auto" w:fill="auto"/>
            <w:rPrChange w:id="4488" w:author="刘宁" w:date="2017-06-09T10:10:00Z">
              <w:rPr>
                <w:rFonts w:hint="eastAsia" w:ascii="Arial" w:hAnsi="Arial" w:cs="Arial"/>
                <w:color w:val="222222"/>
                <w:sz w:val="19"/>
                <w:szCs w:val="19"/>
                <w:shd w:val="clear" w:color="auto" w:fill="FFFFFF"/>
              </w:rPr>
            </w:rPrChange>
          </w:rPr>
          <w:t>[J].</w:t>
        </w:r>
      </w:ins>
      <w:ins w:id="4489" w:author="刘宁" w:date="2017-06-09T10:08:00Z">
        <w:r>
          <w:rPr>
            <w:rFonts w:ascii="Times New Roman" w:hAnsi="Times New Roman" w:cs="Times New Roman"/>
            <w:color w:val="auto"/>
            <w:sz w:val="24"/>
            <w:szCs w:val="22"/>
            <w:shd w:val="clear" w:color="auto" w:fill="auto"/>
            <w:rPrChange w:id="4490" w:author="刘宁" w:date="2017-06-09T10:10:00Z">
              <w:rPr>
                <w:rFonts w:ascii="Arial" w:hAnsi="Arial" w:cs="Arial"/>
                <w:color w:val="222222"/>
                <w:sz w:val="19"/>
                <w:szCs w:val="19"/>
                <w:shd w:val="clear" w:color="auto" w:fill="FFFFFF"/>
              </w:rPr>
            </w:rPrChange>
          </w:rPr>
          <w:t xml:space="preserve"> </w:t>
        </w:r>
      </w:ins>
      <w:ins w:id="4491" w:author="刘宁" w:date="2017-06-09T10:08:00Z">
        <w:r>
          <w:rPr>
            <w:rFonts w:hint="eastAsia" w:ascii="Times New Roman" w:hAnsi="Times New Roman" w:cs="Times New Roman"/>
            <w:color w:val="auto"/>
            <w:sz w:val="24"/>
            <w:szCs w:val="22"/>
            <w:shd w:val="clear" w:color="auto" w:fill="auto"/>
            <w:rPrChange w:id="4492" w:author="刘宁" w:date="2017-06-09T10:10:00Z">
              <w:rPr>
                <w:rFonts w:hint="eastAsia" w:ascii="Arial" w:hAnsi="Arial" w:cs="Arial"/>
                <w:color w:val="222222"/>
                <w:sz w:val="19"/>
                <w:szCs w:val="19"/>
                <w:shd w:val="clear" w:color="auto" w:fill="FFFFFF"/>
              </w:rPr>
            </w:rPrChange>
          </w:rPr>
          <w:t>四川大学学报</w:t>
        </w:r>
      </w:ins>
      <w:ins w:id="4493" w:author="刘宁" w:date="2017-06-09T10:08:00Z">
        <w:r>
          <w:rPr>
            <w:rFonts w:hint="eastAsia" w:ascii="Times New Roman" w:hAnsi="Times New Roman" w:cs="Times New Roman"/>
            <w:color w:val="auto"/>
            <w:sz w:val="24"/>
            <w:szCs w:val="22"/>
            <w:shd w:val="clear" w:color="auto" w:fill="auto"/>
            <w:rPrChange w:id="4494" w:author="刘宁" w:date="2017-06-09T10:10:00Z">
              <w:rPr>
                <w:rFonts w:hint="eastAsia" w:ascii="Arial" w:hAnsi="Arial" w:cs="Arial"/>
                <w:color w:val="222222"/>
                <w:sz w:val="19"/>
                <w:szCs w:val="19"/>
                <w:shd w:val="clear" w:color="auto" w:fill="FFFFFF"/>
              </w:rPr>
            </w:rPrChange>
          </w:rPr>
          <w:t>:</w:t>
        </w:r>
      </w:ins>
      <w:ins w:id="4495" w:author="刘宁" w:date="2017-06-09T10:08:00Z">
        <w:r>
          <w:rPr>
            <w:rFonts w:ascii="Times New Roman" w:hAnsi="Times New Roman" w:cs="Times New Roman"/>
            <w:color w:val="auto"/>
            <w:sz w:val="24"/>
            <w:szCs w:val="22"/>
            <w:shd w:val="clear" w:color="auto" w:fill="auto"/>
            <w:rPrChange w:id="4496" w:author="刘宁" w:date="2017-06-09T10:10:00Z">
              <w:rPr>
                <w:rFonts w:ascii="Arial" w:hAnsi="Arial" w:cs="Arial"/>
                <w:color w:val="222222"/>
                <w:sz w:val="19"/>
                <w:szCs w:val="19"/>
                <w:shd w:val="clear" w:color="auto" w:fill="FFFFFF"/>
              </w:rPr>
            </w:rPrChange>
          </w:rPr>
          <w:t xml:space="preserve"> </w:t>
        </w:r>
      </w:ins>
      <w:ins w:id="4497" w:author="刘宁" w:date="2017-06-09T10:08:00Z">
        <w:r>
          <w:rPr>
            <w:rFonts w:hint="eastAsia" w:ascii="Times New Roman" w:hAnsi="Times New Roman" w:cs="Times New Roman"/>
            <w:color w:val="auto"/>
            <w:sz w:val="24"/>
            <w:szCs w:val="22"/>
            <w:shd w:val="clear" w:color="auto" w:fill="auto"/>
            <w:rPrChange w:id="4498" w:author="刘宁" w:date="2017-06-09T10:10:00Z">
              <w:rPr>
                <w:rFonts w:hint="eastAsia" w:ascii="Arial" w:hAnsi="Arial" w:cs="Arial"/>
                <w:color w:val="222222"/>
                <w:sz w:val="19"/>
                <w:szCs w:val="19"/>
                <w:shd w:val="clear" w:color="auto" w:fill="FFFFFF"/>
              </w:rPr>
            </w:rPrChange>
          </w:rPr>
          <w:t>自然科学版</w:t>
        </w:r>
      </w:ins>
      <w:ins w:id="4499" w:author="刘宁" w:date="2017-06-09T10:08:00Z">
        <w:r>
          <w:rPr>
            <w:rFonts w:hint="eastAsia" w:ascii="Times New Roman" w:hAnsi="Times New Roman" w:cs="Times New Roman"/>
            <w:color w:val="auto"/>
            <w:sz w:val="24"/>
            <w:szCs w:val="22"/>
            <w:shd w:val="clear" w:color="auto" w:fill="auto"/>
            <w:rPrChange w:id="4500" w:author="刘宁" w:date="2017-06-09T10:10:00Z">
              <w:rPr>
                <w:rFonts w:hint="eastAsia" w:ascii="Arial" w:hAnsi="Arial" w:cs="Arial"/>
                <w:color w:val="222222"/>
                <w:sz w:val="19"/>
                <w:szCs w:val="19"/>
                <w:shd w:val="clear" w:color="auto" w:fill="FFFFFF"/>
              </w:rPr>
            </w:rPrChange>
          </w:rPr>
          <w:t>,</w:t>
        </w:r>
      </w:ins>
      <w:ins w:id="4501" w:author="刘宁" w:date="2017-06-09T10:08:00Z">
        <w:r>
          <w:rPr>
            <w:rFonts w:ascii="Times New Roman" w:hAnsi="Times New Roman" w:cs="Times New Roman"/>
            <w:color w:val="auto"/>
            <w:sz w:val="24"/>
            <w:szCs w:val="22"/>
            <w:shd w:val="clear" w:color="auto" w:fill="auto"/>
            <w:rPrChange w:id="4502" w:author="刘宁" w:date="2017-06-09T10:10:00Z">
              <w:rPr>
                <w:rFonts w:ascii="Arial" w:hAnsi="Arial" w:cs="Arial"/>
                <w:color w:val="222222"/>
                <w:sz w:val="19"/>
                <w:szCs w:val="19"/>
                <w:shd w:val="clear" w:color="auto" w:fill="FFFFFF"/>
              </w:rPr>
            </w:rPrChange>
          </w:rPr>
          <w:t xml:space="preserve"> 2004 (z1): 457-460.</w:t>
        </w:r>
      </w:ins>
      <w:del w:id="4503" w:author="刘宁" w:date="2017-06-09T10:08:00Z">
        <w:r>
          <w:rPr>
            <w:rFonts w:hint="eastAsia" w:cs="Times New Roman"/>
            <w:szCs w:val="22"/>
            <w:rPrChange w:id="4504" w:author="China" w:date="2017-06-06T20:51:00Z">
              <w:rPr>
                <w:rFonts w:hint="eastAsia"/>
              </w:rPr>
            </w:rPrChange>
          </w:rPr>
          <w:delText>汪颖</w:delText>
        </w:r>
      </w:del>
      <w:del w:id="4505" w:author="刘宁" w:date="2017-06-09T10:08:00Z">
        <w:r>
          <w:rPr>
            <w:rFonts w:cs="Times New Roman"/>
            <w:szCs w:val="22"/>
            <w:rPrChange w:id="4506" w:author="China" w:date="2017-06-06T20:51:00Z">
              <w:rPr/>
            </w:rPrChange>
          </w:rPr>
          <w:delText>.</w:delText>
        </w:r>
      </w:del>
      <w:del w:id="4507" w:author="刘宁" w:date="2017-06-09T10:08:00Z">
        <w:r>
          <w:rPr>
            <w:rFonts w:hint="eastAsia" w:cs="Times New Roman"/>
            <w:szCs w:val="22"/>
            <w:rPrChange w:id="4508" w:author="China" w:date="2017-06-06T20:51:00Z">
              <w:rPr>
                <w:rFonts w:hint="eastAsia"/>
              </w:rPr>
            </w:rPrChange>
          </w:rPr>
          <w:delText>基于数学形态学的分水岭图像分割方法</w:delText>
        </w:r>
      </w:del>
      <w:del w:id="4509" w:author="刘宁" w:date="2017-06-09T10:08:00Z">
        <w:r>
          <w:rPr>
            <w:rFonts w:cs="Times New Roman"/>
            <w:szCs w:val="22"/>
            <w:rPrChange w:id="4510" w:author="China" w:date="2017-06-06T20:51:00Z">
              <w:rPr/>
            </w:rPrChange>
          </w:rPr>
          <w:delText>.</w:delText>
        </w:r>
      </w:del>
      <w:del w:id="4511" w:author="刘宁" w:date="2017-06-09T10:08:00Z">
        <w:r>
          <w:rPr>
            <w:rFonts w:hint="eastAsia" w:cs="Times New Roman"/>
            <w:szCs w:val="22"/>
            <w:rPrChange w:id="4512" w:author="China" w:date="2017-06-06T20:51:00Z">
              <w:rPr>
                <w:rFonts w:hint="eastAsia"/>
              </w:rPr>
            </w:rPrChange>
          </w:rPr>
          <w:delText>四川大学学报：自然科学版，</w:delText>
        </w:r>
      </w:del>
      <w:del w:id="4513" w:author="刘宁" w:date="2017-06-09T10:08:00Z">
        <w:r>
          <w:rPr>
            <w:rFonts w:cs="Times New Roman"/>
            <w:szCs w:val="22"/>
            <w:rPrChange w:id="4514" w:author="China" w:date="2017-06-06T20:51:00Z">
              <w:rPr/>
            </w:rPrChange>
          </w:rPr>
          <w:delText>2004.</w:delText>
        </w:r>
      </w:del>
    </w:p>
    <w:p>
      <w:pPr>
        <w:adjustRightInd w:val="0"/>
        <w:snapToGrid w:val="0"/>
        <w:spacing w:line="300" w:lineRule="auto"/>
        <w:ind w:left="480" w:hanging="480" w:hangingChars="200"/>
        <w:rPr>
          <w:rFonts w:cs="Times New Roman"/>
          <w:szCs w:val="22"/>
        </w:rPr>
        <w:pPrChange w:id="4515" w:author="China" w:date="2017-06-06T20:43:00Z">
          <w:pPr>
            <w:adjustRightInd w:val="0"/>
            <w:ind w:firstLine="0" w:firstLineChars="0"/>
          </w:pPr>
        </w:pPrChange>
      </w:pPr>
      <w:r>
        <w:rPr>
          <w:rFonts w:cs="Times New Roman"/>
          <w:szCs w:val="22"/>
          <w:rPrChange w:id="4516" w:author="China" w:date="2017-06-06T20:51:00Z">
            <w:rPr/>
          </w:rPrChange>
        </w:rPr>
        <w:t>[1</w:t>
      </w:r>
      <w:del w:id="4517" w:author="刘宁" w:date="2017-06-06T23:01:00Z">
        <w:r>
          <w:rPr>
            <w:rFonts w:cs="Times New Roman"/>
            <w:szCs w:val="22"/>
            <w:rPrChange w:id="4518" w:author="China" w:date="2017-06-06T20:51:00Z">
              <w:rPr/>
            </w:rPrChange>
          </w:rPr>
          <w:delText>9</w:delText>
        </w:r>
      </w:del>
      <w:ins w:id="4519" w:author="刘宁" w:date="2017-06-06T23:01:00Z">
        <w:r>
          <w:rPr>
            <w:rFonts w:hint="eastAsia" w:cs="Times New Roman"/>
            <w:szCs w:val="22"/>
          </w:rPr>
          <w:t>8</w:t>
        </w:r>
      </w:ins>
      <w:r>
        <w:rPr>
          <w:rFonts w:cs="Times New Roman"/>
          <w:szCs w:val="22"/>
          <w:rPrChange w:id="4520" w:author="China" w:date="2017-06-06T20:51:00Z">
            <w:rPr/>
          </w:rPrChange>
        </w:rPr>
        <w:t>]</w:t>
      </w:r>
      <w:r>
        <w:rPr>
          <w:rFonts w:cs="Times New Roman"/>
          <w:szCs w:val="22"/>
          <w:rPrChange w:id="4521" w:author="China" w:date="2017-06-06T20:51:00Z">
            <w:rPr/>
          </w:rPrChange>
        </w:rPr>
        <w:tab/>
      </w:r>
      <w:ins w:id="4522" w:author="刘宁" w:date="2017-06-09T10:03:00Z">
        <w:r>
          <w:rPr>
            <w:rFonts w:hint="eastAsia" w:ascii="Times New Roman" w:hAnsi="Times New Roman" w:cs="Times New Roman"/>
            <w:color w:val="auto"/>
            <w:sz w:val="24"/>
            <w:szCs w:val="22"/>
            <w:shd w:val="clear" w:color="auto" w:fill="auto"/>
            <w:rPrChange w:id="4523" w:author="刘宁" w:date="2017-06-09T10:10:00Z">
              <w:rPr>
                <w:rFonts w:hint="eastAsia" w:ascii="Arial" w:hAnsi="Arial" w:cs="Arial"/>
                <w:color w:val="222222"/>
                <w:sz w:val="19"/>
                <w:szCs w:val="19"/>
                <w:shd w:val="clear" w:color="auto" w:fill="FFFFFF"/>
              </w:rPr>
            </w:rPrChange>
          </w:rPr>
          <w:t>刘铮</w:t>
        </w:r>
      </w:ins>
      <w:ins w:id="4524" w:author="刘宁" w:date="2017-06-09T10:03:00Z">
        <w:r>
          <w:rPr>
            <w:rFonts w:hint="eastAsia" w:ascii="Times New Roman" w:hAnsi="Times New Roman" w:cs="Times New Roman"/>
            <w:color w:val="auto"/>
            <w:sz w:val="24"/>
            <w:szCs w:val="22"/>
            <w:shd w:val="clear" w:color="auto" w:fill="auto"/>
            <w:rPrChange w:id="4525" w:author="刘宁" w:date="2017-06-09T10:10:00Z">
              <w:rPr>
                <w:rFonts w:hint="eastAsia" w:ascii="Arial" w:hAnsi="Arial" w:cs="Arial"/>
                <w:color w:val="222222"/>
                <w:sz w:val="19"/>
                <w:szCs w:val="19"/>
                <w:shd w:val="clear" w:color="auto" w:fill="FFFFFF"/>
              </w:rPr>
            </w:rPrChange>
          </w:rPr>
          <w:t>.</w:t>
        </w:r>
      </w:ins>
      <w:ins w:id="4526" w:author="刘宁" w:date="2017-06-09T10:03:00Z">
        <w:r>
          <w:rPr>
            <w:rFonts w:ascii="Times New Roman" w:hAnsi="Times New Roman" w:cs="Times New Roman"/>
            <w:color w:val="auto"/>
            <w:sz w:val="24"/>
            <w:szCs w:val="22"/>
            <w:shd w:val="clear" w:color="auto" w:fill="auto"/>
            <w:rPrChange w:id="4527" w:author="刘宁" w:date="2017-06-09T10:10:00Z">
              <w:rPr>
                <w:rFonts w:ascii="Arial" w:hAnsi="Arial" w:cs="Arial"/>
                <w:color w:val="222222"/>
                <w:sz w:val="19"/>
                <w:szCs w:val="19"/>
                <w:shd w:val="clear" w:color="auto" w:fill="FFFFFF"/>
              </w:rPr>
            </w:rPrChange>
          </w:rPr>
          <w:t xml:space="preserve"> UKF </w:t>
        </w:r>
      </w:ins>
      <w:ins w:id="4528" w:author="刘宁" w:date="2017-06-09T10:03:00Z">
        <w:r>
          <w:rPr>
            <w:rFonts w:hint="eastAsia" w:ascii="Times New Roman" w:hAnsi="Times New Roman" w:cs="Times New Roman"/>
            <w:color w:val="auto"/>
            <w:sz w:val="24"/>
            <w:szCs w:val="22"/>
            <w:shd w:val="clear" w:color="auto" w:fill="auto"/>
            <w:rPrChange w:id="4529" w:author="刘宁" w:date="2017-06-09T10:10:00Z">
              <w:rPr>
                <w:rFonts w:hint="eastAsia" w:ascii="Arial" w:hAnsi="Arial" w:cs="Arial"/>
                <w:color w:val="222222"/>
                <w:sz w:val="19"/>
                <w:szCs w:val="19"/>
                <w:shd w:val="clear" w:color="auto" w:fill="FFFFFF"/>
              </w:rPr>
            </w:rPrChange>
          </w:rPr>
          <w:t>算法及其改进算法的研究</w:t>
        </w:r>
      </w:ins>
      <w:ins w:id="4530" w:author="刘宁" w:date="2017-06-09T10:03:00Z">
        <w:del w:id="4531" w:author="China" w:date="2017-06-09T13:36:00Z">
          <w:r>
            <w:rPr>
              <w:rFonts w:ascii="Times New Roman" w:hAnsi="Times New Roman" w:cs="Times New Roman"/>
              <w:color w:val="auto"/>
              <w:sz w:val="24"/>
              <w:szCs w:val="22"/>
              <w:shd w:val="clear" w:color="auto" w:fill="auto"/>
              <w:rPrChange w:id="4532" w:author="刘宁" w:date="2017-06-09T10:10:00Z">
                <w:rPr>
                  <w:rFonts w:ascii="Arial" w:hAnsi="Arial" w:cs="Arial"/>
                  <w:color w:val="222222"/>
                  <w:sz w:val="19"/>
                  <w:szCs w:val="19"/>
                  <w:shd w:val="clear" w:color="auto" w:fill="FFFFFF"/>
                </w:rPr>
              </w:rPrChange>
            </w:rPr>
            <w:delText xml:space="preserve"> </w:delText>
          </w:r>
        </w:del>
      </w:ins>
      <w:ins w:id="4533" w:author="刘宁" w:date="2017-06-09T10:03:00Z">
        <w:r>
          <w:rPr>
            <w:rFonts w:ascii="Times New Roman" w:hAnsi="Times New Roman" w:cs="Times New Roman"/>
            <w:color w:val="auto"/>
            <w:sz w:val="24"/>
            <w:szCs w:val="22"/>
            <w:shd w:val="clear" w:color="auto" w:fill="auto"/>
            <w:rPrChange w:id="4534" w:author="刘宁" w:date="2017-06-09T10:10:00Z">
              <w:rPr>
                <w:rFonts w:ascii="Arial" w:hAnsi="Arial" w:cs="Arial"/>
                <w:color w:val="222222"/>
                <w:sz w:val="19"/>
                <w:szCs w:val="19"/>
                <w:shd w:val="clear" w:color="auto" w:fill="FFFFFF"/>
              </w:rPr>
            </w:rPrChange>
          </w:rPr>
          <w:t xml:space="preserve">[D]. </w:t>
        </w:r>
      </w:ins>
      <w:ins w:id="4535" w:author="刘宁" w:date="2017-06-09T10:03:00Z">
        <w:r>
          <w:rPr>
            <w:rFonts w:hint="eastAsia" w:ascii="Times New Roman" w:hAnsi="Times New Roman" w:cs="Times New Roman"/>
            <w:color w:val="auto"/>
            <w:sz w:val="24"/>
            <w:szCs w:val="22"/>
            <w:shd w:val="clear" w:color="auto" w:fill="auto"/>
            <w:rPrChange w:id="4536" w:author="刘宁" w:date="2017-06-09T10:10:00Z">
              <w:rPr>
                <w:rFonts w:hint="eastAsia" w:ascii="Arial" w:hAnsi="Arial" w:cs="Arial"/>
                <w:color w:val="222222"/>
                <w:sz w:val="19"/>
                <w:szCs w:val="19"/>
                <w:shd w:val="clear" w:color="auto" w:fill="FFFFFF"/>
              </w:rPr>
            </w:rPrChange>
          </w:rPr>
          <w:t>长沙</w:t>
        </w:r>
      </w:ins>
      <w:ins w:id="4537" w:author="刘宁" w:date="2017-06-09T10:03:00Z">
        <w:r>
          <w:rPr>
            <w:rFonts w:hint="eastAsia" w:ascii="Times New Roman" w:hAnsi="Times New Roman" w:cs="Times New Roman"/>
            <w:color w:val="auto"/>
            <w:sz w:val="24"/>
            <w:szCs w:val="22"/>
            <w:shd w:val="clear" w:color="auto" w:fill="auto"/>
            <w:rPrChange w:id="4538" w:author="刘宁" w:date="2017-06-09T10:10:00Z">
              <w:rPr>
                <w:rFonts w:hint="eastAsia" w:ascii="Arial" w:hAnsi="Arial" w:cs="Arial"/>
                <w:color w:val="222222"/>
                <w:sz w:val="19"/>
                <w:szCs w:val="19"/>
                <w:shd w:val="clear" w:color="auto" w:fill="FFFFFF"/>
              </w:rPr>
            </w:rPrChange>
          </w:rPr>
          <w:t>:</w:t>
        </w:r>
      </w:ins>
      <w:ins w:id="4539" w:author="刘宁" w:date="2017-06-09T10:03:00Z">
        <w:r>
          <w:rPr>
            <w:rFonts w:ascii="Times New Roman" w:hAnsi="Times New Roman" w:cs="Times New Roman"/>
            <w:color w:val="auto"/>
            <w:sz w:val="24"/>
            <w:szCs w:val="22"/>
            <w:shd w:val="clear" w:color="auto" w:fill="auto"/>
            <w:rPrChange w:id="4540" w:author="刘宁" w:date="2017-06-09T10:10:00Z">
              <w:rPr>
                <w:rFonts w:ascii="Arial" w:hAnsi="Arial" w:cs="Arial"/>
                <w:color w:val="222222"/>
                <w:sz w:val="19"/>
                <w:szCs w:val="19"/>
                <w:shd w:val="clear" w:color="auto" w:fill="FFFFFF"/>
              </w:rPr>
            </w:rPrChange>
          </w:rPr>
          <w:t xml:space="preserve"> </w:t>
        </w:r>
      </w:ins>
      <w:ins w:id="4541" w:author="刘宁" w:date="2017-06-09T10:03:00Z">
        <w:r>
          <w:rPr>
            <w:rFonts w:hint="eastAsia" w:ascii="Times New Roman" w:hAnsi="Times New Roman" w:cs="Times New Roman"/>
            <w:color w:val="auto"/>
            <w:sz w:val="24"/>
            <w:szCs w:val="22"/>
            <w:shd w:val="clear" w:color="auto" w:fill="auto"/>
            <w:rPrChange w:id="4542" w:author="刘宁" w:date="2017-06-09T10:10:00Z">
              <w:rPr>
                <w:rFonts w:hint="eastAsia" w:ascii="Arial" w:hAnsi="Arial" w:cs="Arial"/>
                <w:color w:val="222222"/>
                <w:sz w:val="19"/>
                <w:szCs w:val="19"/>
                <w:shd w:val="clear" w:color="auto" w:fill="FFFFFF"/>
              </w:rPr>
            </w:rPrChange>
          </w:rPr>
          <w:t>中南大学</w:t>
        </w:r>
      </w:ins>
      <w:ins w:id="4543" w:author="刘宁" w:date="2017-06-09T10:03:00Z">
        <w:r>
          <w:rPr>
            <w:rFonts w:hint="eastAsia" w:ascii="Times New Roman" w:hAnsi="Times New Roman" w:cs="Times New Roman"/>
            <w:color w:val="auto"/>
            <w:sz w:val="24"/>
            <w:szCs w:val="22"/>
            <w:shd w:val="clear" w:color="auto" w:fill="auto"/>
            <w:rPrChange w:id="4544" w:author="刘宁" w:date="2017-06-09T10:10:00Z">
              <w:rPr>
                <w:rFonts w:hint="eastAsia" w:ascii="Arial" w:hAnsi="Arial" w:cs="Arial"/>
                <w:color w:val="222222"/>
                <w:sz w:val="19"/>
                <w:szCs w:val="19"/>
                <w:shd w:val="clear" w:color="auto" w:fill="FFFFFF"/>
              </w:rPr>
            </w:rPrChange>
          </w:rPr>
          <w:t>,</w:t>
        </w:r>
      </w:ins>
      <w:ins w:id="4545" w:author="刘宁" w:date="2017-06-09T10:03:00Z">
        <w:r>
          <w:rPr>
            <w:rFonts w:ascii="Times New Roman" w:hAnsi="Times New Roman" w:cs="Times New Roman"/>
            <w:color w:val="auto"/>
            <w:sz w:val="24"/>
            <w:szCs w:val="22"/>
            <w:shd w:val="clear" w:color="auto" w:fill="auto"/>
            <w:rPrChange w:id="4546" w:author="刘宁" w:date="2017-06-09T10:10:00Z">
              <w:rPr>
                <w:rFonts w:ascii="Arial" w:hAnsi="Arial" w:cs="Arial"/>
                <w:color w:val="222222"/>
                <w:sz w:val="19"/>
                <w:szCs w:val="19"/>
                <w:shd w:val="clear" w:color="auto" w:fill="FFFFFF"/>
              </w:rPr>
            </w:rPrChange>
          </w:rPr>
          <w:t xml:space="preserve"> 2009.</w:t>
        </w:r>
      </w:ins>
      <w:del w:id="4547" w:author="刘宁" w:date="2017-06-09T10:03:00Z">
        <w:r>
          <w:rPr>
            <w:rFonts w:hint="eastAsia" w:cs="Times New Roman"/>
            <w:szCs w:val="22"/>
            <w:rPrChange w:id="4548" w:author="China" w:date="2017-06-06T20:51:00Z">
              <w:rPr>
                <w:rFonts w:hint="eastAsia"/>
              </w:rPr>
            </w:rPrChange>
          </w:rPr>
          <w:delText>刘铮</w:delText>
        </w:r>
      </w:del>
      <w:del w:id="4549" w:author="刘宁" w:date="2017-06-09T10:03:00Z">
        <w:r>
          <w:rPr>
            <w:rFonts w:cs="Times New Roman"/>
            <w:szCs w:val="22"/>
            <w:rPrChange w:id="4550" w:author="China" w:date="2017-06-06T20:51:00Z">
              <w:rPr/>
            </w:rPrChange>
          </w:rPr>
          <w:delText>.ukf</w:delText>
        </w:r>
      </w:del>
      <w:del w:id="4551" w:author="刘宁" w:date="2017-06-09T10:03:00Z">
        <w:r>
          <w:rPr>
            <w:rFonts w:hint="eastAsia" w:cs="Times New Roman"/>
            <w:szCs w:val="22"/>
            <w:rPrChange w:id="4552" w:author="China" w:date="2017-06-06T20:51:00Z">
              <w:rPr>
                <w:rFonts w:hint="eastAsia"/>
              </w:rPr>
            </w:rPrChange>
          </w:rPr>
          <w:delText>算法及其改进算法的研究，</w:delText>
        </w:r>
      </w:del>
      <w:del w:id="4553" w:author="刘宁" w:date="2017-06-09T10:03:00Z">
        <w:r>
          <w:rPr>
            <w:rFonts w:cs="Times New Roman"/>
            <w:szCs w:val="22"/>
            <w:rPrChange w:id="4554" w:author="China" w:date="2017-06-06T20:51:00Z">
              <w:rPr/>
            </w:rPrChange>
          </w:rPr>
          <w:delText>2009.</w:delText>
        </w:r>
      </w:del>
    </w:p>
    <w:p>
      <w:pPr>
        <w:adjustRightInd w:val="0"/>
        <w:snapToGrid w:val="0"/>
        <w:spacing w:line="300" w:lineRule="auto"/>
        <w:ind w:left="480" w:hanging="480" w:hangingChars="200"/>
        <w:rPr>
          <w:rFonts w:cs="Times New Roman"/>
          <w:szCs w:val="22"/>
        </w:rPr>
        <w:pPrChange w:id="4555" w:author="China" w:date="2017-06-06T20:43:00Z">
          <w:pPr>
            <w:adjustRightInd w:val="0"/>
            <w:ind w:firstLine="0" w:firstLineChars="0"/>
          </w:pPr>
        </w:pPrChange>
      </w:pPr>
      <w:r>
        <w:rPr>
          <w:rFonts w:cs="Times New Roman"/>
          <w:szCs w:val="22"/>
          <w:rPrChange w:id="4556" w:author="China" w:date="2017-06-06T20:51:00Z">
            <w:rPr/>
          </w:rPrChange>
        </w:rPr>
        <w:t>[</w:t>
      </w:r>
      <w:del w:id="4557" w:author="刘宁" w:date="2017-06-06T23:01:00Z">
        <w:r>
          <w:rPr>
            <w:rFonts w:cs="Times New Roman"/>
            <w:szCs w:val="22"/>
            <w:rPrChange w:id="4558" w:author="China" w:date="2017-06-06T20:51:00Z">
              <w:rPr/>
            </w:rPrChange>
          </w:rPr>
          <w:delText>20</w:delText>
        </w:r>
      </w:del>
      <w:ins w:id="4559" w:author="刘宁" w:date="2017-06-06T23:01:00Z">
        <w:r>
          <w:rPr>
            <w:rFonts w:hint="eastAsia" w:cs="Times New Roman"/>
            <w:szCs w:val="22"/>
          </w:rPr>
          <w:t>19</w:t>
        </w:r>
      </w:ins>
      <w:r>
        <w:rPr>
          <w:rFonts w:cs="Times New Roman"/>
          <w:szCs w:val="22"/>
          <w:rPrChange w:id="4560" w:author="China" w:date="2017-06-06T20:51:00Z">
            <w:rPr/>
          </w:rPrChange>
        </w:rPr>
        <w:t>]</w:t>
      </w:r>
      <w:r>
        <w:rPr>
          <w:rFonts w:cs="Times New Roman"/>
          <w:szCs w:val="22"/>
          <w:rPrChange w:id="4561" w:author="China" w:date="2017-06-06T20:51:00Z">
            <w:rPr/>
          </w:rPrChange>
        </w:rPr>
        <w:tab/>
      </w:r>
      <w:ins w:id="4562" w:author="刘宁" w:date="2017-06-09T10:03:00Z">
        <w:r>
          <w:rPr>
            <w:rFonts w:hint="eastAsia" w:ascii="Times New Roman" w:hAnsi="Times New Roman" w:cs="Times New Roman"/>
            <w:color w:val="auto"/>
            <w:sz w:val="24"/>
            <w:szCs w:val="22"/>
            <w:shd w:val="clear" w:color="auto" w:fill="auto"/>
            <w:rPrChange w:id="4563" w:author="刘宁" w:date="2017-06-09T10:10:00Z">
              <w:rPr>
                <w:rFonts w:hint="eastAsia" w:ascii="Arial" w:hAnsi="Arial" w:cs="Arial"/>
                <w:color w:val="222222"/>
                <w:sz w:val="19"/>
                <w:szCs w:val="19"/>
                <w:shd w:val="clear" w:color="auto" w:fill="FFFFFF"/>
              </w:rPr>
            </w:rPrChange>
          </w:rPr>
          <w:t>刘斌</w:t>
        </w:r>
      </w:ins>
      <w:ins w:id="4564" w:author="刘宁" w:date="2017-06-09T10:03:00Z">
        <w:r>
          <w:rPr>
            <w:rFonts w:hint="eastAsia" w:ascii="Times New Roman" w:hAnsi="Times New Roman" w:cs="Times New Roman"/>
            <w:color w:val="auto"/>
            <w:sz w:val="24"/>
            <w:szCs w:val="22"/>
            <w:shd w:val="clear" w:color="auto" w:fill="auto"/>
            <w:rPrChange w:id="4565" w:author="刘宁" w:date="2017-06-09T10:10:00Z">
              <w:rPr>
                <w:rFonts w:hint="eastAsia" w:ascii="Arial" w:hAnsi="Arial" w:cs="Arial"/>
                <w:color w:val="222222"/>
                <w:sz w:val="19"/>
                <w:szCs w:val="19"/>
                <w:shd w:val="clear" w:color="auto" w:fill="FFFFFF"/>
              </w:rPr>
            </w:rPrChange>
          </w:rPr>
          <w:t>.</w:t>
        </w:r>
      </w:ins>
      <w:ins w:id="4566" w:author="刘宁" w:date="2017-06-09T10:03:00Z">
        <w:r>
          <w:rPr>
            <w:rFonts w:ascii="Times New Roman" w:hAnsi="Times New Roman" w:cs="Times New Roman"/>
            <w:color w:val="auto"/>
            <w:sz w:val="24"/>
            <w:szCs w:val="22"/>
            <w:shd w:val="clear" w:color="auto" w:fill="auto"/>
            <w:rPrChange w:id="4567" w:author="刘宁" w:date="2017-06-09T10:10:00Z">
              <w:rPr>
                <w:rFonts w:ascii="Arial" w:hAnsi="Arial" w:cs="Arial"/>
                <w:color w:val="222222"/>
                <w:sz w:val="19"/>
                <w:szCs w:val="19"/>
                <w:shd w:val="clear" w:color="auto" w:fill="FFFFFF"/>
              </w:rPr>
            </w:rPrChange>
          </w:rPr>
          <w:t xml:space="preserve"> </w:t>
        </w:r>
      </w:ins>
      <w:ins w:id="4568" w:author="刘宁" w:date="2017-06-09T10:03:00Z">
        <w:r>
          <w:rPr>
            <w:rFonts w:hint="eastAsia" w:ascii="Times New Roman" w:hAnsi="Times New Roman" w:cs="Times New Roman"/>
            <w:color w:val="auto"/>
            <w:sz w:val="24"/>
            <w:szCs w:val="22"/>
            <w:shd w:val="clear" w:color="auto" w:fill="auto"/>
            <w:rPrChange w:id="4569" w:author="刘宁" w:date="2017-06-09T10:10:00Z">
              <w:rPr>
                <w:rFonts w:hint="eastAsia" w:ascii="Arial" w:hAnsi="Arial" w:cs="Arial"/>
                <w:color w:val="222222"/>
                <w:sz w:val="19"/>
                <w:szCs w:val="19"/>
                <w:shd w:val="clear" w:color="auto" w:fill="FFFFFF"/>
              </w:rPr>
            </w:rPrChange>
          </w:rPr>
          <w:t>滤波器的分类与应用</w:t>
        </w:r>
      </w:ins>
      <w:ins w:id="4570" w:author="刘宁" w:date="2017-06-09T10:03:00Z">
        <w:r>
          <w:rPr>
            <w:rFonts w:hint="eastAsia" w:ascii="Times New Roman" w:hAnsi="Times New Roman" w:cs="Times New Roman"/>
            <w:color w:val="auto"/>
            <w:sz w:val="24"/>
            <w:szCs w:val="22"/>
            <w:shd w:val="clear" w:color="auto" w:fill="auto"/>
            <w:rPrChange w:id="4571" w:author="刘宁" w:date="2017-06-09T10:10:00Z">
              <w:rPr>
                <w:rFonts w:hint="eastAsia" w:ascii="Arial" w:hAnsi="Arial" w:cs="Arial"/>
                <w:color w:val="222222"/>
                <w:sz w:val="19"/>
                <w:szCs w:val="19"/>
                <w:shd w:val="clear" w:color="auto" w:fill="FFFFFF"/>
              </w:rPr>
            </w:rPrChange>
          </w:rPr>
          <w:t>[J].</w:t>
        </w:r>
      </w:ins>
      <w:ins w:id="4572" w:author="刘宁" w:date="2017-06-09T10:03:00Z">
        <w:r>
          <w:rPr>
            <w:rFonts w:ascii="Times New Roman" w:hAnsi="Times New Roman" w:cs="Times New Roman"/>
            <w:color w:val="auto"/>
            <w:sz w:val="24"/>
            <w:szCs w:val="22"/>
            <w:shd w:val="clear" w:color="auto" w:fill="auto"/>
            <w:rPrChange w:id="4573" w:author="刘宁" w:date="2017-06-09T10:10:00Z">
              <w:rPr>
                <w:rFonts w:ascii="Arial" w:hAnsi="Arial" w:cs="Arial"/>
                <w:color w:val="222222"/>
                <w:sz w:val="19"/>
                <w:szCs w:val="19"/>
                <w:shd w:val="clear" w:color="auto" w:fill="FFFFFF"/>
              </w:rPr>
            </w:rPrChange>
          </w:rPr>
          <w:t xml:space="preserve"> </w:t>
        </w:r>
      </w:ins>
      <w:ins w:id="4574" w:author="刘宁" w:date="2017-06-09T10:03:00Z">
        <w:r>
          <w:rPr>
            <w:rFonts w:hint="eastAsia" w:ascii="Times New Roman" w:hAnsi="Times New Roman" w:cs="Times New Roman"/>
            <w:color w:val="auto"/>
            <w:sz w:val="24"/>
            <w:szCs w:val="22"/>
            <w:shd w:val="clear" w:color="auto" w:fill="auto"/>
            <w:rPrChange w:id="4575" w:author="刘宁" w:date="2017-06-09T10:10:00Z">
              <w:rPr>
                <w:rFonts w:hint="eastAsia" w:ascii="Arial" w:hAnsi="Arial" w:cs="Arial"/>
                <w:color w:val="222222"/>
                <w:sz w:val="19"/>
                <w:szCs w:val="19"/>
                <w:shd w:val="clear" w:color="auto" w:fill="FFFFFF"/>
              </w:rPr>
            </w:rPrChange>
          </w:rPr>
          <w:t>家电维修</w:t>
        </w:r>
      </w:ins>
      <w:ins w:id="4576" w:author="刘宁" w:date="2017-06-09T10:03:00Z">
        <w:r>
          <w:rPr>
            <w:rFonts w:hint="eastAsia" w:ascii="Times New Roman" w:hAnsi="Times New Roman" w:cs="Times New Roman"/>
            <w:color w:val="auto"/>
            <w:sz w:val="24"/>
            <w:szCs w:val="22"/>
            <w:shd w:val="clear" w:color="auto" w:fill="auto"/>
            <w:rPrChange w:id="4577" w:author="刘宁" w:date="2017-06-09T10:10:00Z">
              <w:rPr>
                <w:rFonts w:hint="eastAsia" w:ascii="Arial" w:hAnsi="Arial" w:cs="Arial"/>
                <w:color w:val="222222"/>
                <w:sz w:val="19"/>
                <w:szCs w:val="19"/>
                <w:shd w:val="clear" w:color="auto" w:fill="FFFFFF"/>
              </w:rPr>
            </w:rPrChange>
          </w:rPr>
          <w:t>:</w:t>
        </w:r>
      </w:ins>
      <w:ins w:id="4578" w:author="刘宁" w:date="2017-06-09T10:03:00Z">
        <w:r>
          <w:rPr>
            <w:rFonts w:ascii="Times New Roman" w:hAnsi="Times New Roman" w:cs="Times New Roman"/>
            <w:color w:val="auto"/>
            <w:sz w:val="24"/>
            <w:szCs w:val="22"/>
            <w:shd w:val="clear" w:color="auto" w:fill="auto"/>
            <w:rPrChange w:id="4579" w:author="刘宁" w:date="2017-06-09T10:10:00Z">
              <w:rPr>
                <w:rFonts w:ascii="Arial" w:hAnsi="Arial" w:cs="Arial"/>
                <w:color w:val="222222"/>
                <w:sz w:val="19"/>
                <w:szCs w:val="19"/>
                <w:shd w:val="clear" w:color="auto" w:fill="FFFFFF"/>
              </w:rPr>
            </w:rPrChange>
          </w:rPr>
          <w:t xml:space="preserve"> </w:t>
        </w:r>
      </w:ins>
      <w:ins w:id="4580" w:author="刘宁" w:date="2017-06-09T10:03:00Z">
        <w:r>
          <w:rPr>
            <w:rFonts w:hint="eastAsia" w:ascii="Times New Roman" w:hAnsi="Times New Roman" w:cs="Times New Roman"/>
            <w:color w:val="auto"/>
            <w:sz w:val="24"/>
            <w:szCs w:val="22"/>
            <w:shd w:val="clear" w:color="auto" w:fill="auto"/>
            <w:rPrChange w:id="4581" w:author="刘宁" w:date="2017-06-09T10:10:00Z">
              <w:rPr>
                <w:rFonts w:hint="eastAsia" w:ascii="Arial" w:hAnsi="Arial" w:cs="Arial"/>
                <w:color w:val="222222"/>
                <w:sz w:val="19"/>
                <w:szCs w:val="19"/>
                <w:shd w:val="clear" w:color="auto" w:fill="FFFFFF"/>
              </w:rPr>
            </w:rPrChange>
          </w:rPr>
          <w:t>大众版</w:t>
        </w:r>
      </w:ins>
      <w:ins w:id="4582" w:author="刘宁" w:date="2017-06-09T10:03:00Z">
        <w:r>
          <w:rPr>
            <w:rFonts w:hint="eastAsia" w:ascii="Times New Roman" w:hAnsi="Times New Roman" w:cs="Times New Roman"/>
            <w:color w:val="auto"/>
            <w:sz w:val="24"/>
            <w:szCs w:val="22"/>
            <w:shd w:val="clear" w:color="auto" w:fill="auto"/>
            <w:rPrChange w:id="4583" w:author="刘宁" w:date="2017-06-09T10:10:00Z">
              <w:rPr>
                <w:rFonts w:hint="eastAsia" w:ascii="Arial" w:hAnsi="Arial" w:cs="Arial"/>
                <w:color w:val="222222"/>
                <w:sz w:val="19"/>
                <w:szCs w:val="19"/>
                <w:shd w:val="clear" w:color="auto" w:fill="FFFFFF"/>
              </w:rPr>
            </w:rPrChange>
          </w:rPr>
          <w:t>,</w:t>
        </w:r>
      </w:ins>
      <w:ins w:id="4584" w:author="刘宁" w:date="2017-06-09T10:03:00Z">
        <w:r>
          <w:rPr>
            <w:rFonts w:ascii="Times New Roman" w:hAnsi="Times New Roman" w:cs="Times New Roman"/>
            <w:color w:val="auto"/>
            <w:sz w:val="24"/>
            <w:szCs w:val="22"/>
            <w:shd w:val="clear" w:color="auto" w:fill="auto"/>
            <w:rPrChange w:id="4585" w:author="刘宁" w:date="2017-06-09T10:10:00Z">
              <w:rPr>
                <w:rFonts w:ascii="Arial" w:hAnsi="Arial" w:cs="Arial"/>
                <w:color w:val="222222"/>
                <w:sz w:val="19"/>
                <w:szCs w:val="19"/>
                <w:shd w:val="clear" w:color="auto" w:fill="FFFFFF"/>
              </w:rPr>
            </w:rPrChange>
          </w:rPr>
          <w:t xml:space="preserve"> 2012 (9): 50-51.</w:t>
        </w:r>
      </w:ins>
      <w:del w:id="4586" w:author="刘宁" w:date="2017-06-09T10:03:00Z">
        <w:r>
          <w:rPr>
            <w:rFonts w:hint="eastAsia" w:cs="Times New Roman"/>
            <w:szCs w:val="22"/>
            <w:rPrChange w:id="4587" w:author="China" w:date="2017-06-06T20:51:00Z">
              <w:rPr>
                <w:rFonts w:hint="eastAsia"/>
              </w:rPr>
            </w:rPrChange>
          </w:rPr>
          <w:delText>刘斌</w:delText>
        </w:r>
      </w:del>
      <w:del w:id="4588" w:author="刘宁" w:date="2017-06-09T10:03:00Z">
        <w:r>
          <w:rPr>
            <w:rFonts w:cs="Times New Roman"/>
            <w:szCs w:val="22"/>
            <w:rPrChange w:id="4589" w:author="China" w:date="2017-06-06T20:51:00Z">
              <w:rPr/>
            </w:rPrChange>
          </w:rPr>
          <w:delText>.</w:delText>
        </w:r>
      </w:del>
      <w:del w:id="4590" w:author="刘宁" w:date="2017-06-09T10:03:00Z">
        <w:r>
          <w:rPr>
            <w:rFonts w:hint="eastAsia" w:cs="Times New Roman"/>
            <w:szCs w:val="22"/>
            <w:rPrChange w:id="4591" w:author="China" w:date="2017-06-06T20:51:00Z">
              <w:rPr>
                <w:rFonts w:hint="eastAsia"/>
              </w:rPr>
            </w:rPrChange>
          </w:rPr>
          <w:delText>滤波器的分类与应用家电维修：</w:delText>
        </w:r>
      </w:del>
      <w:ins w:id="4592" w:author="China" w:date="2017-06-06T20:46:00Z">
        <w:del w:id="4593" w:author="刘宁" w:date="2017-06-09T10:03:00Z">
          <w:r>
            <w:rPr>
              <w:rFonts w:cs="Times New Roman"/>
              <w:szCs w:val="22"/>
            </w:rPr>
            <w:delText xml:space="preserve">: </w:delText>
          </w:r>
        </w:del>
      </w:ins>
      <w:del w:id="4594" w:author="刘宁" w:date="2017-06-09T10:03:00Z">
        <w:r>
          <w:rPr>
            <w:rFonts w:hint="eastAsia" w:cs="Times New Roman"/>
            <w:szCs w:val="22"/>
            <w:rPrChange w:id="4595" w:author="China" w:date="2017-06-06T20:51:00Z">
              <w:rPr>
                <w:rFonts w:hint="eastAsia"/>
              </w:rPr>
            </w:rPrChange>
          </w:rPr>
          <w:delText>大众版，</w:delText>
        </w:r>
      </w:del>
      <w:del w:id="4596" w:author="刘宁" w:date="2017-06-09T10:03:00Z">
        <w:r>
          <w:rPr>
            <w:rFonts w:cs="Times New Roman"/>
            <w:szCs w:val="22"/>
            <w:rPrChange w:id="4597" w:author="China" w:date="2017-06-06T20:51:00Z">
              <w:rPr/>
            </w:rPrChange>
          </w:rPr>
          <w:delText>2012.</w:delText>
        </w:r>
      </w:del>
    </w:p>
    <w:p>
      <w:pPr>
        <w:adjustRightInd w:val="0"/>
        <w:snapToGrid w:val="0"/>
        <w:spacing w:line="300" w:lineRule="auto"/>
        <w:ind w:left="480" w:hanging="480" w:hangingChars="200"/>
        <w:rPr>
          <w:rFonts w:cs="Times New Roman"/>
          <w:szCs w:val="22"/>
        </w:rPr>
        <w:pPrChange w:id="4598" w:author="China" w:date="2017-06-06T20:43:00Z">
          <w:pPr>
            <w:adjustRightInd w:val="0"/>
            <w:ind w:firstLine="0" w:firstLineChars="0"/>
          </w:pPr>
        </w:pPrChange>
      </w:pPr>
      <w:r>
        <w:rPr>
          <w:rFonts w:cs="Times New Roman"/>
          <w:szCs w:val="22"/>
          <w:rPrChange w:id="4599" w:author="China" w:date="2017-06-06T20:51:00Z">
            <w:rPr/>
          </w:rPrChange>
        </w:rPr>
        <w:t>[2</w:t>
      </w:r>
      <w:del w:id="4600" w:author="刘宁" w:date="2017-06-06T23:01:00Z">
        <w:r>
          <w:rPr>
            <w:rFonts w:cs="Times New Roman"/>
            <w:szCs w:val="22"/>
            <w:rPrChange w:id="4601" w:author="China" w:date="2017-06-06T20:51:00Z">
              <w:rPr/>
            </w:rPrChange>
          </w:rPr>
          <w:delText>1</w:delText>
        </w:r>
      </w:del>
      <w:ins w:id="4602" w:author="刘宁" w:date="2017-06-06T23:01:00Z">
        <w:r>
          <w:rPr>
            <w:rFonts w:hint="eastAsia" w:cs="Times New Roman"/>
            <w:szCs w:val="22"/>
          </w:rPr>
          <w:t>0</w:t>
        </w:r>
      </w:ins>
      <w:r>
        <w:rPr>
          <w:rFonts w:cs="Times New Roman"/>
          <w:szCs w:val="22"/>
          <w:rPrChange w:id="4603" w:author="China" w:date="2017-06-06T20:51:00Z">
            <w:rPr/>
          </w:rPrChange>
        </w:rPr>
        <w:t>]</w:t>
      </w:r>
      <w:r>
        <w:rPr>
          <w:rFonts w:cs="Times New Roman"/>
          <w:szCs w:val="22"/>
          <w:rPrChange w:id="4604" w:author="China" w:date="2017-06-06T20:51:00Z">
            <w:rPr/>
          </w:rPrChange>
        </w:rPr>
        <w:tab/>
      </w:r>
      <w:r>
        <w:rPr>
          <w:rFonts w:hint="eastAsia" w:cs="Times New Roman"/>
          <w:szCs w:val="22"/>
          <w:rPrChange w:id="4605" w:author="China" w:date="2017-06-06T20:51:00Z">
            <w:rPr>
              <w:rFonts w:hint="eastAsia"/>
            </w:rPr>
          </w:rPrChange>
        </w:rPr>
        <w:t>梁宏伟</w:t>
      </w:r>
      <w:del w:id="4606" w:author="刘宁" w:date="2017-06-06T22:49:00Z">
        <w:r>
          <w:rPr>
            <w:rFonts w:cs="Times New Roman"/>
            <w:szCs w:val="22"/>
            <w:rPrChange w:id="4607" w:author="China" w:date="2017-06-06T20:51:00Z">
              <w:rPr/>
            </w:rPrChange>
          </w:rPr>
          <w:delText>.</w:delText>
        </w:r>
      </w:del>
      <w:ins w:id="4608" w:author="刘宁" w:date="2017-06-06T22:49:00Z">
        <w:r>
          <w:rPr>
            <w:rFonts w:hint="eastAsia" w:cs="Times New Roman"/>
            <w:szCs w:val="22"/>
          </w:rPr>
          <w:t xml:space="preserve">. </w:t>
        </w:r>
      </w:ins>
      <w:r>
        <w:rPr>
          <w:rFonts w:hint="eastAsia" w:cs="Times New Roman"/>
          <w:szCs w:val="22"/>
          <w:rPrChange w:id="4609" w:author="China" w:date="2017-06-06T20:51:00Z">
            <w:rPr>
              <w:rFonts w:hint="eastAsia"/>
            </w:rPr>
          </w:rPrChange>
        </w:rPr>
        <w:t>钻具信号的研究与应用</w:t>
      </w:r>
      <w:ins w:id="4610" w:author="China" w:date="2017-06-06T20:46:00Z">
        <w:r>
          <w:rPr>
            <w:rFonts w:cs="Times New Roman"/>
            <w:szCs w:val="22"/>
          </w:rPr>
          <w:t>[D]</w:t>
        </w:r>
      </w:ins>
      <w:del w:id="4611" w:author="刘宁" w:date="2017-06-06T22:49:00Z">
        <w:r>
          <w:rPr>
            <w:rFonts w:hint="eastAsia" w:cs="Times New Roman"/>
            <w:szCs w:val="22"/>
            <w:rPrChange w:id="4612" w:author="China" w:date="2017-06-06T20:51:00Z">
              <w:rPr>
                <w:rFonts w:hint="eastAsia"/>
              </w:rPr>
            </w:rPrChange>
          </w:rPr>
          <w:delText>．</w:delText>
        </w:r>
      </w:del>
      <w:ins w:id="4613" w:author="刘宁" w:date="2017-06-06T22:49:00Z">
        <w:r>
          <w:rPr>
            <w:rFonts w:hint="eastAsia" w:cs="Times New Roman"/>
            <w:szCs w:val="22"/>
          </w:rPr>
          <w:t xml:space="preserve">. </w:t>
        </w:r>
      </w:ins>
      <w:r>
        <w:rPr>
          <w:rFonts w:hint="eastAsia" w:cs="Times New Roman"/>
          <w:szCs w:val="22"/>
          <w:rPrChange w:id="4614" w:author="China" w:date="2017-06-06T20:51:00Z">
            <w:rPr>
              <w:rFonts w:hint="eastAsia"/>
            </w:rPr>
          </w:rPrChange>
        </w:rPr>
        <w:t>中国石油大学硕士论文</w:t>
      </w:r>
      <w:del w:id="4615" w:author="刘宁" w:date="2017-06-06T22:59:00Z">
        <w:r>
          <w:rPr>
            <w:rFonts w:hint="eastAsia" w:cs="Times New Roman"/>
            <w:szCs w:val="22"/>
            <w:rPrChange w:id="4616" w:author="China" w:date="2017-06-06T20:51:00Z">
              <w:rPr>
                <w:rFonts w:hint="eastAsia"/>
              </w:rPr>
            </w:rPrChange>
          </w:rPr>
          <w:delText>，</w:delText>
        </w:r>
      </w:del>
      <w:ins w:id="4617" w:author="刘宁" w:date="2017-06-06T22:59:00Z">
        <w:r>
          <w:rPr>
            <w:rFonts w:hint="eastAsia" w:cs="Times New Roman"/>
            <w:szCs w:val="22"/>
          </w:rPr>
          <w:t xml:space="preserve">, </w:t>
        </w:r>
      </w:ins>
      <w:r>
        <w:rPr>
          <w:rFonts w:cs="Times New Roman"/>
          <w:szCs w:val="22"/>
          <w:rPrChange w:id="4618" w:author="China" w:date="2017-06-06T20:51:00Z">
            <w:rPr/>
          </w:rPrChange>
        </w:rPr>
        <w:t>2015.</w:t>
      </w:r>
    </w:p>
    <w:p>
      <w:pPr>
        <w:adjustRightInd w:val="0"/>
        <w:snapToGrid w:val="0"/>
        <w:spacing w:line="300" w:lineRule="auto"/>
        <w:ind w:left="480" w:hanging="480" w:hangingChars="200"/>
        <w:rPr>
          <w:rFonts w:cs="Times New Roman"/>
          <w:szCs w:val="22"/>
        </w:rPr>
        <w:pPrChange w:id="4619" w:author="China" w:date="2017-06-06T20:43:00Z">
          <w:pPr>
            <w:adjustRightInd w:val="0"/>
            <w:ind w:firstLine="0" w:firstLineChars="0"/>
          </w:pPr>
        </w:pPrChange>
      </w:pPr>
      <w:r>
        <w:rPr>
          <w:rFonts w:cs="Times New Roman"/>
          <w:szCs w:val="22"/>
          <w:rPrChange w:id="4620" w:author="China" w:date="2017-06-06T20:51:00Z">
            <w:rPr/>
          </w:rPrChange>
        </w:rPr>
        <w:t>[2</w:t>
      </w:r>
      <w:del w:id="4621" w:author="刘宁" w:date="2017-06-06T23:02:00Z">
        <w:r>
          <w:rPr>
            <w:rFonts w:cs="Times New Roman"/>
            <w:szCs w:val="22"/>
            <w:rPrChange w:id="4622" w:author="China" w:date="2017-06-06T20:51:00Z">
              <w:rPr/>
            </w:rPrChange>
          </w:rPr>
          <w:delText>2</w:delText>
        </w:r>
      </w:del>
      <w:ins w:id="4623" w:author="刘宁" w:date="2017-06-06T23:02:00Z">
        <w:r>
          <w:rPr>
            <w:rFonts w:hint="eastAsia" w:cs="Times New Roman"/>
            <w:szCs w:val="22"/>
          </w:rPr>
          <w:t>1</w:t>
        </w:r>
      </w:ins>
      <w:r>
        <w:rPr>
          <w:rFonts w:cs="Times New Roman"/>
          <w:szCs w:val="22"/>
          <w:rPrChange w:id="4624" w:author="China" w:date="2017-06-06T20:51:00Z">
            <w:rPr/>
          </w:rPrChange>
        </w:rPr>
        <w:t>]</w:t>
      </w:r>
      <w:r>
        <w:rPr>
          <w:rFonts w:cs="Times New Roman"/>
          <w:szCs w:val="22"/>
          <w:rPrChange w:id="4625" w:author="China" w:date="2017-06-06T20:51:00Z">
            <w:rPr/>
          </w:rPrChange>
        </w:rPr>
        <w:tab/>
      </w:r>
      <w:r>
        <w:rPr>
          <w:rFonts w:hint="eastAsia" w:cs="Times New Roman"/>
          <w:szCs w:val="22"/>
          <w:rPrChange w:id="4626" w:author="China" w:date="2017-06-06T20:51:00Z">
            <w:rPr>
              <w:rFonts w:hint="eastAsia"/>
            </w:rPr>
          </w:rPrChange>
        </w:rPr>
        <w:t>黄俊钦</w:t>
      </w:r>
      <w:del w:id="4627" w:author="刘宁" w:date="2017-06-06T22:49:00Z">
        <w:r>
          <w:rPr>
            <w:rFonts w:cs="Times New Roman"/>
            <w:szCs w:val="22"/>
            <w:rPrChange w:id="4628" w:author="China" w:date="2017-06-06T20:51:00Z">
              <w:rPr/>
            </w:rPrChange>
          </w:rPr>
          <w:delText>.</w:delText>
        </w:r>
      </w:del>
      <w:ins w:id="4629" w:author="刘宁" w:date="2017-06-06T22:49:00Z">
        <w:r>
          <w:rPr>
            <w:rFonts w:hint="eastAsia" w:cs="Times New Roman"/>
            <w:szCs w:val="22"/>
          </w:rPr>
          <w:t xml:space="preserve">. </w:t>
        </w:r>
      </w:ins>
      <w:r>
        <w:rPr>
          <w:rFonts w:hint="eastAsia" w:cs="Times New Roman"/>
          <w:szCs w:val="22"/>
          <w:rPrChange w:id="4630" w:author="China" w:date="2017-06-06T20:51:00Z">
            <w:rPr>
              <w:rFonts w:hint="eastAsia"/>
            </w:rPr>
          </w:rPrChange>
        </w:rPr>
        <w:t>随机信号处理</w:t>
      </w:r>
      <w:r>
        <w:rPr>
          <w:rFonts w:cs="Times New Roman"/>
          <w:szCs w:val="22"/>
          <w:rPrChange w:id="4631" w:author="China" w:date="2017-06-06T20:51:00Z">
            <w:rPr/>
          </w:rPrChange>
        </w:rPr>
        <w:t>[M].</w:t>
      </w:r>
      <w:ins w:id="4632" w:author="刘宁" w:date="2017-06-06T23:00:00Z">
        <w:r>
          <w:rPr>
            <w:rFonts w:hint="eastAsia" w:cs="Times New Roman"/>
            <w:szCs w:val="22"/>
          </w:rPr>
          <w:t xml:space="preserve"> </w:t>
        </w:r>
      </w:ins>
      <w:r>
        <w:rPr>
          <w:rFonts w:hint="eastAsia" w:cs="Times New Roman"/>
          <w:szCs w:val="22"/>
          <w:rPrChange w:id="4633" w:author="China" w:date="2017-06-06T20:51:00Z">
            <w:rPr>
              <w:rFonts w:hint="eastAsia"/>
            </w:rPr>
          </w:rPrChange>
        </w:rPr>
        <w:t>北京：北京航空航天大学出版社</w:t>
      </w:r>
      <w:del w:id="4634" w:author="刘宁" w:date="2017-06-06T22:59:00Z">
        <w:r>
          <w:rPr>
            <w:rFonts w:hint="eastAsia" w:cs="Times New Roman"/>
            <w:szCs w:val="22"/>
            <w:rPrChange w:id="4635" w:author="China" w:date="2017-06-06T20:51:00Z">
              <w:rPr>
                <w:rFonts w:hint="eastAsia"/>
              </w:rPr>
            </w:rPrChange>
          </w:rPr>
          <w:delText>，</w:delText>
        </w:r>
      </w:del>
      <w:ins w:id="4636" w:author="刘宁" w:date="2017-06-06T22:59:00Z">
        <w:r>
          <w:rPr>
            <w:rFonts w:hint="eastAsia" w:cs="Times New Roman"/>
            <w:szCs w:val="22"/>
          </w:rPr>
          <w:t xml:space="preserve">, </w:t>
        </w:r>
      </w:ins>
      <w:r>
        <w:rPr>
          <w:rFonts w:cs="Times New Roman"/>
          <w:szCs w:val="22"/>
          <w:rPrChange w:id="4637" w:author="China" w:date="2017-06-06T20:51:00Z">
            <w:rPr/>
          </w:rPrChange>
        </w:rPr>
        <w:t>1990</w:t>
      </w:r>
      <w:del w:id="4638" w:author="刘宁" w:date="2017-06-06T22:49:00Z">
        <w:r>
          <w:rPr>
            <w:rFonts w:hint="eastAsia" w:cs="Times New Roman"/>
            <w:szCs w:val="22"/>
            <w:rPrChange w:id="4639" w:author="China" w:date="2017-06-06T20:51:00Z">
              <w:rPr>
                <w:rFonts w:hint="eastAsia"/>
              </w:rPr>
            </w:rPrChange>
          </w:rPr>
          <w:delText>：</w:delText>
        </w:r>
      </w:del>
      <w:ins w:id="4640" w:author="刘宁" w:date="2017-06-06T22:49:00Z">
        <w:del w:id="4641" w:author="China" w:date="2017-06-09T13:35:00Z">
          <w:r>
            <w:rPr>
              <w:rFonts w:hint="eastAsia" w:cs="Times New Roman"/>
              <w:szCs w:val="22"/>
            </w:rPr>
            <w:delText xml:space="preserve">: </w:delText>
          </w:r>
        </w:del>
      </w:ins>
      <w:del w:id="4642" w:author="China" w:date="2017-06-09T13:35:00Z">
        <w:r>
          <w:rPr>
            <w:rFonts w:cs="Times New Roman"/>
            <w:szCs w:val="22"/>
            <w:rPrChange w:id="4643" w:author="China" w:date="2017-06-06T20:51:00Z">
              <w:rPr/>
            </w:rPrChange>
          </w:rPr>
          <w:delText>68102</w:delText>
        </w:r>
      </w:del>
      <w:r>
        <w:rPr>
          <w:rFonts w:cs="Times New Roman"/>
          <w:szCs w:val="22"/>
          <w:rPrChange w:id="4644" w:author="China" w:date="2017-06-06T20:51:00Z">
            <w:rPr/>
          </w:rPrChange>
        </w:rPr>
        <w:t>.</w:t>
      </w:r>
    </w:p>
    <w:p>
      <w:pPr>
        <w:adjustRightInd w:val="0"/>
        <w:snapToGrid w:val="0"/>
        <w:spacing w:line="300" w:lineRule="auto"/>
        <w:ind w:left="480" w:hanging="480" w:hangingChars="200"/>
        <w:rPr>
          <w:rFonts w:cs="Times New Roman"/>
          <w:szCs w:val="22"/>
        </w:rPr>
        <w:pPrChange w:id="4645" w:author="China" w:date="2017-06-06T20:43:00Z">
          <w:pPr>
            <w:adjustRightInd w:val="0"/>
            <w:ind w:firstLine="0" w:firstLineChars="0"/>
          </w:pPr>
        </w:pPrChange>
      </w:pPr>
      <w:r>
        <w:rPr>
          <w:rFonts w:cs="Times New Roman"/>
          <w:szCs w:val="22"/>
          <w:rPrChange w:id="4646" w:author="China" w:date="2017-06-06T20:51:00Z">
            <w:rPr/>
          </w:rPrChange>
        </w:rPr>
        <w:t>[2</w:t>
      </w:r>
      <w:del w:id="4647" w:author="刘宁" w:date="2017-06-06T23:02:00Z">
        <w:r>
          <w:rPr>
            <w:rFonts w:cs="Times New Roman"/>
            <w:szCs w:val="22"/>
            <w:rPrChange w:id="4648" w:author="China" w:date="2017-06-06T20:51:00Z">
              <w:rPr/>
            </w:rPrChange>
          </w:rPr>
          <w:delText>3</w:delText>
        </w:r>
      </w:del>
      <w:ins w:id="4649" w:author="刘宁" w:date="2017-06-06T23:02:00Z">
        <w:r>
          <w:rPr>
            <w:rFonts w:hint="eastAsia" w:cs="Times New Roman"/>
            <w:szCs w:val="22"/>
          </w:rPr>
          <w:t>2</w:t>
        </w:r>
      </w:ins>
      <w:r>
        <w:rPr>
          <w:rFonts w:cs="Times New Roman"/>
          <w:szCs w:val="22"/>
          <w:rPrChange w:id="4650" w:author="China" w:date="2017-06-06T20:51:00Z">
            <w:rPr/>
          </w:rPrChange>
        </w:rPr>
        <w:t>]</w:t>
      </w:r>
      <w:r>
        <w:rPr>
          <w:rFonts w:cs="Times New Roman"/>
          <w:szCs w:val="22"/>
          <w:rPrChange w:id="4651" w:author="China" w:date="2017-06-06T20:51:00Z">
            <w:rPr/>
          </w:rPrChange>
        </w:rPr>
        <w:tab/>
      </w:r>
      <w:r>
        <w:rPr>
          <w:rFonts w:hint="eastAsia" w:cs="Times New Roman"/>
          <w:szCs w:val="22"/>
          <w:rPrChange w:id="4652" w:author="China" w:date="2017-06-06T20:51:00Z">
            <w:rPr>
              <w:rFonts w:hint="eastAsia"/>
            </w:rPr>
          </w:rPrChange>
        </w:rPr>
        <w:t>刘本永</w:t>
      </w:r>
      <w:del w:id="4653" w:author="刘宁" w:date="2017-06-06T22:49:00Z">
        <w:r>
          <w:rPr>
            <w:rFonts w:cs="Times New Roman"/>
            <w:szCs w:val="22"/>
            <w:rPrChange w:id="4654" w:author="China" w:date="2017-06-06T20:51:00Z">
              <w:rPr/>
            </w:rPrChange>
          </w:rPr>
          <w:delText>.</w:delText>
        </w:r>
      </w:del>
      <w:ins w:id="4655" w:author="刘宁" w:date="2017-06-06T22:49:00Z">
        <w:r>
          <w:rPr>
            <w:rFonts w:hint="eastAsia" w:cs="Times New Roman"/>
            <w:szCs w:val="22"/>
          </w:rPr>
          <w:t xml:space="preserve">. </w:t>
        </w:r>
      </w:ins>
      <w:r>
        <w:rPr>
          <w:rFonts w:hint="eastAsia" w:cs="Times New Roman"/>
          <w:szCs w:val="22"/>
          <w:rPrChange w:id="4656" w:author="China" w:date="2017-06-06T20:51:00Z">
            <w:rPr>
              <w:rFonts w:hint="eastAsia"/>
            </w:rPr>
          </w:rPrChange>
        </w:rPr>
        <w:t>非平稳信号分析导论</w:t>
      </w:r>
      <w:r>
        <w:rPr>
          <w:rFonts w:cs="Times New Roman"/>
          <w:szCs w:val="22"/>
          <w:rPrChange w:id="4657" w:author="China" w:date="2017-06-06T20:51:00Z">
            <w:rPr/>
          </w:rPrChange>
        </w:rPr>
        <w:t>[M]</w:t>
      </w:r>
      <w:del w:id="4658" w:author="刘宁" w:date="2017-06-06T22:49:00Z">
        <w:r>
          <w:rPr>
            <w:rFonts w:cs="Times New Roman"/>
            <w:szCs w:val="22"/>
            <w:rPrChange w:id="4659" w:author="China" w:date="2017-06-06T20:51:00Z">
              <w:rPr/>
            </w:rPrChange>
          </w:rPr>
          <w:delText>.</w:delText>
        </w:r>
      </w:del>
      <w:ins w:id="4660" w:author="刘宁" w:date="2017-06-06T22:49:00Z">
        <w:r>
          <w:rPr>
            <w:rFonts w:hint="eastAsia" w:cs="Times New Roman"/>
            <w:szCs w:val="22"/>
          </w:rPr>
          <w:t xml:space="preserve">. </w:t>
        </w:r>
      </w:ins>
      <w:r>
        <w:rPr>
          <w:rFonts w:hint="eastAsia" w:cs="Times New Roman"/>
          <w:szCs w:val="22"/>
          <w:rPrChange w:id="4661" w:author="China" w:date="2017-06-06T20:51:00Z">
            <w:rPr>
              <w:rFonts w:hint="eastAsia"/>
            </w:rPr>
          </w:rPrChange>
        </w:rPr>
        <w:t>北京</w:t>
      </w:r>
      <w:del w:id="4662" w:author="刘宁" w:date="2017-06-06T22:49:00Z">
        <w:r>
          <w:rPr>
            <w:rFonts w:hint="eastAsia" w:cs="Times New Roman"/>
            <w:szCs w:val="22"/>
            <w:rPrChange w:id="4663" w:author="China" w:date="2017-06-06T20:51:00Z">
              <w:rPr>
                <w:rFonts w:hint="eastAsia"/>
              </w:rPr>
            </w:rPrChange>
          </w:rPr>
          <w:delText>：</w:delText>
        </w:r>
      </w:del>
      <w:ins w:id="4664" w:author="刘宁" w:date="2017-06-06T22:49:00Z">
        <w:r>
          <w:rPr>
            <w:rFonts w:hint="eastAsia" w:cs="Times New Roman"/>
            <w:szCs w:val="22"/>
          </w:rPr>
          <w:t xml:space="preserve">: </w:t>
        </w:r>
      </w:ins>
      <w:r>
        <w:rPr>
          <w:rFonts w:hint="eastAsia" w:cs="Times New Roman"/>
          <w:szCs w:val="22"/>
          <w:rPrChange w:id="4665" w:author="China" w:date="2017-06-06T20:51:00Z">
            <w:rPr>
              <w:rFonts w:hint="eastAsia"/>
            </w:rPr>
          </w:rPrChange>
        </w:rPr>
        <w:t>国防工业出版社</w:t>
      </w:r>
      <w:del w:id="4666" w:author="刘宁" w:date="2017-06-06T22:59:00Z">
        <w:r>
          <w:rPr>
            <w:rFonts w:hint="eastAsia" w:cs="Times New Roman"/>
            <w:szCs w:val="22"/>
            <w:rPrChange w:id="4667" w:author="China" w:date="2017-06-06T20:51:00Z">
              <w:rPr>
                <w:rFonts w:hint="eastAsia"/>
              </w:rPr>
            </w:rPrChange>
          </w:rPr>
          <w:delText>，</w:delText>
        </w:r>
      </w:del>
      <w:ins w:id="4668" w:author="刘宁" w:date="2017-06-06T22:59:00Z">
        <w:r>
          <w:rPr>
            <w:rFonts w:hint="eastAsia" w:cs="Times New Roman"/>
            <w:szCs w:val="22"/>
          </w:rPr>
          <w:t xml:space="preserve">, </w:t>
        </w:r>
      </w:ins>
      <w:r>
        <w:rPr>
          <w:rFonts w:cs="Times New Roman"/>
          <w:szCs w:val="22"/>
          <w:rPrChange w:id="4669" w:author="China" w:date="2017-06-06T20:51:00Z">
            <w:rPr/>
          </w:rPrChange>
        </w:rPr>
        <w:t>2006</w:t>
      </w:r>
      <w:del w:id="4670" w:author="刘宁" w:date="2017-06-06T22:49:00Z">
        <w:r>
          <w:rPr>
            <w:rFonts w:hint="eastAsia" w:cs="Times New Roman"/>
            <w:szCs w:val="22"/>
            <w:rPrChange w:id="4671" w:author="China" w:date="2017-06-06T20:51:00Z">
              <w:rPr>
                <w:rFonts w:hint="eastAsia"/>
              </w:rPr>
            </w:rPrChange>
          </w:rPr>
          <w:delText>：</w:delText>
        </w:r>
      </w:del>
      <w:ins w:id="4672" w:author="刘宁" w:date="2017-06-06T22:49:00Z">
        <w:del w:id="4673" w:author="China" w:date="2017-06-09T13:35:00Z">
          <w:r>
            <w:rPr>
              <w:rFonts w:hint="eastAsia" w:cs="Times New Roman"/>
              <w:szCs w:val="22"/>
            </w:rPr>
            <w:delText xml:space="preserve">: </w:delText>
          </w:r>
        </w:del>
      </w:ins>
      <w:del w:id="4674" w:author="China" w:date="2017-06-09T13:35:00Z">
        <w:r>
          <w:rPr>
            <w:rFonts w:cs="Times New Roman"/>
            <w:szCs w:val="22"/>
            <w:rPrChange w:id="4675" w:author="China" w:date="2017-06-06T20:51:00Z">
              <w:rPr/>
            </w:rPrChange>
          </w:rPr>
          <w:delText>1168</w:delText>
        </w:r>
      </w:del>
      <w:r>
        <w:rPr>
          <w:rFonts w:cs="Times New Roman"/>
          <w:szCs w:val="22"/>
          <w:rPrChange w:id="4676" w:author="China" w:date="2017-06-06T20:51:00Z">
            <w:rPr/>
          </w:rPrChange>
        </w:rPr>
        <w:t>.</w:t>
      </w:r>
    </w:p>
    <w:p>
      <w:pPr>
        <w:adjustRightInd w:val="0"/>
        <w:snapToGrid w:val="0"/>
        <w:spacing w:line="300" w:lineRule="auto"/>
        <w:ind w:left="480" w:hanging="480" w:hangingChars="200"/>
        <w:rPr>
          <w:rFonts w:cs="Times New Roman"/>
          <w:szCs w:val="22"/>
        </w:rPr>
        <w:pPrChange w:id="4677" w:author="China" w:date="2017-06-06T20:43:00Z">
          <w:pPr>
            <w:adjustRightInd w:val="0"/>
            <w:ind w:firstLine="0" w:firstLineChars="0"/>
          </w:pPr>
        </w:pPrChange>
      </w:pPr>
      <w:r>
        <w:rPr>
          <w:rFonts w:cs="Times New Roman"/>
          <w:szCs w:val="22"/>
          <w:rPrChange w:id="4678" w:author="China" w:date="2017-06-06T20:51:00Z">
            <w:rPr/>
          </w:rPrChange>
        </w:rPr>
        <w:t>[24]</w:t>
      </w:r>
      <w:r>
        <w:rPr>
          <w:rFonts w:cs="Times New Roman"/>
          <w:szCs w:val="22"/>
          <w:rPrChange w:id="4679" w:author="China" w:date="2017-06-06T20:51:00Z">
            <w:rPr/>
          </w:rPrChange>
        </w:rPr>
        <w:tab/>
      </w:r>
      <w:r>
        <w:rPr>
          <w:rFonts w:hint="eastAsia" w:cs="Times New Roman"/>
          <w:szCs w:val="22"/>
          <w:rPrChange w:id="4680" w:author="China" w:date="2017-06-06T20:51:00Z">
            <w:rPr>
              <w:rFonts w:hint="eastAsia"/>
            </w:rPr>
          </w:rPrChange>
        </w:rPr>
        <w:t>王济</w:t>
      </w:r>
      <w:del w:id="4681" w:author="刘宁" w:date="2017-06-06T22:59:00Z">
        <w:r>
          <w:rPr>
            <w:rFonts w:hint="eastAsia" w:cs="Times New Roman"/>
            <w:szCs w:val="22"/>
            <w:rPrChange w:id="4682" w:author="China" w:date="2017-06-06T20:51:00Z">
              <w:rPr>
                <w:rFonts w:hint="eastAsia"/>
              </w:rPr>
            </w:rPrChange>
          </w:rPr>
          <w:delText>，</w:delText>
        </w:r>
      </w:del>
      <w:ins w:id="4683" w:author="刘宁" w:date="2017-06-06T22:59:00Z">
        <w:r>
          <w:rPr>
            <w:rFonts w:hint="eastAsia" w:cs="Times New Roman"/>
            <w:szCs w:val="22"/>
          </w:rPr>
          <w:t xml:space="preserve">, </w:t>
        </w:r>
      </w:ins>
      <w:r>
        <w:rPr>
          <w:rFonts w:hint="eastAsia" w:cs="Times New Roman"/>
          <w:szCs w:val="22"/>
          <w:rPrChange w:id="4684" w:author="China" w:date="2017-06-06T20:51:00Z">
            <w:rPr>
              <w:rFonts w:hint="eastAsia"/>
            </w:rPr>
          </w:rPrChange>
        </w:rPr>
        <w:t>胡晓</w:t>
      </w:r>
      <w:del w:id="4685" w:author="刘宁" w:date="2017-06-06T22:49:00Z">
        <w:r>
          <w:rPr>
            <w:rFonts w:cs="Times New Roman"/>
            <w:szCs w:val="22"/>
            <w:rPrChange w:id="4686" w:author="China" w:date="2017-06-06T20:51:00Z">
              <w:rPr/>
            </w:rPrChange>
          </w:rPr>
          <w:delText>.</w:delText>
        </w:r>
      </w:del>
      <w:ins w:id="4687" w:author="刘宁" w:date="2017-06-06T22:49:00Z">
        <w:r>
          <w:rPr>
            <w:rFonts w:hint="eastAsia" w:cs="Times New Roman"/>
            <w:szCs w:val="22"/>
          </w:rPr>
          <w:t xml:space="preserve">. </w:t>
        </w:r>
      </w:ins>
      <w:r>
        <w:rPr>
          <w:rFonts w:cs="Times New Roman"/>
          <w:szCs w:val="22"/>
          <w:rPrChange w:id="4688" w:author="China" w:date="2017-06-06T20:51:00Z">
            <w:rPr/>
          </w:rPrChange>
        </w:rPr>
        <w:t>MATLAB</w:t>
      </w:r>
      <w:r>
        <w:rPr>
          <w:rFonts w:hint="eastAsia" w:cs="Times New Roman"/>
          <w:szCs w:val="22"/>
          <w:rPrChange w:id="4689" w:author="China" w:date="2017-06-06T20:51:00Z">
            <w:rPr>
              <w:rFonts w:hint="eastAsia"/>
            </w:rPr>
          </w:rPrChange>
        </w:rPr>
        <w:t>在振动信号处理中的应用</w:t>
      </w:r>
      <w:r>
        <w:rPr>
          <w:rFonts w:cs="Times New Roman"/>
          <w:szCs w:val="22"/>
          <w:rPrChange w:id="4690" w:author="China" w:date="2017-06-06T20:51:00Z">
            <w:rPr/>
          </w:rPrChange>
        </w:rPr>
        <w:t>[M].</w:t>
      </w:r>
      <w:ins w:id="4691" w:author="刘宁" w:date="2017-06-06T22:59:00Z">
        <w:r>
          <w:rPr>
            <w:rFonts w:hint="eastAsia" w:cs="Times New Roman"/>
            <w:szCs w:val="22"/>
          </w:rPr>
          <w:t xml:space="preserve"> </w:t>
        </w:r>
      </w:ins>
      <w:r>
        <w:rPr>
          <w:rFonts w:hint="eastAsia" w:cs="Times New Roman"/>
          <w:szCs w:val="22"/>
          <w:rPrChange w:id="4692" w:author="China" w:date="2017-06-06T20:51:00Z">
            <w:rPr>
              <w:rFonts w:hint="eastAsia"/>
            </w:rPr>
          </w:rPrChange>
        </w:rPr>
        <w:t>北京</w:t>
      </w:r>
      <w:del w:id="4693" w:author="刘宁" w:date="2017-06-06T22:59:00Z">
        <w:r>
          <w:rPr>
            <w:rFonts w:hint="eastAsia" w:cs="Times New Roman"/>
            <w:szCs w:val="22"/>
            <w:rPrChange w:id="4694" w:author="China" w:date="2017-06-06T20:51:00Z">
              <w:rPr>
                <w:rFonts w:hint="eastAsia"/>
              </w:rPr>
            </w:rPrChange>
          </w:rPr>
          <w:delText>：</w:delText>
        </w:r>
      </w:del>
      <w:ins w:id="4695" w:author="刘宁" w:date="2017-06-06T22:59:00Z">
        <w:r>
          <w:rPr>
            <w:rFonts w:hint="eastAsia" w:cs="Times New Roman"/>
            <w:szCs w:val="22"/>
          </w:rPr>
          <w:t xml:space="preserve">: </w:t>
        </w:r>
      </w:ins>
      <w:r>
        <w:rPr>
          <w:rFonts w:hint="eastAsia" w:cs="Times New Roman"/>
          <w:szCs w:val="22"/>
          <w:rPrChange w:id="4696" w:author="China" w:date="2017-06-06T20:51:00Z">
            <w:rPr>
              <w:rFonts w:hint="eastAsia"/>
            </w:rPr>
          </w:rPrChange>
        </w:rPr>
        <w:t>中国水利水电出版</w:t>
      </w:r>
      <w:del w:id="4697" w:author="刘宁" w:date="2017-06-06T22:59:00Z">
        <w:r>
          <w:rPr>
            <w:rFonts w:cs="Times New Roman"/>
            <w:szCs w:val="22"/>
            <w:rPrChange w:id="4698" w:author="China" w:date="2017-06-06T20:51:00Z">
              <w:rPr/>
            </w:rPrChange>
          </w:rPr>
          <w:tab/>
        </w:r>
      </w:del>
      <w:r>
        <w:rPr>
          <w:rFonts w:hint="eastAsia" w:cs="Times New Roman"/>
          <w:szCs w:val="22"/>
          <w:rPrChange w:id="4699" w:author="China" w:date="2017-06-06T20:51:00Z">
            <w:rPr>
              <w:rFonts w:hint="eastAsia"/>
            </w:rPr>
          </w:rPrChange>
        </w:rPr>
        <w:t>社</w:t>
      </w:r>
      <w:del w:id="4700" w:author="刘宁" w:date="2017-06-06T22:59:00Z">
        <w:r>
          <w:rPr>
            <w:rFonts w:hint="eastAsia" w:cs="Times New Roman"/>
            <w:szCs w:val="22"/>
            <w:rPrChange w:id="4701" w:author="China" w:date="2017-06-06T20:51:00Z">
              <w:rPr>
                <w:rFonts w:hint="eastAsia"/>
              </w:rPr>
            </w:rPrChange>
          </w:rPr>
          <w:delText>，</w:delText>
        </w:r>
      </w:del>
      <w:ins w:id="4702" w:author="刘宁" w:date="2017-06-06T22:59:00Z">
        <w:r>
          <w:rPr>
            <w:rFonts w:hint="eastAsia" w:cs="Times New Roman"/>
            <w:szCs w:val="22"/>
          </w:rPr>
          <w:t xml:space="preserve">, </w:t>
        </w:r>
      </w:ins>
      <w:r>
        <w:rPr>
          <w:rFonts w:cs="Times New Roman"/>
          <w:szCs w:val="22"/>
          <w:rPrChange w:id="4703" w:author="China" w:date="2017-06-06T20:51:00Z">
            <w:rPr/>
          </w:rPrChange>
        </w:rPr>
        <w:t>2006</w:t>
      </w:r>
      <w:del w:id="4704" w:author="刘宁" w:date="2017-06-06T23:03:00Z">
        <w:r>
          <w:rPr>
            <w:rFonts w:hint="eastAsia" w:cs="Times New Roman"/>
            <w:szCs w:val="22"/>
            <w:rPrChange w:id="4705" w:author="China" w:date="2017-06-06T20:51:00Z">
              <w:rPr>
                <w:rFonts w:hint="eastAsia"/>
              </w:rPr>
            </w:rPrChange>
          </w:rPr>
          <w:delText>：</w:delText>
        </w:r>
      </w:del>
      <w:ins w:id="4706" w:author="刘宁" w:date="2017-06-06T23:03:00Z">
        <w:del w:id="4707" w:author="China" w:date="2017-06-09T13:35:00Z">
          <w:r>
            <w:rPr>
              <w:rFonts w:hint="eastAsia" w:cs="Times New Roman"/>
              <w:szCs w:val="22"/>
            </w:rPr>
            <w:delText xml:space="preserve">: </w:delText>
          </w:r>
        </w:del>
      </w:ins>
      <w:del w:id="4708" w:author="China" w:date="2017-06-09T13:35:00Z">
        <w:r>
          <w:rPr>
            <w:rFonts w:cs="Times New Roman"/>
            <w:szCs w:val="22"/>
            <w:rPrChange w:id="4709" w:author="China" w:date="2017-06-06T20:51:00Z">
              <w:rPr/>
            </w:rPrChange>
          </w:rPr>
          <w:delText>158230</w:delText>
        </w:r>
      </w:del>
      <w:r>
        <w:rPr>
          <w:rFonts w:cs="Times New Roman"/>
          <w:szCs w:val="22"/>
          <w:rPrChange w:id="4710" w:author="China" w:date="2017-06-06T20:51:00Z">
            <w:rPr/>
          </w:rPrChange>
        </w:rPr>
        <w:t>.</w:t>
      </w:r>
    </w:p>
    <w:p>
      <w:pPr>
        <w:adjustRightInd w:val="0"/>
        <w:snapToGrid w:val="0"/>
        <w:spacing w:line="300" w:lineRule="auto"/>
        <w:ind w:left="480" w:hanging="480" w:hangingChars="200"/>
        <w:rPr>
          <w:rFonts w:cs="Times New Roman"/>
          <w:szCs w:val="22"/>
        </w:rPr>
        <w:pPrChange w:id="4711" w:author="China" w:date="2017-06-06T20:43:00Z">
          <w:pPr>
            <w:adjustRightInd w:val="0"/>
            <w:ind w:firstLine="0" w:firstLineChars="0"/>
          </w:pPr>
        </w:pPrChange>
      </w:pPr>
      <w:r>
        <w:rPr>
          <w:rFonts w:cs="Times New Roman"/>
          <w:szCs w:val="22"/>
          <w:rPrChange w:id="4712" w:author="China" w:date="2017-06-06T20:51:00Z">
            <w:rPr/>
          </w:rPrChange>
        </w:rPr>
        <w:t>[25]</w:t>
      </w:r>
      <w:r>
        <w:rPr>
          <w:rFonts w:cs="Times New Roman"/>
          <w:szCs w:val="22"/>
          <w:rPrChange w:id="4713" w:author="China" w:date="2017-06-06T20:51:00Z">
            <w:rPr/>
          </w:rPrChange>
        </w:rPr>
        <w:tab/>
      </w:r>
      <w:ins w:id="4714" w:author="China" w:date="2017-06-09T13:32:00Z">
        <w:r>
          <w:rPr>
            <w:rFonts w:ascii="Times New Roman" w:hAnsi="Times New Roman" w:cs="Times New Roman"/>
            <w:color w:val="auto"/>
            <w:sz w:val="24"/>
            <w:szCs w:val="22"/>
            <w:shd w:val="clear" w:color="auto" w:fill="auto"/>
            <w:rPrChange w:id="4715" w:author="China" w:date="2017-06-09T13:32:00Z">
              <w:rPr>
                <w:rFonts w:ascii="Arial" w:hAnsi="Arial" w:cs="Arial"/>
                <w:color w:val="222222"/>
                <w:sz w:val="20"/>
                <w:szCs w:val="20"/>
                <w:shd w:val="clear" w:color="auto" w:fill="FFFFFF"/>
              </w:rPr>
            </w:rPrChange>
          </w:rPr>
          <w:t>韩学岩</w:t>
        </w:r>
      </w:ins>
      <w:ins w:id="4716" w:author="China" w:date="2017-06-09T13:32:00Z">
        <w:r>
          <w:rPr>
            <w:rFonts w:ascii="Times New Roman" w:hAnsi="Times New Roman" w:cs="Times New Roman"/>
            <w:color w:val="auto"/>
            <w:sz w:val="24"/>
            <w:szCs w:val="22"/>
            <w:shd w:val="clear" w:color="auto" w:fill="auto"/>
            <w:rPrChange w:id="4717" w:author="China" w:date="2017-06-09T13:32:00Z">
              <w:rPr>
                <w:rFonts w:ascii="Arial" w:hAnsi="Arial" w:cs="Arial"/>
                <w:color w:val="222222"/>
                <w:sz w:val="20"/>
                <w:szCs w:val="20"/>
                <w:shd w:val="clear" w:color="auto" w:fill="FFFFFF"/>
              </w:rPr>
            </w:rPrChange>
          </w:rPr>
          <w:t xml:space="preserve">, </w:t>
        </w:r>
      </w:ins>
      <w:ins w:id="4718" w:author="China" w:date="2017-06-09T13:32:00Z">
        <w:r>
          <w:rPr>
            <w:rFonts w:ascii="Times New Roman" w:hAnsi="Times New Roman" w:cs="Times New Roman"/>
            <w:color w:val="auto"/>
            <w:sz w:val="24"/>
            <w:szCs w:val="22"/>
            <w:shd w:val="clear" w:color="auto" w:fill="auto"/>
            <w:rPrChange w:id="4719" w:author="China" w:date="2017-06-09T13:32:00Z">
              <w:rPr>
                <w:rFonts w:ascii="Arial" w:hAnsi="Arial" w:cs="Arial"/>
                <w:color w:val="222222"/>
                <w:sz w:val="20"/>
                <w:szCs w:val="20"/>
                <w:shd w:val="clear" w:color="auto" w:fill="FFFFFF"/>
              </w:rPr>
            </w:rPrChange>
          </w:rPr>
          <w:t>武庆河</w:t>
        </w:r>
      </w:ins>
      <w:ins w:id="4720" w:author="China" w:date="2017-06-09T13:32:00Z">
        <w:r>
          <w:rPr>
            <w:rFonts w:ascii="Times New Roman" w:hAnsi="Times New Roman" w:cs="Times New Roman"/>
            <w:color w:val="auto"/>
            <w:sz w:val="24"/>
            <w:szCs w:val="22"/>
            <w:shd w:val="clear" w:color="auto" w:fill="auto"/>
            <w:rPrChange w:id="4721" w:author="China" w:date="2017-06-09T13:32:00Z">
              <w:rPr>
                <w:rFonts w:ascii="Arial" w:hAnsi="Arial" w:cs="Arial"/>
                <w:color w:val="222222"/>
                <w:sz w:val="20"/>
                <w:szCs w:val="20"/>
                <w:shd w:val="clear" w:color="auto" w:fill="FFFFFF"/>
              </w:rPr>
            </w:rPrChange>
          </w:rPr>
          <w:t>.</w:t>
        </w:r>
      </w:ins>
      <w:ins w:id="4722" w:author="China" w:date="2017-06-09T13:32:00Z">
        <w:r>
          <w:rPr>
            <w:rFonts w:ascii="Times New Roman" w:hAnsi="Times New Roman" w:cs="Times New Roman"/>
            <w:color w:val="auto"/>
            <w:sz w:val="24"/>
            <w:szCs w:val="22"/>
            <w:shd w:val="clear" w:color="auto" w:fill="auto"/>
            <w:rPrChange w:id="4723" w:author="China" w:date="2017-06-09T13:32:00Z">
              <w:rPr>
                <w:rFonts w:ascii="Arial" w:hAnsi="Arial" w:cs="Arial"/>
                <w:color w:val="222222"/>
                <w:sz w:val="20"/>
                <w:szCs w:val="20"/>
                <w:shd w:val="clear" w:color="auto" w:fill="FFFFFF"/>
              </w:rPr>
            </w:rPrChange>
          </w:rPr>
          <w:t xml:space="preserve"> </w:t>
        </w:r>
      </w:ins>
      <w:ins w:id="4724" w:author="China" w:date="2017-06-09T13:32:00Z">
        <w:r>
          <w:rPr>
            <w:rFonts w:ascii="Times New Roman" w:hAnsi="Times New Roman" w:cs="Times New Roman"/>
            <w:color w:val="auto"/>
            <w:sz w:val="24"/>
            <w:szCs w:val="22"/>
            <w:shd w:val="clear" w:color="auto" w:fill="auto"/>
            <w:rPrChange w:id="4725" w:author="China" w:date="2017-06-09T13:32:00Z">
              <w:rPr>
                <w:rFonts w:ascii="Arial" w:hAnsi="Arial" w:cs="Arial"/>
                <w:color w:val="222222"/>
                <w:sz w:val="20"/>
                <w:szCs w:val="20"/>
                <w:shd w:val="clear" w:color="auto" w:fill="FFFFFF"/>
              </w:rPr>
            </w:rPrChange>
          </w:rPr>
          <w:t>钻具振动的三种基本形式</w:t>
        </w:r>
      </w:ins>
      <w:ins w:id="4726" w:author="China" w:date="2017-06-09T13:32:00Z">
        <w:r>
          <w:rPr>
            <w:rFonts w:ascii="Times New Roman" w:hAnsi="Times New Roman" w:cs="Times New Roman"/>
            <w:color w:val="auto"/>
            <w:sz w:val="24"/>
            <w:szCs w:val="22"/>
            <w:shd w:val="clear" w:color="auto" w:fill="auto"/>
            <w:rPrChange w:id="4727" w:author="China" w:date="2017-06-09T13:32:00Z">
              <w:rPr>
                <w:rFonts w:ascii="Arial" w:hAnsi="Arial" w:cs="Arial"/>
                <w:color w:val="222222"/>
                <w:sz w:val="20"/>
                <w:szCs w:val="20"/>
                <w:shd w:val="clear" w:color="auto" w:fill="FFFFFF"/>
              </w:rPr>
            </w:rPrChange>
          </w:rPr>
          <w:t>[</w:t>
        </w:r>
      </w:ins>
      <w:ins w:id="4728" w:author="China" w:date="2017-06-09T13:36:00Z">
        <w:r>
          <w:rPr>
            <w:rFonts w:hint="eastAsia" w:cs="Times New Roman"/>
            <w:szCs w:val="22"/>
          </w:rPr>
          <w:t>A</w:t>
        </w:r>
      </w:ins>
      <w:ins w:id="4729" w:author="China" w:date="2017-06-09T13:32:00Z">
        <w:r>
          <w:rPr>
            <w:rFonts w:ascii="Times New Roman" w:hAnsi="Times New Roman" w:cs="Times New Roman"/>
            <w:color w:val="auto"/>
            <w:sz w:val="24"/>
            <w:szCs w:val="22"/>
            <w:shd w:val="clear" w:color="auto" w:fill="auto"/>
            <w:rPrChange w:id="4730" w:author="China" w:date="2017-06-09T13:32:00Z">
              <w:rPr>
                <w:rFonts w:ascii="Arial" w:hAnsi="Arial" w:cs="Arial"/>
                <w:color w:val="222222"/>
                <w:sz w:val="20"/>
                <w:szCs w:val="20"/>
                <w:shd w:val="clear" w:color="auto" w:fill="FFFFFF"/>
              </w:rPr>
            </w:rPrChange>
          </w:rPr>
          <w:t xml:space="preserve">]. </w:t>
        </w:r>
      </w:ins>
      <w:ins w:id="4731" w:author="China" w:date="2017-06-09T13:32:00Z">
        <w:r>
          <w:rPr>
            <w:rFonts w:ascii="Times New Roman" w:hAnsi="Times New Roman" w:cs="Times New Roman"/>
            <w:color w:val="auto"/>
            <w:sz w:val="24"/>
            <w:szCs w:val="22"/>
            <w:shd w:val="clear" w:color="auto" w:fill="auto"/>
            <w:rPrChange w:id="4732" w:author="China" w:date="2017-06-09T13:32:00Z">
              <w:rPr>
                <w:rFonts w:ascii="Arial" w:hAnsi="Arial" w:cs="Arial"/>
                <w:color w:val="222222"/>
                <w:sz w:val="20"/>
                <w:szCs w:val="20"/>
                <w:shd w:val="clear" w:color="auto" w:fill="FFFFFF"/>
              </w:rPr>
            </w:rPrChange>
          </w:rPr>
          <w:t>录井技术文集</w:t>
        </w:r>
      </w:ins>
      <w:ins w:id="4733" w:author="China" w:date="2017-06-09T13:32:00Z">
        <w:r>
          <w:rPr>
            <w:rFonts w:ascii="Times New Roman" w:hAnsi="Times New Roman" w:cs="Times New Roman"/>
            <w:color w:val="auto"/>
            <w:sz w:val="24"/>
            <w:szCs w:val="22"/>
            <w:shd w:val="clear" w:color="auto" w:fill="auto"/>
            <w:rPrChange w:id="4734" w:author="China" w:date="2017-06-09T13:32:00Z">
              <w:rPr>
                <w:rFonts w:ascii="Arial" w:hAnsi="Arial" w:cs="Arial"/>
                <w:color w:val="222222"/>
                <w:sz w:val="20"/>
                <w:szCs w:val="20"/>
                <w:shd w:val="clear" w:color="auto" w:fill="FFFFFF"/>
              </w:rPr>
            </w:rPrChange>
          </w:rPr>
          <w:t xml:space="preserve">, 2004 (1): </w:t>
        </w:r>
      </w:ins>
      <w:ins w:id="4735" w:author="China" w:date="2017-06-09T13:32:00Z">
        <w:r>
          <w:rPr>
            <w:rFonts w:ascii="Times New Roman" w:hAnsi="Times New Roman" w:cs="Times New Roman"/>
            <w:color w:val="auto"/>
            <w:sz w:val="24"/>
            <w:szCs w:val="22"/>
            <w:shd w:val="clear" w:color="auto" w:fill="auto"/>
            <w:rPrChange w:id="4736" w:author="China" w:date="2017-06-09T13:32:00Z">
              <w:rPr>
                <w:rFonts w:ascii="Arial" w:hAnsi="Arial" w:cs="Arial"/>
                <w:color w:val="222222"/>
                <w:sz w:val="20"/>
                <w:szCs w:val="20"/>
                <w:shd w:val="clear" w:color="auto" w:fill="FFFFFF"/>
              </w:rPr>
            </w:rPrChange>
          </w:rPr>
          <w:t>194-199.</w:t>
        </w:r>
      </w:ins>
      <w:del w:id="4737" w:author="China" w:date="2017-06-09T13:32:00Z">
        <w:r>
          <w:rPr>
            <w:rFonts w:hint="eastAsia" w:cs="Times New Roman"/>
            <w:szCs w:val="22"/>
            <w:rPrChange w:id="4738" w:author="China" w:date="2017-06-06T20:51:00Z">
              <w:rPr>
                <w:rFonts w:hint="eastAsia"/>
              </w:rPr>
            </w:rPrChange>
          </w:rPr>
          <w:delText>韩学岩</w:delText>
        </w:r>
      </w:del>
      <w:del w:id="4739" w:author="China" w:date="2017-06-09T13:32:00Z">
        <w:r>
          <w:rPr>
            <w:rFonts w:hint="eastAsia" w:cs="Times New Roman"/>
            <w:szCs w:val="22"/>
            <w:rPrChange w:id="4740" w:author="China" w:date="2017-06-06T20:51:00Z">
              <w:rPr>
                <w:rFonts w:hint="eastAsia"/>
              </w:rPr>
            </w:rPrChange>
          </w:rPr>
          <w:delText>，</w:delText>
        </w:r>
      </w:del>
      <w:ins w:id="4741" w:author="刘宁" w:date="2017-06-06T22:59:00Z">
        <w:del w:id="4742" w:author="China" w:date="2017-06-09T13:32:00Z">
          <w:r>
            <w:rPr>
              <w:rFonts w:hint="eastAsia" w:cs="Times New Roman"/>
              <w:szCs w:val="22"/>
            </w:rPr>
            <w:delText xml:space="preserve">, </w:delText>
          </w:r>
        </w:del>
      </w:ins>
      <w:del w:id="4743" w:author="China" w:date="2017-06-09T13:32:00Z">
        <w:r>
          <w:rPr>
            <w:rFonts w:hint="eastAsia" w:cs="Times New Roman"/>
            <w:szCs w:val="22"/>
            <w:rPrChange w:id="4744" w:author="China" w:date="2017-06-06T20:51:00Z">
              <w:rPr>
                <w:rFonts w:hint="eastAsia"/>
              </w:rPr>
            </w:rPrChange>
          </w:rPr>
          <w:delText>武庆河</w:delText>
        </w:r>
      </w:del>
      <w:del w:id="4745" w:author="China" w:date="2017-06-09T13:32:00Z">
        <w:r>
          <w:rPr>
            <w:rFonts w:hint="eastAsia" w:cs="Times New Roman"/>
            <w:szCs w:val="22"/>
            <w:rPrChange w:id="4746" w:author="China" w:date="2017-06-06T20:51:00Z">
              <w:rPr>
                <w:rFonts w:hint="eastAsia"/>
              </w:rPr>
            </w:rPrChange>
          </w:rPr>
          <w:delText>编译</w:delText>
        </w:r>
      </w:del>
      <w:del w:id="4747" w:author="China" w:date="2017-06-09T13:32:00Z">
        <w:r>
          <w:rPr>
            <w:rFonts w:cs="Times New Roman"/>
            <w:szCs w:val="22"/>
            <w:rPrChange w:id="4748" w:author="China" w:date="2017-06-06T20:51:00Z">
              <w:rPr/>
            </w:rPrChange>
          </w:rPr>
          <w:delText>.</w:delText>
        </w:r>
      </w:del>
      <w:ins w:id="4749" w:author="刘宁" w:date="2017-06-06T23:00:00Z">
        <w:del w:id="4750" w:author="China" w:date="2017-06-09T13:32:00Z">
          <w:r>
            <w:rPr>
              <w:rFonts w:hint="eastAsia" w:cs="Times New Roman"/>
              <w:szCs w:val="22"/>
            </w:rPr>
            <w:delText xml:space="preserve"> </w:delText>
          </w:r>
        </w:del>
      </w:ins>
      <w:del w:id="4751" w:author="China" w:date="2017-06-09T13:32:00Z">
        <w:r>
          <w:rPr>
            <w:rFonts w:hint="eastAsia" w:cs="Times New Roman"/>
            <w:szCs w:val="22"/>
            <w:rPrChange w:id="4752" w:author="China" w:date="2017-06-06T20:51:00Z">
              <w:rPr>
                <w:rFonts w:hint="eastAsia"/>
              </w:rPr>
            </w:rPrChange>
          </w:rPr>
          <w:delText>钻具振动的三种基本形式</w:delText>
        </w:r>
      </w:del>
      <w:del w:id="4753" w:author="China" w:date="2017-06-09T13:32:00Z">
        <w:r>
          <w:rPr>
            <w:rFonts w:cs="Times New Roman"/>
            <w:szCs w:val="22"/>
            <w:rPrChange w:id="4754" w:author="China" w:date="2017-06-06T20:51:00Z">
              <w:rPr/>
            </w:rPrChange>
          </w:rPr>
          <w:delText>[J].</w:delText>
        </w:r>
      </w:del>
      <w:ins w:id="4755" w:author="刘宁" w:date="2017-06-06T22:59:00Z">
        <w:del w:id="4756" w:author="China" w:date="2017-06-09T13:32:00Z">
          <w:r>
            <w:rPr>
              <w:rFonts w:hint="eastAsia" w:cs="Times New Roman"/>
              <w:szCs w:val="22"/>
            </w:rPr>
            <w:delText xml:space="preserve"> </w:delText>
          </w:r>
        </w:del>
      </w:ins>
      <w:del w:id="4757" w:author="China" w:date="2017-06-09T13:32:00Z">
        <w:r>
          <w:rPr>
            <w:rFonts w:hint="eastAsia" w:cs="Times New Roman"/>
            <w:szCs w:val="22"/>
            <w:rPrChange w:id="4758" w:author="China" w:date="2017-06-06T20:51:00Z">
              <w:rPr>
                <w:rFonts w:hint="eastAsia"/>
              </w:rPr>
            </w:rPrChange>
          </w:rPr>
          <w:delText>录技</w:delText>
        </w:r>
      </w:del>
      <w:del w:id="4759" w:author="China" w:date="2017-06-09T13:30:00Z">
        <w:r>
          <w:rPr>
            <w:rFonts w:hint="eastAsia" w:cs="Times New Roman"/>
            <w:szCs w:val="22"/>
            <w:rPrChange w:id="4760" w:author="China" w:date="2017-06-06T20:51:00Z">
              <w:rPr>
                <w:rFonts w:hint="eastAsia"/>
              </w:rPr>
            </w:rPrChange>
          </w:rPr>
          <w:delText>术</w:delText>
        </w:r>
      </w:del>
      <w:del w:id="4761" w:author="China" w:date="2017-06-09T13:32:00Z">
        <w:r>
          <w:rPr>
            <w:rFonts w:hint="eastAsia" w:cs="Times New Roman"/>
            <w:szCs w:val="22"/>
            <w:rPrChange w:id="4762" w:author="China" w:date="2017-06-06T20:51:00Z">
              <w:rPr>
                <w:rFonts w:hint="eastAsia"/>
              </w:rPr>
            </w:rPrChange>
          </w:rPr>
          <w:delText>，</w:delText>
        </w:r>
      </w:del>
      <w:ins w:id="4763" w:author="刘宁" w:date="2017-06-06T22:59:00Z">
        <w:del w:id="4764" w:author="China" w:date="2017-06-09T13:32:00Z">
          <w:r>
            <w:rPr>
              <w:rFonts w:hint="eastAsia" w:cs="Times New Roman"/>
              <w:szCs w:val="22"/>
            </w:rPr>
            <w:delText xml:space="preserve">, </w:delText>
          </w:r>
        </w:del>
      </w:ins>
      <w:del w:id="4765" w:author="China" w:date="2017-06-09T13:32:00Z">
        <w:r>
          <w:rPr>
            <w:rFonts w:cs="Times New Roman"/>
            <w:szCs w:val="22"/>
            <w:rPrChange w:id="4766" w:author="China" w:date="2017-06-06T20:51:00Z">
              <w:rPr/>
            </w:rPrChange>
          </w:rPr>
          <w:delText>2003 14(3): 4147</w:delText>
        </w:r>
      </w:del>
      <w:del w:id="4767" w:author="China" w:date="2017-06-09T13:36:00Z">
        <w:r>
          <w:rPr>
            <w:rFonts w:cs="Times New Roman"/>
            <w:szCs w:val="22"/>
            <w:rPrChange w:id="4768" w:author="China" w:date="2017-06-06T20:51:00Z">
              <w:rPr/>
            </w:rPrChange>
          </w:rPr>
          <w:delText>.</w:delText>
        </w:r>
      </w:del>
    </w:p>
    <w:p>
      <w:pPr>
        <w:adjustRightInd w:val="0"/>
        <w:snapToGrid w:val="0"/>
        <w:spacing w:line="300" w:lineRule="auto"/>
        <w:ind w:left="480" w:hanging="480" w:hangingChars="200"/>
        <w:rPr>
          <w:rFonts w:cs="Times New Roman"/>
          <w:szCs w:val="22"/>
        </w:rPr>
        <w:pPrChange w:id="4769" w:author="China" w:date="2017-06-06T20:43:00Z">
          <w:pPr>
            <w:adjustRightInd w:val="0"/>
            <w:ind w:firstLine="0" w:firstLineChars="0"/>
          </w:pPr>
        </w:pPrChange>
      </w:pPr>
      <w:r>
        <w:rPr>
          <w:rFonts w:cs="Times New Roman"/>
          <w:szCs w:val="22"/>
          <w:rPrChange w:id="4770" w:author="China" w:date="2017-06-06T20:51:00Z">
            <w:rPr/>
          </w:rPrChange>
        </w:rPr>
        <w:t>[26]</w:t>
      </w:r>
      <w:r>
        <w:rPr>
          <w:rFonts w:cs="Times New Roman"/>
          <w:szCs w:val="22"/>
          <w:rPrChange w:id="4771" w:author="China" w:date="2017-06-06T20:51:00Z">
            <w:rPr/>
          </w:rPrChange>
        </w:rPr>
        <w:tab/>
      </w:r>
      <w:r>
        <w:rPr>
          <w:rFonts w:hint="eastAsia" w:cs="Times New Roman"/>
          <w:szCs w:val="22"/>
          <w:rPrChange w:id="4772" w:author="China" w:date="2017-06-06T20:51:00Z">
            <w:rPr>
              <w:rFonts w:hint="eastAsia"/>
            </w:rPr>
          </w:rPrChange>
        </w:rPr>
        <w:t>丛玉良</w:t>
      </w:r>
      <w:del w:id="4773" w:author="刘宁" w:date="2017-06-06T22:59:00Z">
        <w:r>
          <w:rPr>
            <w:rFonts w:hint="eastAsia" w:cs="Times New Roman"/>
            <w:szCs w:val="22"/>
            <w:rPrChange w:id="4774" w:author="China" w:date="2017-06-06T20:51:00Z">
              <w:rPr>
                <w:rFonts w:hint="eastAsia"/>
              </w:rPr>
            </w:rPrChange>
          </w:rPr>
          <w:delText>，</w:delText>
        </w:r>
      </w:del>
      <w:ins w:id="4775" w:author="刘宁" w:date="2017-06-06T22:59:00Z">
        <w:r>
          <w:rPr>
            <w:rFonts w:hint="eastAsia" w:cs="Times New Roman"/>
            <w:szCs w:val="22"/>
          </w:rPr>
          <w:t xml:space="preserve">, </w:t>
        </w:r>
      </w:ins>
      <w:r>
        <w:rPr>
          <w:rFonts w:hint="eastAsia" w:cs="Times New Roman"/>
          <w:szCs w:val="22"/>
          <w:rPrChange w:id="4776" w:author="China" w:date="2017-06-06T20:51:00Z">
            <w:rPr>
              <w:rFonts w:hint="eastAsia"/>
            </w:rPr>
          </w:rPrChange>
        </w:rPr>
        <w:t>王宏志</w:t>
      </w:r>
      <w:r>
        <w:rPr>
          <w:rFonts w:cs="Times New Roman"/>
          <w:szCs w:val="22"/>
          <w:rPrChange w:id="4777" w:author="China" w:date="2017-06-06T20:51:00Z">
            <w:rPr/>
          </w:rPrChange>
        </w:rPr>
        <w:t>.</w:t>
      </w:r>
      <w:ins w:id="4778" w:author="刘宁" w:date="2017-06-06T22:59:00Z">
        <w:r>
          <w:rPr>
            <w:rFonts w:hint="eastAsia" w:cs="Times New Roman"/>
            <w:szCs w:val="22"/>
          </w:rPr>
          <w:t xml:space="preserve"> </w:t>
        </w:r>
      </w:ins>
      <w:r>
        <w:rPr>
          <w:rFonts w:hint="eastAsia" w:cs="Times New Roman"/>
          <w:szCs w:val="22"/>
          <w:rPrChange w:id="4779" w:author="China" w:date="2017-06-06T20:51:00Z">
            <w:rPr>
              <w:rFonts w:hint="eastAsia"/>
            </w:rPr>
          </w:rPrChange>
        </w:rPr>
        <w:t>数字信号处理原理及其</w:t>
      </w:r>
      <w:r>
        <w:rPr>
          <w:rFonts w:cs="Times New Roman"/>
          <w:szCs w:val="22"/>
          <w:rPrChange w:id="4780" w:author="China" w:date="2017-06-06T20:51:00Z">
            <w:rPr/>
          </w:rPrChange>
        </w:rPr>
        <w:t>MATLAB</w:t>
      </w:r>
      <w:r>
        <w:rPr>
          <w:rFonts w:hint="eastAsia" w:cs="Times New Roman"/>
          <w:szCs w:val="22"/>
          <w:rPrChange w:id="4781" w:author="China" w:date="2017-06-06T20:51:00Z">
            <w:rPr>
              <w:rFonts w:hint="eastAsia"/>
            </w:rPr>
          </w:rPrChange>
        </w:rPr>
        <w:t>实现</w:t>
      </w:r>
      <w:r>
        <w:rPr>
          <w:rFonts w:cs="Times New Roman"/>
          <w:szCs w:val="22"/>
          <w:rPrChange w:id="4782" w:author="China" w:date="2017-06-06T20:51:00Z">
            <w:rPr/>
          </w:rPrChange>
        </w:rPr>
        <w:t>[M].</w:t>
      </w:r>
      <w:ins w:id="4783" w:author="刘宁" w:date="2017-06-06T22:59:00Z">
        <w:r>
          <w:rPr>
            <w:rFonts w:hint="eastAsia" w:cs="Times New Roman"/>
            <w:szCs w:val="22"/>
          </w:rPr>
          <w:t xml:space="preserve"> </w:t>
        </w:r>
      </w:ins>
      <w:r>
        <w:rPr>
          <w:rFonts w:hint="eastAsia" w:cs="Times New Roman"/>
          <w:szCs w:val="22"/>
          <w:rPrChange w:id="4784" w:author="China" w:date="2017-06-06T20:51:00Z">
            <w:rPr>
              <w:rFonts w:hint="eastAsia"/>
            </w:rPr>
          </w:rPrChange>
        </w:rPr>
        <w:t>北京：电子工业出</w:t>
      </w:r>
      <w:del w:id="4785" w:author="刘宁" w:date="2017-06-06T22:59:00Z">
        <w:r>
          <w:rPr>
            <w:rFonts w:cs="Times New Roman"/>
            <w:szCs w:val="22"/>
            <w:rPrChange w:id="4786" w:author="China" w:date="2017-06-06T20:51:00Z">
              <w:rPr/>
            </w:rPrChange>
          </w:rPr>
          <w:tab/>
        </w:r>
      </w:del>
      <w:r>
        <w:rPr>
          <w:rFonts w:hint="eastAsia" w:cs="Times New Roman"/>
          <w:szCs w:val="22"/>
          <w:rPrChange w:id="4787" w:author="China" w:date="2017-06-06T20:51:00Z">
            <w:rPr>
              <w:rFonts w:hint="eastAsia"/>
            </w:rPr>
          </w:rPrChange>
        </w:rPr>
        <w:t>版社</w:t>
      </w:r>
      <w:del w:id="4788" w:author="刘宁" w:date="2017-06-06T23:00:00Z">
        <w:r>
          <w:rPr>
            <w:rFonts w:hint="eastAsia" w:cs="Times New Roman"/>
            <w:szCs w:val="22"/>
            <w:rPrChange w:id="4789" w:author="China" w:date="2017-06-06T20:51:00Z">
              <w:rPr>
                <w:rFonts w:hint="eastAsia"/>
              </w:rPr>
            </w:rPrChange>
          </w:rPr>
          <w:delText>，</w:delText>
        </w:r>
      </w:del>
      <w:ins w:id="4790" w:author="刘宁" w:date="2017-06-06T23:00:00Z">
        <w:r>
          <w:rPr>
            <w:rFonts w:hint="eastAsia" w:cs="Times New Roman"/>
            <w:szCs w:val="22"/>
          </w:rPr>
          <w:t xml:space="preserve">, </w:t>
        </w:r>
      </w:ins>
      <w:r>
        <w:rPr>
          <w:rFonts w:cs="Times New Roman"/>
          <w:szCs w:val="22"/>
          <w:rPrChange w:id="4791" w:author="China" w:date="2017-06-06T20:51:00Z">
            <w:rPr/>
          </w:rPrChange>
        </w:rPr>
        <w:t>2005</w:t>
      </w:r>
      <w:del w:id="4792" w:author="刘宁" w:date="2017-06-06T22:59:00Z">
        <w:r>
          <w:rPr>
            <w:rFonts w:hint="eastAsia" w:cs="Times New Roman"/>
            <w:szCs w:val="22"/>
            <w:rPrChange w:id="4793" w:author="China" w:date="2017-06-06T20:51:00Z">
              <w:rPr>
                <w:rFonts w:hint="eastAsia"/>
              </w:rPr>
            </w:rPrChange>
          </w:rPr>
          <w:delText>：</w:delText>
        </w:r>
      </w:del>
      <w:ins w:id="4794" w:author="刘宁" w:date="2017-06-06T22:59:00Z">
        <w:del w:id="4795" w:author="China" w:date="2017-06-09T13:30:00Z">
          <w:r>
            <w:rPr>
              <w:rFonts w:hint="eastAsia" w:cs="Times New Roman"/>
              <w:szCs w:val="22"/>
            </w:rPr>
            <w:delText>:</w:delText>
          </w:r>
        </w:del>
      </w:ins>
      <w:ins w:id="4796" w:author="刘宁" w:date="2017-06-06T23:00:00Z">
        <w:del w:id="4797" w:author="China" w:date="2017-06-09T13:30:00Z">
          <w:r>
            <w:rPr>
              <w:rFonts w:hint="eastAsia" w:cs="Times New Roman"/>
              <w:szCs w:val="22"/>
            </w:rPr>
            <w:delText xml:space="preserve"> </w:delText>
          </w:r>
        </w:del>
      </w:ins>
      <w:del w:id="4798" w:author="China" w:date="2017-06-09T13:30:00Z">
        <w:r>
          <w:rPr>
            <w:rFonts w:cs="Times New Roman"/>
            <w:szCs w:val="22"/>
            <w:rPrChange w:id="4799" w:author="China" w:date="2017-06-06T20:51:00Z">
              <w:rPr/>
            </w:rPrChange>
          </w:rPr>
          <w:delText>189216</w:delText>
        </w:r>
      </w:del>
      <w:r>
        <w:rPr>
          <w:rFonts w:cs="Times New Roman"/>
          <w:szCs w:val="22"/>
          <w:rPrChange w:id="4800" w:author="China" w:date="2017-06-06T20:51:00Z">
            <w:rPr/>
          </w:rPrChange>
        </w:rPr>
        <w:t>.</w:t>
      </w:r>
    </w:p>
    <w:p>
      <w:pPr>
        <w:adjustRightInd w:val="0"/>
        <w:snapToGrid w:val="0"/>
        <w:spacing w:line="300" w:lineRule="auto"/>
        <w:ind w:left="480" w:hanging="480" w:hangingChars="200"/>
        <w:rPr>
          <w:rFonts w:cs="Times New Roman"/>
          <w:szCs w:val="22"/>
        </w:rPr>
        <w:pPrChange w:id="4801" w:author="China" w:date="2017-06-06T20:43:00Z">
          <w:pPr>
            <w:adjustRightInd w:val="0"/>
            <w:ind w:firstLine="0" w:firstLineChars="0"/>
          </w:pPr>
        </w:pPrChange>
      </w:pPr>
      <w:r>
        <w:rPr>
          <w:rFonts w:cs="Times New Roman"/>
          <w:szCs w:val="22"/>
          <w:rPrChange w:id="4802" w:author="China" w:date="2017-06-06T20:51:00Z">
            <w:rPr/>
          </w:rPrChange>
        </w:rPr>
        <w:t>[27]</w:t>
      </w:r>
      <w:r>
        <w:rPr>
          <w:rFonts w:cs="Times New Roman"/>
          <w:szCs w:val="22"/>
          <w:rPrChange w:id="4803" w:author="China" w:date="2017-06-06T20:51:00Z">
            <w:rPr/>
          </w:rPrChange>
        </w:rPr>
        <w:tab/>
      </w:r>
      <w:r>
        <w:rPr>
          <w:rFonts w:hint="eastAsia" w:cs="Times New Roman"/>
          <w:szCs w:val="22"/>
          <w:rPrChange w:id="4804" w:author="China" w:date="2017-06-06T20:51:00Z">
            <w:rPr>
              <w:rFonts w:hint="eastAsia"/>
            </w:rPr>
          </w:rPrChange>
        </w:rPr>
        <w:t>中国电子仪器仪表学会信号处理学会</w:t>
      </w:r>
      <w:del w:id="4805" w:author="刘宁" w:date="2017-06-06T22:59:00Z">
        <w:r>
          <w:rPr>
            <w:rFonts w:hint="eastAsia" w:cs="Times New Roman"/>
            <w:szCs w:val="22"/>
            <w:rPrChange w:id="4806" w:author="China" w:date="2017-06-06T20:51:00Z">
              <w:rPr>
                <w:rFonts w:hint="eastAsia"/>
              </w:rPr>
            </w:rPrChange>
          </w:rPr>
          <w:delText>，</w:delText>
        </w:r>
      </w:del>
      <w:ins w:id="4807" w:author="刘宁" w:date="2017-06-06T22:59:00Z">
        <w:r>
          <w:rPr>
            <w:rFonts w:hint="eastAsia" w:cs="Times New Roman"/>
            <w:szCs w:val="22"/>
          </w:rPr>
          <w:t xml:space="preserve">, </w:t>
        </w:r>
      </w:ins>
      <w:r>
        <w:rPr>
          <w:rFonts w:hint="eastAsia" w:cs="Times New Roman"/>
          <w:szCs w:val="22"/>
          <w:rPrChange w:id="4808" w:author="China" w:date="2017-06-06T20:51:00Z">
            <w:rPr>
              <w:rFonts w:hint="eastAsia"/>
            </w:rPr>
          </w:rPrChange>
        </w:rPr>
        <w:t>振动数字信号处理程序库</w:t>
      </w:r>
      <w:del w:id="4809" w:author="刘宁" w:date="2017-06-06T22:59:00Z">
        <w:r>
          <w:rPr>
            <w:rFonts w:hint="eastAsia" w:cs="Times New Roman"/>
            <w:szCs w:val="22"/>
            <w:rPrChange w:id="4810" w:author="China" w:date="2017-06-06T20:51:00Z">
              <w:rPr>
                <w:rFonts w:hint="eastAsia"/>
              </w:rPr>
            </w:rPrChange>
          </w:rPr>
          <w:delText>，</w:delText>
        </w:r>
      </w:del>
      <w:ins w:id="4811" w:author="刘宁" w:date="2017-06-06T22:59:00Z">
        <w:r>
          <w:rPr>
            <w:rFonts w:hint="eastAsia" w:cs="Times New Roman"/>
            <w:szCs w:val="22"/>
          </w:rPr>
          <w:t xml:space="preserve">, </w:t>
        </w:r>
      </w:ins>
      <w:r>
        <w:rPr>
          <w:rFonts w:hint="eastAsia" w:cs="Times New Roman"/>
          <w:szCs w:val="22"/>
          <w:rPrChange w:id="4812" w:author="China" w:date="2017-06-06T20:51:00Z">
            <w:rPr>
              <w:rFonts w:hint="eastAsia"/>
            </w:rPr>
          </w:rPrChange>
        </w:rPr>
        <w:t>编委会</w:t>
      </w:r>
      <w:r>
        <w:rPr>
          <w:rFonts w:cs="Times New Roman"/>
          <w:szCs w:val="22"/>
          <w:rPrChange w:id="4813" w:author="China" w:date="2017-06-06T20:51:00Z">
            <w:rPr/>
          </w:rPrChange>
        </w:rPr>
        <w:t>.</w:t>
      </w:r>
      <w:ins w:id="4814" w:author="刘宁" w:date="2017-06-06T23:00:00Z">
        <w:r>
          <w:rPr>
            <w:rFonts w:hint="eastAsia" w:cs="Times New Roman"/>
            <w:szCs w:val="22"/>
          </w:rPr>
          <w:t xml:space="preserve"> </w:t>
        </w:r>
      </w:ins>
      <w:r>
        <w:rPr>
          <w:rFonts w:hint="eastAsia" w:cs="Times New Roman"/>
          <w:szCs w:val="22"/>
          <w:rPrChange w:id="4815" w:author="China" w:date="2017-06-06T20:51:00Z">
            <w:rPr>
              <w:rFonts w:hint="eastAsia"/>
            </w:rPr>
          </w:rPrChange>
        </w:rPr>
        <w:t>振</w:t>
      </w:r>
      <w:del w:id="4816" w:author="刘宁" w:date="2017-06-06T22:59:00Z">
        <w:r>
          <w:rPr>
            <w:rFonts w:cs="Times New Roman"/>
            <w:szCs w:val="22"/>
            <w:rPrChange w:id="4817" w:author="China" w:date="2017-06-06T20:51:00Z">
              <w:rPr/>
            </w:rPrChange>
          </w:rPr>
          <w:tab/>
        </w:r>
      </w:del>
      <w:r>
        <w:rPr>
          <w:rFonts w:hint="eastAsia" w:cs="Times New Roman"/>
          <w:szCs w:val="22"/>
          <w:rPrChange w:id="4818" w:author="China" w:date="2017-06-06T20:51:00Z">
            <w:rPr>
              <w:rFonts w:hint="eastAsia"/>
            </w:rPr>
          </w:rPrChange>
        </w:rPr>
        <w:t>动数字信号处理程序库</w:t>
      </w:r>
      <w:r>
        <w:rPr>
          <w:rFonts w:cs="Times New Roman"/>
          <w:szCs w:val="22"/>
          <w:rPrChange w:id="4819" w:author="China" w:date="2017-06-06T20:51:00Z">
            <w:rPr/>
          </w:rPrChange>
        </w:rPr>
        <w:t>[M].</w:t>
      </w:r>
      <w:ins w:id="4820" w:author="刘宁" w:date="2017-06-06T23:14:00Z">
        <w:r>
          <w:rPr>
            <w:rFonts w:hint="eastAsia" w:cs="Times New Roman"/>
            <w:szCs w:val="22"/>
          </w:rPr>
          <w:t xml:space="preserve"> </w:t>
        </w:r>
      </w:ins>
      <w:r>
        <w:rPr>
          <w:rFonts w:hint="eastAsia" w:cs="Times New Roman"/>
          <w:szCs w:val="22"/>
          <w:rPrChange w:id="4821" w:author="China" w:date="2017-06-06T20:51:00Z">
            <w:rPr>
              <w:rFonts w:hint="eastAsia"/>
            </w:rPr>
          </w:rPrChange>
        </w:rPr>
        <w:t>北京</w:t>
      </w:r>
      <w:del w:id="4822" w:author="刘宁" w:date="2017-06-06T22:59:00Z">
        <w:r>
          <w:rPr>
            <w:rFonts w:hint="eastAsia" w:cs="Times New Roman"/>
            <w:szCs w:val="22"/>
            <w:rPrChange w:id="4823" w:author="China" w:date="2017-06-06T20:51:00Z">
              <w:rPr>
                <w:rFonts w:hint="eastAsia"/>
              </w:rPr>
            </w:rPrChange>
          </w:rPr>
          <w:delText>：</w:delText>
        </w:r>
      </w:del>
      <w:ins w:id="4824" w:author="刘宁" w:date="2017-06-06T22:59:00Z">
        <w:r>
          <w:rPr>
            <w:rFonts w:hint="eastAsia" w:cs="Times New Roman"/>
            <w:szCs w:val="22"/>
          </w:rPr>
          <w:t xml:space="preserve">: </w:t>
        </w:r>
      </w:ins>
      <w:r>
        <w:rPr>
          <w:rFonts w:hint="eastAsia" w:cs="Times New Roman"/>
          <w:szCs w:val="22"/>
          <w:rPrChange w:id="4825" w:author="China" w:date="2017-06-06T20:51:00Z">
            <w:rPr>
              <w:rFonts w:hint="eastAsia"/>
            </w:rPr>
          </w:rPrChange>
        </w:rPr>
        <w:t>科学出版社</w:t>
      </w:r>
      <w:del w:id="4826" w:author="刘宁" w:date="2017-06-06T22:59:00Z">
        <w:r>
          <w:rPr>
            <w:rFonts w:hint="eastAsia" w:cs="Times New Roman"/>
            <w:szCs w:val="22"/>
            <w:rPrChange w:id="4827" w:author="China" w:date="2017-06-06T20:51:00Z">
              <w:rPr>
                <w:rFonts w:hint="eastAsia"/>
              </w:rPr>
            </w:rPrChange>
          </w:rPr>
          <w:delText>，</w:delText>
        </w:r>
      </w:del>
      <w:ins w:id="4828" w:author="刘宁" w:date="2017-06-06T22:59:00Z">
        <w:r>
          <w:rPr>
            <w:rFonts w:hint="eastAsia" w:cs="Times New Roman"/>
            <w:szCs w:val="22"/>
          </w:rPr>
          <w:t xml:space="preserve">, </w:t>
        </w:r>
      </w:ins>
      <w:r>
        <w:rPr>
          <w:rFonts w:cs="Times New Roman"/>
          <w:szCs w:val="22"/>
          <w:rPrChange w:id="4829" w:author="China" w:date="2017-06-06T20:51:00Z">
            <w:rPr/>
          </w:rPrChange>
        </w:rPr>
        <w:t>1988</w:t>
      </w:r>
      <w:del w:id="4830" w:author="China" w:date="2017-06-09T13:30:00Z">
        <w:r>
          <w:rPr>
            <w:rFonts w:hint="eastAsia" w:cs="Times New Roman"/>
            <w:szCs w:val="22"/>
            <w:rPrChange w:id="4831" w:author="China" w:date="2017-06-06T20:51:00Z">
              <w:rPr>
                <w:rFonts w:hint="eastAsia"/>
              </w:rPr>
            </w:rPrChange>
          </w:rPr>
          <w:delText>：</w:delText>
        </w:r>
      </w:del>
      <w:del w:id="4832" w:author="China" w:date="2017-06-09T13:30:00Z">
        <w:r>
          <w:rPr>
            <w:rFonts w:cs="Times New Roman"/>
            <w:szCs w:val="22"/>
            <w:rPrChange w:id="4833" w:author="China" w:date="2017-06-06T20:51:00Z">
              <w:rPr/>
            </w:rPrChange>
          </w:rPr>
          <w:delText>64298</w:delText>
        </w:r>
      </w:del>
      <w:r>
        <w:rPr>
          <w:rFonts w:cs="Times New Roman"/>
          <w:szCs w:val="22"/>
          <w:rPrChange w:id="4834" w:author="China" w:date="2017-06-06T20:51:00Z">
            <w:rPr/>
          </w:rPrChange>
        </w:rPr>
        <w:t>.</w:t>
      </w:r>
    </w:p>
    <w:p>
      <w:pPr>
        <w:ind w:firstLine="480"/>
        <w:rPr>
          <w:rFonts w:cs="Times New Roman"/>
          <w:rPrChange w:id="4835" w:author="China" w:date="2017-06-06T20:51:00Z">
            <w:rPr/>
          </w:rPrChange>
        </w:rPr>
      </w:pPr>
    </w:p>
    <w:p>
      <w:pPr>
        <w:ind w:firstLine="480"/>
        <w:rPr>
          <w:rFonts w:cs="Times New Roman"/>
          <w:rPrChange w:id="4836" w:author="China" w:date="2017-06-06T20:51:00Z">
            <w:rPr/>
          </w:rPrChange>
        </w:rPr>
      </w:pPr>
    </w:p>
    <w:p>
      <w:pPr>
        <w:ind w:firstLine="480"/>
        <w:rPr>
          <w:rFonts w:cs="Times New Roman"/>
          <w:rPrChange w:id="4837" w:author="China" w:date="2017-06-06T20:51:00Z">
            <w:rPr/>
          </w:rPrChange>
        </w:rPr>
      </w:pPr>
    </w:p>
    <w:p>
      <w:pPr>
        <w:ind w:firstLine="480"/>
        <w:rPr>
          <w:rFonts w:cs="Times New Roman"/>
          <w:rPrChange w:id="4838" w:author="China" w:date="2017-06-06T20:51:00Z">
            <w:rPr/>
          </w:rPrChange>
        </w:rPr>
      </w:pPr>
    </w:p>
    <w:p>
      <w:pPr>
        <w:ind w:firstLine="480"/>
        <w:rPr>
          <w:rFonts w:cs="Times New Roman"/>
          <w:rPrChange w:id="4839" w:author="China" w:date="2017-06-06T20:51:00Z">
            <w:rPr/>
          </w:rPrChange>
        </w:rPr>
      </w:pPr>
    </w:p>
    <w:p>
      <w:pPr>
        <w:ind w:firstLine="480"/>
        <w:rPr>
          <w:rFonts w:cs="Times New Roman"/>
          <w:rPrChange w:id="4840" w:author="China" w:date="2017-06-06T20:51:00Z">
            <w:rPr/>
          </w:rPrChange>
        </w:rPr>
      </w:pPr>
    </w:p>
    <w:p>
      <w:pPr>
        <w:ind w:firstLine="480"/>
        <w:rPr>
          <w:rFonts w:cs="Times New Roman"/>
          <w:rPrChange w:id="4841" w:author="China" w:date="2017-06-06T20:51:00Z">
            <w:rPr/>
          </w:rPrChange>
        </w:rPr>
      </w:pPr>
    </w:p>
    <w:p>
      <w:pPr>
        <w:ind w:firstLine="480"/>
        <w:rPr>
          <w:rFonts w:cs="Times New Roman"/>
          <w:rPrChange w:id="4842" w:author="China" w:date="2017-06-06T20:51:00Z">
            <w:rPr/>
          </w:rPrChange>
        </w:rPr>
      </w:pPr>
    </w:p>
    <w:p>
      <w:pPr>
        <w:ind w:firstLine="480"/>
        <w:rPr>
          <w:rFonts w:cs="Times New Roman"/>
          <w:rPrChange w:id="4843" w:author="China" w:date="2017-06-06T20:51:00Z">
            <w:rPr/>
          </w:rPrChange>
        </w:rPr>
      </w:pPr>
    </w:p>
    <w:p>
      <w:pPr>
        <w:ind w:firstLine="480"/>
        <w:rPr>
          <w:rFonts w:cs="Times New Roman"/>
          <w:rPrChange w:id="4844" w:author="China" w:date="2017-06-06T20:51:00Z">
            <w:rPr/>
          </w:rPrChange>
        </w:rPr>
      </w:pPr>
    </w:p>
    <w:p>
      <w:pPr>
        <w:ind w:firstLine="480"/>
        <w:rPr>
          <w:rFonts w:cs="Times New Roman"/>
          <w:rPrChange w:id="4845" w:author="China" w:date="2017-06-06T20:51:00Z">
            <w:rPr/>
          </w:rPrChange>
        </w:rPr>
      </w:pPr>
    </w:p>
    <w:p>
      <w:pPr>
        <w:ind w:firstLine="480"/>
        <w:rPr>
          <w:rFonts w:cs="Times New Roman"/>
          <w:rPrChange w:id="4846" w:author="China" w:date="2017-06-06T20:51:00Z">
            <w:rPr/>
          </w:rPrChange>
        </w:rPr>
      </w:pPr>
    </w:p>
    <w:p>
      <w:pPr>
        <w:ind w:firstLine="480"/>
        <w:rPr>
          <w:rFonts w:cs="Times New Roman"/>
          <w:rPrChange w:id="4847" w:author="China" w:date="2017-06-06T20:51:00Z">
            <w:rPr/>
          </w:rPrChange>
        </w:rPr>
      </w:pPr>
    </w:p>
    <w:p>
      <w:pPr>
        <w:ind w:firstLine="480"/>
        <w:rPr>
          <w:rFonts w:cs="Times New Roman"/>
          <w:rPrChange w:id="4848" w:author="China" w:date="2017-06-06T20:51:00Z">
            <w:rPr/>
          </w:rPrChange>
        </w:rPr>
      </w:pPr>
    </w:p>
    <w:p>
      <w:pPr>
        <w:ind w:firstLine="480"/>
        <w:rPr>
          <w:rFonts w:cs="Times New Roman"/>
          <w:rPrChange w:id="4849" w:author="China" w:date="2017-06-06T20:51:00Z">
            <w:rPr/>
          </w:rPrChange>
        </w:rPr>
      </w:pPr>
    </w:p>
    <w:p>
      <w:pPr>
        <w:ind w:firstLine="480"/>
        <w:rPr>
          <w:rFonts w:cs="Times New Roman"/>
          <w:rPrChange w:id="4850" w:author="China" w:date="2017-06-06T20:51:00Z">
            <w:rPr/>
          </w:rPrChange>
        </w:rPr>
      </w:pPr>
    </w:p>
    <w:p>
      <w:pPr>
        <w:pStyle w:val="2"/>
        <w:ind w:firstLine="0" w:firstLineChars="0"/>
        <w:rPr>
          <w:rFonts w:ascii="Times New Roman" w:hAnsi="Times New Roman" w:cs="Times New Roman"/>
          <w:rPrChange w:id="4851" w:author="China" w:date="2017-06-06T20:51:00Z">
            <w:rPr/>
          </w:rPrChange>
        </w:rPr>
        <w:sectPr>
          <w:pgSz w:w="11906" w:h="16838"/>
          <w:pgMar w:top="1417" w:right="1417" w:bottom="1417" w:left="1701" w:header="851" w:footer="992" w:gutter="0"/>
          <w:cols w:space="0" w:num="1"/>
          <w:docGrid w:type="lines" w:linePitch="312" w:charSpace="0"/>
        </w:sectPr>
      </w:pPr>
      <w:bookmarkStart w:id="106" w:name="_Toc3374"/>
    </w:p>
    <w:p>
      <w:pPr>
        <w:keepNext/>
        <w:autoSpaceDE w:val="0"/>
        <w:autoSpaceDN w:val="0"/>
        <w:adjustRightInd w:val="0"/>
        <w:ind w:firstLine="0" w:firstLineChars="0"/>
        <w:rPr>
          <w:rFonts w:ascii="Times New Roman" w:hAnsi="Times New Roman" w:cs="Times New Roman" w:eastAsiaTheme="minorEastAsia"/>
          <w:b/>
          <w:bCs/>
          <w:sz w:val="32"/>
          <w:szCs w:val="32"/>
          <w:rPrChange w:id="4852" w:author="China" w:date="2017-06-06T20:51:00Z">
            <w:rPr>
              <w:rFonts w:asciiTheme="minorEastAsia" w:hAnsiTheme="minorEastAsia" w:eastAsiaTheme="minorEastAsia" w:cstheme="minorEastAsia"/>
              <w:b/>
              <w:bCs/>
              <w:sz w:val="32"/>
              <w:szCs w:val="32"/>
            </w:rPr>
          </w:rPrChange>
        </w:rPr>
      </w:pPr>
      <w:r>
        <w:rPr>
          <w:rFonts w:hint="eastAsia" w:ascii="Times New Roman" w:hAnsi="Times New Roman" w:cs="Times New Roman" w:eastAsiaTheme="minorEastAsia"/>
          <w:b/>
          <w:bCs/>
          <w:sz w:val="32"/>
          <w:szCs w:val="32"/>
          <w:rPrChange w:id="4853" w:author="China" w:date="2017-06-06T20:51:00Z">
            <w:rPr>
              <w:rFonts w:hint="eastAsia" w:asciiTheme="minorEastAsia" w:hAnsiTheme="minorEastAsia" w:eastAsiaTheme="minorEastAsia" w:cstheme="minorEastAsia"/>
              <w:b/>
              <w:bCs/>
              <w:sz w:val="32"/>
              <w:szCs w:val="32"/>
            </w:rPr>
          </w:rPrChange>
        </w:rPr>
        <w:t>附录</w:t>
      </w:r>
      <w:r>
        <w:rPr>
          <w:rFonts w:ascii="Times New Roman" w:hAnsi="Times New Roman" w:cs="Times New Roman" w:eastAsiaTheme="minorEastAsia"/>
          <w:b/>
          <w:bCs/>
          <w:sz w:val="32"/>
          <w:szCs w:val="32"/>
          <w:rPrChange w:id="4854" w:author="China" w:date="2017-06-06T20:51:00Z">
            <w:rPr>
              <w:rFonts w:asciiTheme="minorEastAsia" w:hAnsiTheme="minorEastAsia" w:eastAsiaTheme="minorEastAsia" w:cstheme="minorEastAsia"/>
              <w:b/>
              <w:bCs/>
              <w:sz w:val="32"/>
              <w:szCs w:val="32"/>
            </w:rPr>
          </w:rPrChange>
        </w:rPr>
        <w:t>1</w:t>
      </w:r>
      <w:r>
        <w:rPr>
          <w:rFonts w:hint="eastAsia" w:ascii="Times New Roman" w:hAnsi="Times New Roman" w:cs="Times New Roman" w:eastAsiaTheme="minorEastAsia"/>
          <w:b/>
          <w:bCs/>
          <w:sz w:val="32"/>
          <w:szCs w:val="32"/>
          <w:rPrChange w:id="4855" w:author="China" w:date="2017-06-06T20:51:00Z">
            <w:rPr>
              <w:rFonts w:hint="eastAsia" w:asciiTheme="minorEastAsia" w:hAnsiTheme="minorEastAsia" w:eastAsiaTheme="minorEastAsia" w:cstheme="minorEastAsia"/>
              <w:b/>
              <w:bCs/>
              <w:sz w:val="32"/>
              <w:szCs w:val="32"/>
            </w:rPr>
          </w:rPrChange>
        </w:rPr>
        <w:t>：</w:t>
      </w:r>
      <w:bookmarkEnd w:id="106"/>
    </w:p>
    <w:p>
      <w:pPr>
        <w:jc w:val="center"/>
        <w:rPr>
          <w:rFonts w:cs="Times New Roman"/>
          <w:sz w:val="21"/>
          <w:szCs w:val="21"/>
        </w:rPr>
      </w:pPr>
      <w:r>
        <w:rPr>
          <w:rFonts w:hint="eastAsia" w:cs="Times New Roman"/>
          <w:sz w:val="21"/>
          <w:szCs w:val="21"/>
          <w:rPrChange w:id="4856" w:author="China" w:date="2017-06-06T20:51:00Z">
            <w:rPr>
              <w:rFonts w:hint="eastAsia"/>
              <w:sz w:val="21"/>
              <w:szCs w:val="21"/>
            </w:rPr>
          </w:rPrChange>
        </w:rPr>
        <w:t>表</w:t>
      </w:r>
      <w:r>
        <w:rPr>
          <w:rFonts w:cs="Times New Roman"/>
          <w:sz w:val="21"/>
          <w:szCs w:val="21"/>
          <w:rPrChange w:id="4857" w:author="China" w:date="2017-06-06T20:51:00Z">
            <w:rPr>
              <w:sz w:val="21"/>
              <w:szCs w:val="21"/>
            </w:rPr>
          </w:rPrChange>
        </w:rPr>
        <w:t>1</w:t>
      </w:r>
      <w:r>
        <w:rPr>
          <w:rFonts w:hint="eastAsia" w:cs="Times New Roman"/>
          <w:sz w:val="21"/>
          <w:szCs w:val="21"/>
          <w:rPrChange w:id="4858" w:author="China" w:date="2017-06-06T20:51:00Z">
            <w:rPr>
              <w:rFonts w:hint="eastAsia"/>
              <w:sz w:val="21"/>
              <w:szCs w:val="21"/>
            </w:rPr>
          </w:rPrChange>
        </w:rPr>
        <w:t>四</w:t>
      </w:r>
      <w:r>
        <w:rPr>
          <w:rFonts w:hint="eastAsia" w:cs="Times New Roman"/>
          <w:sz w:val="21"/>
          <w:szCs w:val="21"/>
          <w:rPrChange w:id="4859" w:author="China" w:date="2017-06-06T20:51:00Z">
            <w:rPr>
              <w:rFonts w:hint="eastAsia"/>
              <w:sz w:val="21"/>
              <w:szCs w:val="21"/>
            </w:rPr>
          </w:rPrChange>
        </w:rPr>
        <w:t>种线性相位</w:t>
      </w:r>
      <w:r>
        <w:rPr>
          <w:rFonts w:cs="Times New Roman"/>
          <w:sz w:val="21"/>
          <w:szCs w:val="21"/>
          <w:rPrChange w:id="4860" w:author="China" w:date="2017-06-06T20:51:00Z">
            <w:rPr>
              <w:sz w:val="21"/>
              <w:szCs w:val="21"/>
            </w:rPr>
          </w:rPrChange>
        </w:rPr>
        <w:t>FIR</w:t>
      </w:r>
      <w:r>
        <w:rPr>
          <w:rFonts w:hint="eastAsia" w:cs="Times New Roman"/>
          <w:sz w:val="21"/>
          <w:szCs w:val="21"/>
          <w:rPrChange w:id="4861" w:author="China" w:date="2017-06-06T20:51:00Z">
            <w:rPr>
              <w:rFonts w:hint="eastAsia"/>
              <w:sz w:val="21"/>
              <w:szCs w:val="21"/>
            </w:rPr>
          </w:rPrChange>
        </w:rPr>
        <w:t>滤波器的性质</w:t>
      </w:r>
    </w:p>
    <w:tbl>
      <w:tblPr>
        <w:tblStyle w:val="19"/>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ind w:firstLine="480"/>
              <w:rPr>
                <w:rFonts w:cs="Times New Roman"/>
              </w:rPr>
            </w:pPr>
            <w:r>
              <w:rPr>
                <w:rFonts w:hint="eastAsia" w:cs="Times New Roman"/>
                <w:rPrChange w:id="4862" w:author="China" w:date="2017-06-06T20:51:00Z">
                  <w:rPr>
                    <w:rFonts w:hint="eastAsia"/>
                  </w:rPr>
                </w:rPrChange>
              </w:rPr>
              <w:t>类型</w:t>
            </w:r>
          </w:p>
        </w:tc>
        <w:tc>
          <w:tcPr>
            <w:tcW w:w="1704" w:type="dxa"/>
            <w:vAlign w:val="center"/>
          </w:tcPr>
          <w:p>
            <w:pPr>
              <w:ind w:firstLine="480"/>
              <w:rPr>
                <w:rFonts w:cs="Times New Roman"/>
              </w:rPr>
            </w:pPr>
            <w:r>
              <w:rPr>
                <w:rFonts w:hint="eastAsia" w:cs="Times New Roman"/>
                <w:rPrChange w:id="4863" w:author="China" w:date="2017-06-06T20:51:00Z">
                  <w:rPr>
                    <w:rFonts w:hint="eastAsia"/>
                  </w:rPr>
                </w:rPrChange>
              </w:rPr>
              <w:t>一类</w:t>
            </w:r>
          </w:p>
        </w:tc>
        <w:tc>
          <w:tcPr>
            <w:tcW w:w="1704" w:type="dxa"/>
            <w:vAlign w:val="center"/>
          </w:tcPr>
          <w:p>
            <w:pPr>
              <w:ind w:firstLine="480"/>
              <w:rPr>
                <w:rFonts w:cs="Times New Roman"/>
              </w:rPr>
            </w:pPr>
            <w:r>
              <w:rPr>
                <w:rFonts w:hint="eastAsia" w:cs="Times New Roman"/>
                <w:rPrChange w:id="4864" w:author="China" w:date="2017-06-06T20:51:00Z">
                  <w:rPr>
                    <w:rFonts w:hint="eastAsia"/>
                  </w:rPr>
                </w:rPrChange>
              </w:rPr>
              <w:t>二类</w:t>
            </w:r>
          </w:p>
        </w:tc>
        <w:tc>
          <w:tcPr>
            <w:tcW w:w="1705" w:type="dxa"/>
            <w:vAlign w:val="center"/>
          </w:tcPr>
          <w:p>
            <w:pPr>
              <w:ind w:firstLine="480"/>
              <w:rPr>
                <w:rFonts w:cs="Times New Roman"/>
              </w:rPr>
            </w:pPr>
            <w:r>
              <w:rPr>
                <w:rFonts w:hint="eastAsia" w:cs="Times New Roman"/>
                <w:rPrChange w:id="4865" w:author="China" w:date="2017-06-06T20:51:00Z">
                  <w:rPr>
                    <w:rFonts w:hint="eastAsia"/>
                  </w:rPr>
                </w:rPrChange>
              </w:rPr>
              <w:t>三类</w:t>
            </w:r>
          </w:p>
        </w:tc>
        <w:tc>
          <w:tcPr>
            <w:tcW w:w="1705" w:type="dxa"/>
            <w:vAlign w:val="center"/>
          </w:tcPr>
          <w:p>
            <w:pPr>
              <w:ind w:firstLine="480"/>
              <w:rPr>
                <w:rFonts w:cs="Times New Roman"/>
              </w:rPr>
            </w:pPr>
            <w:r>
              <w:rPr>
                <w:rFonts w:hint="eastAsia" w:cs="Times New Roman"/>
                <w:rPrChange w:id="4866" w:author="China" w:date="2017-06-06T20:51:00Z">
                  <w:rPr>
                    <w:rFonts w:hint="eastAsia"/>
                  </w:rPr>
                </w:rPrChange>
              </w:rPr>
              <w:t>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ind w:firstLine="0" w:firstLineChars="0"/>
              <w:jc w:val="center"/>
              <w:rPr>
                <w:rFonts w:cs="Times New Roman"/>
              </w:rPr>
            </w:pPr>
            <w:r>
              <w:rPr>
                <w:rFonts w:hint="eastAsia" w:cs="Times New Roman"/>
                <w:rPrChange w:id="4867" w:author="China" w:date="2017-06-06T20:51:00Z">
                  <w:rPr>
                    <w:rFonts w:hint="eastAsia"/>
                  </w:rPr>
                </w:rPrChange>
              </w:rPr>
              <w:t>阶数</w:t>
            </w:r>
          </w:p>
        </w:tc>
        <w:tc>
          <w:tcPr>
            <w:tcW w:w="1704" w:type="dxa"/>
            <w:vAlign w:val="center"/>
          </w:tcPr>
          <w:p>
            <w:pPr>
              <w:ind w:firstLine="480"/>
              <w:rPr>
                <w:rFonts w:cs="Times New Roman"/>
              </w:rPr>
            </w:pPr>
            <w:r>
              <w:rPr>
                <w:rFonts w:hint="eastAsia" w:cs="Times New Roman"/>
                <w:rPrChange w:id="4868" w:author="China" w:date="2017-06-06T20:51:00Z">
                  <w:rPr>
                    <w:rFonts w:hint="eastAsia"/>
                  </w:rPr>
                </w:rPrChange>
              </w:rPr>
              <w:t>偶数</w:t>
            </w:r>
          </w:p>
        </w:tc>
        <w:tc>
          <w:tcPr>
            <w:tcW w:w="1704" w:type="dxa"/>
            <w:vAlign w:val="center"/>
          </w:tcPr>
          <w:p>
            <w:pPr>
              <w:ind w:firstLine="480"/>
              <w:rPr>
                <w:rFonts w:cs="Times New Roman"/>
              </w:rPr>
            </w:pPr>
            <w:r>
              <w:rPr>
                <w:rFonts w:hint="eastAsia" w:cs="Times New Roman"/>
                <w:rPrChange w:id="4869" w:author="China" w:date="2017-06-06T20:51:00Z">
                  <w:rPr>
                    <w:rFonts w:hint="eastAsia"/>
                  </w:rPr>
                </w:rPrChange>
              </w:rPr>
              <w:t>奇数</w:t>
            </w:r>
          </w:p>
        </w:tc>
        <w:tc>
          <w:tcPr>
            <w:tcW w:w="1705" w:type="dxa"/>
            <w:vAlign w:val="center"/>
          </w:tcPr>
          <w:p>
            <w:pPr>
              <w:ind w:firstLine="480"/>
              <w:rPr>
                <w:rFonts w:cs="Times New Roman"/>
              </w:rPr>
            </w:pPr>
            <w:r>
              <w:rPr>
                <w:rFonts w:hint="eastAsia" w:cs="Times New Roman"/>
                <w:rPrChange w:id="4870" w:author="China" w:date="2017-06-06T20:51:00Z">
                  <w:rPr>
                    <w:rFonts w:hint="eastAsia"/>
                  </w:rPr>
                </w:rPrChange>
              </w:rPr>
              <w:t>偶数</w:t>
            </w:r>
          </w:p>
        </w:tc>
        <w:tc>
          <w:tcPr>
            <w:tcW w:w="1705" w:type="dxa"/>
            <w:vAlign w:val="center"/>
          </w:tcPr>
          <w:p>
            <w:pPr>
              <w:ind w:firstLine="480"/>
              <w:rPr>
                <w:rFonts w:cs="Times New Roman"/>
              </w:rPr>
            </w:pPr>
            <w:r>
              <w:rPr>
                <w:rFonts w:hint="eastAsia" w:cs="Times New Roman"/>
                <w:rPrChange w:id="4871" w:author="China" w:date="2017-06-06T20:51:00Z">
                  <w:rPr>
                    <w:rFonts w:hint="eastAsia"/>
                  </w:rPr>
                </w:rPrChange>
              </w:rPr>
              <w:t>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ind w:firstLine="0" w:firstLineChars="0"/>
              <w:rPr>
                <w:rFonts w:cs="Times New Roman"/>
              </w:rPr>
            </w:pPr>
            <w:r>
              <w:rPr>
                <w:rFonts w:cs="Times New Roman"/>
                <w:rPrChange w:id="4872" w:author="China" w:date="2017-06-06T20:51:00Z">
                  <w:rPr/>
                </w:rPrChange>
              </w:rPr>
              <w:t>h[k]</w:t>
            </w:r>
            <w:r>
              <w:rPr>
                <w:rFonts w:hint="eastAsia" w:cs="Times New Roman"/>
                <w:rPrChange w:id="4873" w:author="China" w:date="2017-06-06T20:51:00Z">
                  <w:rPr>
                    <w:rFonts w:hint="eastAsia"/>
                  </w:rPr>
                </w:rPrChange>
              </w:rPr>
              <w:t>的对称性</w:t>
            </w:r>
          </w:p>
        </w:tc>
        <w:tc>
          <w:tcPr>
            <w:tcW w:w="1704" w:type="dxa"/>
            <w:vAlign w:val="center"/>
          </w:tcPr>
          <w:p>
            <w:pPr>
              <w:ind w:firstLine="480"/>
              <w:rPr>
                <w:rFonts w:cs="Times New Roman"/>
              </w:rPr>
            </w:pPr>
            <w:r>
              <w:rPr>
                <w:rFonts w:hint="eastAsia" w:cs="Times New Roman"/>
                <w:rPrChange w:id="4874" w:author="China" w:date="2017-06-06T20:51:00Z">
                  <w:rPr>
                    <w:rFonts w:hint="eastAsia"/>
                  </w:rPr>
                </w:rPrChange>
              </w:rPr>
              <w:t>偶</w:t>
            </w:r>
            <w:r>
              <w:rPr>
                <w:rFonts w:hint="eastAsia" w:cs="Times New Roman"/>
                <w:rPrChange w:id="4875" w:author="China" w:date="2017-06-06T20:51:00Z">
                  <w:rPr>
                    <w:rFonts w:hint="eastAsia"/>
                  </w:rPr>
                </w:rPrChange>
              </w:rPr>
              <w:t>对称</w:t>
            </w:r>
          </w:p>
        </w:tc>
        <w:tc>
          <w:tcPr>
            <w:tcW w:w="1704" w:type="dxa"/>
            <w:vAlign w:val="center"/>
          </w:tcPr>
          <w:p>
            <w:pPr>
              <w:ind w:firstLine="480"/>
              <w:rPr>
                <w:rFonts w:cs="Times New Roman"/>
              </w:rPr>
            </w:pPr>
            <w:r>
              <w:rPr>
                <w:rFonts w:hint="eastAsia" w:cs="Times New Roman"/>
                <w:rPrChange w:id="4876" w:author="China" w:date="2017-06-06T20:51:00Z">
                  <w:rPr>
                    <w:rFonts w:hint="eastAsia"/>
                  </w:rPr>
                </w:rPrChange>
              </w:rPr>
              <w:t>偶</w:t>
            </w:r>
            <w:r>
              <w:rPr>
                <w:rFonts w:hint="eastAsia" w:cs="Times New Roman"/>
                <w:rPrChange w:id="4877" w:author="China" w:date="2017-06-06T20:51:00Z">
                  <w:rPr>
                    <w:rFonts w:hint="eastAsia"/>
                  </w:rPr>
                </w:rPrChange>
              </w:rPr>
              <w:t>对称</w:t>
            </w:r>
          </w:p>
        </w:tc>
        <w:tc>
          <w:tcPr>
            <w:tcW w:w="1705" w:type="dxa"/>
            <w:vAlign w:val="center"/>
          </w:tcPr>
          <w:p>
            <w:pPr>
              <w:ind w:firstLine="480"/>
              <w:rPr>
                <w:rFonts w:cs="Times New Roman"/>
              </w:rPr>
            </w:pPr>
            <w:r>
              <w:rPr>
                <w:rFonts w:hint="eastAsia" w:cs="Times New Roman"/>
                <w:rPrChange w:id="4878" w:author="China" w:date="2017-06-06T20:51:00Z">
                  <w:rPr>
                    <w:rFonts w:hint="eastAsia"/>
                  </w:rPr>
                </w:rPrChange>
              </w:rPr>
              <w:t>奇对称</w:t>
            </w:r>
          </w:p>
        </w:tc>
        <w:tc>
          <w:tcPr>
            <w:tcW w:w="1705" w:type="dxa"/>
            <w:vAlign w:val="center"/>
          </w:tcPr>
          <w:p>
            <w:pPr>
              <w:ind w:firstLine="480"/>
              <w:rPr>
                <w:rFonts w:cs="Times New Roman"/>
              </w:rPr>
            </w:pPr>
            <w:r>
              <w:rPr>
                <w:rFonts w:hint="eastAsia" w:cs="Times New Roman"/>
                <w:rPrChange w:id="4879" w:author="China" w:date="2017-06-06T20:51:00Z">
                  <w:rPr>
                    <w:rFonts w:hint="eastAsia"/>
                  </w:rPr>
                </w:rPrChange>
              </w:rPr>
              <w:t>奇对称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ind w:firstLine="0" w:firstLineChars="0"/>
              <w:rPr>
                <w:rFonts w:cs="Times New Roman"/>
              </w:rPr>
            </w:pPr>
            <w:r>
              <w:rPr>
                <w:rFonts w:cs="Times New Roman" w:eastAsiaTheme="majorEastAsia"/>
                <w:bCs/>
                <w:position w:val="-10"/>
              </w:rPr>
              <w:object>
                <v:shape id="_x0000_i1165" o:spt="75" type="#_x0000_t75" style="height:16.3pt;width:28.8pt;" o:ole="t" filled="f" o:preferrelative="t" stroked="f" coordsize="21600,21600">
                  <v:path/>
                  <v:fill on="f" focussize="0,0"/>
                  <v:stroke on="f" joinstyle="miter"/>
                  <v:imagedata r:id="rId343" o:title=""/>
                  <o:lock v:ext="edit" aspectratio="t"/>
                  <w10:wrap type="none"/>
                  <w10:anchorlock/>
                </v:shape>
                <o:OLEObject Type="Embed" ProgID="Equation.3" ShapeID="_x0000_i1165" DrawAspect="Content" ObjectID="_1468075877" r:id="rId342">
                  <o:LockedField>false</o:LockedField>
                </o:OLEObject>
              </w:object>
            </w:r>
            <w:r>
              <w:rPr>
                <w:rFonts w:hint="eastAsia" w:cs="Times New Roman"/>
                <w:rPrChange w:id="4880" w:author="China" w:date="2017-06-06T20:51:00Z">
                  <w:rPr>
                    <w:rFonts w:hint="eastAsia"/>
                  </w:rPr>
                </w:rPrChange>
              </w:rPr>
              <w:t>关于</w:t>
            </w:r>
            <w:r>
              <w:rPr>
                <w:rFonts w:cs="Times New Roman" w:eastAsiaTheme="majorEastAsia"/>
                <w:bCs/>
                <w:position w:val="-4"/>
              </w:rPr>
              <w:object>
                <v:shape id="_x0000_i1166" o:spt="75" type="#_x0000_t75" style="height:13.15pt;width:13.15pt;" o:ole="t" filled="f" o:preferrelative="t" stroked="f" coordsize="21600,21600">
                  <v:path/>
                  <v:fill on="f" focussize="0,0"/>
                  <v:stroke on="f" joinstyle="miter"/>
                  <v:imagedata r:id="rId345" o:title=""/>
                  <o:lock v:ext="edit" aspectratio="t"/>
                  <w10:wrap type="none"/>
                  <w10:anchorlock/>
                </v:shape>
                <o:OLEObject Type="Embed" ProgID="Equation.3" ShapeID="_x0000_i1166" DrawAspect="Content" ObjectID="_1468075878" r:id="rId344">
                  <o:LockedField>false</o:LockedField>
                </o:OLEObject>
              </w:object>
            </w:r>
            <w:r>
              <w:rPr>
                <w:rFonts w:cs="Times New Roman"/>
                <w:rPrChange w:id="4881" w:author="China" w:date="2017-06-06T20:51:00Z">
                  <w:rPr/>
                </w:rPrChange>
              </w:rPr>
              <w:t>=0</w:t>
            </w:r>
            <w:r>
              <w:rPr>
                <w:rFonts w:hint="eastAsia" w:cs="Times New Roman"/>
                <w:rPrChange w:id="4882" w:author="China" w:date="2017-06-06T20:51:00Z">
                  <w:rPr>
                    <w:rFonts w:hint="eastAsia"/>
                  </w:rPr>
                </w:rPrChange>
              </w:rPr>
              <w:t>的对称性</w:t>
            </w:r>
          </w:p>
        </w:tc>
        <w:tc>
          <w:tcPr>
            <w:tcW w:w="1704" w:type="dxa"/>
            <w:vAlign w:val="center"/>
          </w:tcPr>
          <w:p>
            <w:pPr>
              <w:ind w:firstLine="480"/>
              <w:rPr>
                <w:rFonts w:cs="Times New Roman"/>
              </w:rPr>
            </w:pPr>
            <w:r>
              <w:rPr>
                <w:rFonts w:hint="eastAsia" w:cs="Times New Roman"/>
                <w:rPrChange w:id="4883" w:author="China" w:date="2017-06-06T20:51:00Z">
                  <w:rPr>
                    <w:rFonts w:hint="eastAsia"/>
                  </w:rPr>
                </w:rPrChange>
              </w:rPr>
              <w:t>偶</w:t>
            </w:r>
            <w:r>
              <w:rPr>
                <w:rFonts w:hint="eastAsia" w:cs="Times New Roman"/>
                <w:rPrChange w:id="4884" w:author="China" w:date="2017-06-06T20:51:00Z">
                  <w:rPr>
                    <w:rFonts w:hint="eastAsia"/>
                  </w:rPr>
                </w:rPrChange>
              </w:rPr>
              <w:t>对称</w:t>
            </w:r>
          </w:p>
        </w:tc>
        <w:tc>
          <w:tcPr>
            <w:tcW w:w="1704" w:type="dxa"/>
            <w:vAlign w:val="center"/>
          </w:tcPr>
          <w:p>
            <w:pPr>
              <w:ind w:firstLine="480"/>
              <w:rPr>
                <w:rFonts w:cs="Times New Roman"/>
              </w:rPr>
            </w:pPr>
            <w:r>
              <w:rPr>
                <w:rFonts w:hint="eastAsia" w:cs="Times New Roman"/>
                <w:rPrChange w:id="4885" w:author="China" w:date="2017-06-06T20:51:00Z">
                  <w:rPr>
                    <w:rFonts w:hint="eastAsia"/>
                  </w:rPr>
                </w:rPrChange>
              </w:rPr>
              <w:t>偶</w:t>
            </w:r>
            <w:r>
              <w:rPr>
                <w:rFonts w:hint="eastAsia" w:cs="Times New Roman"/>
                <w:rPrChange w:id="4886" w:author="China" w:date="2017-06-06T20:51:00Z">
                  <w:rPr>
                    <w:rFonts w:hint="eastAsia"/>
                  </w:rPr>
                </w:rPrChange>
              </w:rPr>
              <w:t>对称</w:t>
            </w:r>
          </w:p>
        </w:tc>
        <w:tc>
          <w:tcPr>
            <w:tcW w:w="1705" w:type="dxa"/>
            <w:vAlign w:val="center"/>
          </w:tcPr>
          <w:p>
            <w:pPr>
              <w:ind w:firstLine="480"/>
              <w:rPr>
                <w:rFonts w:cs="Times New Roman"/>
              </w:rPr>
            </w:pPr>
            <w:r>
              <w:rPr>
                <w:rFonts w:hint="eastAsia" w:cs="Times New Roman"/>
                <w:rPrChange w:id="4887" w:author="China" w:date="2017-06-06T20:51:00Z">
                  <w:rPr>
                    <w:rFonts w:hint="eastAsia"/>
                  </w:rPr>
                </w:rPrChange>
              </w:rPr>
              <w:t>奇对称</w:t>
            </w:r>
          </w:p>
        </w:tc>
        <w:tc>
          <w:tcPr>
            <w:tcW w:w="1705" w:type="dxa"/>
            <w:vAlign w:val="center"/>
          </w:tcPr>
          <w:p>
            <w:pPr>
              <w:ind w:firstLine="480"/>
              <w:rPr>
                <w:rFonts w:cs="Times New Roman"/>
              </w:rPr>
            </w:pPr>
            <w:r>
              <w:rPr>
                <w:rFonts w:hint="eastAsia" w:cs="Times New Roman"/>
                <w:rPrChange w:id="4888" w:author="China" w:date="2017-06-06T20:51:00Z">
                  <w:rPr>
                    <w:rFonts w:hint="eastAsia"/>
                  </w:rPr>
                </w:rPrChange>
              </w:rPr>
              <w:t>奇对称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ind w:firstLine="0" w:firstLineChars="0"/>
              <w:rPr>
                <w:rFonts w:cs="Times New Roman"/>
              </w:rPr>
            </w:pPr>
            <w:r>
              <w:rPr>
                <w:rFonts w:cs="Times New Roman" w:eastAsiaTheme="majorEastAsia"/>
                <w:bCs/>
                <w:position w:val="-10"/>
              </w:rPr>
              <w:object>
                <v:shape id="_x0000_i1167" o:spt="75" type="#_x0000_t75" style="height:16.3pt;width:28.8pt;" o:ole="t" filled="f" o:preferrelative="t" stroked="f" coordsize="21600,21600">
                  <v:path/>
                  <v:fill on="f" focussize="0,0"/>
                  <v:stroke on="f" joinstyle="miter"/>
                  <v:imagedata r:id="rId343" o:title=""/>
                  <o:lock v:ext="edit" aspectratio="t"/>
                  <w10:wrap type="none"/>
                  <w10:anchorlock/>
                </v:shape>
                <o:OLEObject Type="Embed" ProgID="Equation.3" ShapeID="_x0000_i1167" DrawAspect="Content" ObjectID="_1468075879" r:id="rId346">
                  <o:LockedField>false</o:LockedField>
                </o:OLEObject>
              </w:object>
            </w:r>
            <w:r>
              <w:rPr>
                <w:rFonts w:hint="eastAsia" w:cs="Times New Roman"/>
                <w:rPrChange w:id="4889" w:author="China" w:date="2017-06-06T20:51:00Z">
                  <w:rPr>
                    <w:rFonts w:hint="eastAsia"/>
                  </w:rPr>
                </w:rPrChange>
              </w:rPr>
              <w:t>关于</w:t>
            </w:r>
            <w:r>
              <w:rPr>
                <w:rFonts w:cs="Times New Roman" w:eastAsiaTheme="majorEastAsia"/>
                <w:bCs/>
                <w:position w:val="-4"/>
              </w:rPr>
              <w:object>
                <v:shape id="_x0000_i1168" o:spt="75" type="#_x0000_t75" style="height:13.15pt;width:13.15pt;" o:ole="t" filled="f" o:preferrelative="t" stroked="f" coordsize="21600,21600">
                  <v:path/>
                  <v:fill on="f" focussize="0,0"/>
                  <v:stroke on="f" joinstyle="miter"/>
                  <v:imagedata r:id="rId345" o:title=""/>
                  <o:lock v:ext="edit" aspectratio="t"/>
                  <w10:wrap type="none"/>
                  <w10:anchorlock/>
                </v:shape>
                <o:OLEObject Type="Embed" ProgID="Equation.3" ShapeID="_x0000_i1168" DrawAspect="Content" ObjectID="_1468075880" r:id="rId347">
                  <o:LockedField>false</o:LockedField>
                </o:OLEObject>
              </w:object>
            </w:r>
            <w:r>
              <w:rPr>
                <w:rFonts w:cs="Times New Roman"/>
                <w:rPrChange w:id="4890" w:author="China" w:date="2017-06-06T20:51:00Z">
                  <w:rPr/>
                </w:rPrChange>
              </w:rPr>
              <w:t>=</w:t>
            </w:r>
            <w:r>
              <w:rPr>
                <w:rFonts w:cs="Times New Roman" w:eastAsiaTheme="majorEastAsia"/>
                <w:bCs/>
                <w:position w:val="-6"/>
              </w:rPr>
              <w:object>
                <v:shape id="_x0000_i1169" o:spt="75" type="#_x0000_t75" style="height:11.25pt;width:11.25pt;" o:ole="t" filled="f" o:preferrelative="t" stroked="f" coordsize="21600,21600">
                  <v:path/>
                  <v:fill on="f" focussize="0,0"/>
                  <v:stroke on="f" joinstyle="miter"/>
                  <v:imagedata r:id="rId349" o:title=""/>
                  <o:lock v:ext="edit" aspectratio="t"/>
                  <w10:wrap type="none"/>
                  <w10:anchorlock/>
                </v:shape>
                <o:OLEObject Type="Embed" ProgID="Equation.3" ShapeID="_x0000_i1169" DrawAspect="Content" ObjectID="_1468075881" r:id="rId348">
                  <o:LockedField>false</o:LockedField>
                </o:OLEObject>
              </w:object>
            </w:r>
            <w:r>
              <w:rPr>
                <w:rFonts w:hint="eastAsia" w:cs="Times New Roman"/>
                <w:rPrChange w:id="4891" w:author="China" w:date="2017-06-06T20:51:00Z">
                  <w:rPr>
                    <w:rFonts w:hint="eastAsia"/>
                  </w:rPr>
                </w:rPrChange>
              </w:rPr>
              <w:t>的对称性</w:t>
            </w:r>
          </w:p>
        </w:tc>
        <w:tc>
          <w:tcPr>
            <w:tcW w:w="1704" w:type="dxa"/>
            <w:vAlign w:val="center"/>
          </w:tcPr>
          <w:p>
            <w:pPr>
              <w:ind w:firstLine="480"/>
              <w:rPr>
                <w:rFonts w:cs="Times New Roman"/>
              </w:rPr>
            </w:pPr>
            <w:r>
              <w:rPr>
                <w:rFonts w:hint="eastAsia" w:cs="Times New Roman"/>
                <w:rPrChange w:id="4892" w:author="China" w:date="2017-06-06T20:51:00Z">
                  <w:rPr>
                    <w:rFonts w:hint="eastAsia"/>
                  </w:rPr>
                </w:rPrChange>
              </w:rPr>
              <w:t>偶</w:t>
            </w:r>
            <w:r>
              <w:rPr>
                <w:rFonts w:hint="eastAsia" w:cs="Times New Roman"/>
                <w:rPrChange w:id="4893" w:author="China" w:date="2017-06-06T20:51:00Z">
                  <w:rPr>
                    <w:rFonts w:hint="eastAsia"/>
                  </w:rPr>
                </w:rPrChange>
              </w:rPr>
              <w:t>对称</w:t>
            </w:r>
          </w:p>
        </w:tc>
        <w:tc>
          <w:tcPr>
            <w:tcW w:w="1704" w:type="dxa"/>
            <w:vAlign w:val="center"/>
          </w:tcPr>
          <w:p>
            <w:pPr>
              <w:ind w:firstLine="480"/>
              <w:rPr>
                <w:rFonts w:cs="Times New Roman"/>
              </w:rPr>
            </w:pPr>
            <w:r>
              <w:rPr>
                <w:rFonts w:hint="eastAsia" w:cs="Times New Roman"/>
                <w:rPrChange w:id="4894" w:author="China" w:date="2017-06-06T20:51:00Z">
                  <w:rPr>
                    <w:rFonts w:hint="eastAsia"/>
                  </w:rPr>
                </w:rPrChange>
              </w:rPr>
              <w:t>奇对称</w:t>
            </w:r>
          </w:p>
        </w:tc>
        <w:tc>
          <w:tcPr>
            <w:tcW w:w="1705" w:type="dxa"/>
            <w:vAlign w:val="center"/>
          </w:tcPr>
          <w:p>
            <w:pPr>
              <w:ind w:firstLine="480"/>
              <w:rPr>
                <w:rFonts w:cs="Times New Roman"/>
              </w:rPr>
            </w:pPr>
            <w:r>
              <w:rPr>
                <w:rFonts w:hint="eastAsia" w:cs="Times New Roman"/>
                <w:rPrChange w:id="4895" w:author="China" w:date="2017-06-06T20:51:00Z">
                  <w:rPr>
                    <w:rFonts w:hint="eastAsia"/>
                  </w:rPr>
                </w:rPrChange>
              </w:rPr>
              <w:t>奇对称</w:t>
            </w:r>
          </w:p>
        </w:tc>
        <w:tc>
          <w:tcPr>
            <w:tcW w:w="1705" w:type="dxa"/>
            <w:vAlign w:val="center"/>
          </w:tcPr>
          <w:p>
            <w:pPr>
              <w:ind w:firstLine="480"/>
              <w:rPr>
                <w:rFonts w:cs="Times New Roman"/>
              </w:rPr>
            </w:pPr>
            <w:r>
              <w:rPr>
                <w:rFonts w:hint="eastAsia" w:cs="Times New Roman"/>
                <w:rPrChange w:id="4896" w:author="China" w:date="2017-06-06T20:51:00Z">
                  <w:rPr>
                    <w:rFonts w:hint="eastAsia"/>
                  </w:rPr>
                </w:rPrChange>
              </w:rPr>
              <w:t>偶</w:t>
            </w:r>
            <w:r>
              <w:rPr>
                <w:rFonts w:hint="eastAsia" w:cs="Times New Roman"/>
                <w:rPrChange w:id="4897" w:author="China" w:date="2017-06-06T20:51:00Z">
                  <w:rPr>
                    <w:rFonts w:hint="eastAsia"/>
                  </w:rPr>
                </w:rPrChange>
              </w:rPr>
              <w:t>对称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vAlign w:val="center"/>
          </w:tcPr>
          <w:p>
            <w:pPr>
              <w:ind w:firstLine="0" w:firstLineChars="0"/>
              <w:rPr>
                <w:rFonts w:cs="Times New Roman"/>
              </w:rPr>
            </w:pPr>
            <w:r>
              <w:rPr>
                <w:rFonts w:cs="Times New Roman" w:eastAsiaTheme="majorEastAsia"/>
                <w:bCs/>
                <w:position w:val="-10"/>
              </w:rPr>
              <w:object>
                <v:shape id="_x0000_i1170" o:spt="75" type="#_x0000_t75" style="height:16.3pt;width:28.8pt;" o:ole="t" filled="f" o:preferrelative="t" stroked="f" coordsize="21600,21600">
                  <v:path/>
                  <v:fill on="f" focussize="0,0"/>
                  <v:stroke on="f" joinstyle="miter"/>
                  <v:imagedata r:id="rId343" o:title=""/>
                  <o:lock v:ext="edit" aspectratio="t"/>
                  <w10:wrap type="none"/>
                  <w10:anchorlock/>
                </v:shape>
                <o:OLEObject Type="Embed" ProgID="Equation.3" ShapeID="_x0000_i1170" DrawAspect="Content" ObjectID="_1468075882" r:id="rId350">
                  <o:LockedField>false</o:LockedField>
                </o:OLEObject>
              </w:object>
            </w:r>
            <w:r>
              <w:rPr>
                <w:rFonts w:hint="eastAsia" w:cs="Times New Roman"/>
                <w:rPrChange w:id="4898" w:author="China" w:date="2017-06-06T20:51:00Z">
                  <w:rPr>
                    <w:rFonts w:hint="eastAsia"/>
                  </w:rPr>
                </w:rPrChange>
              </w:rPr>
              <w:t>的周期</w:t>
            </w:r>
          </w:p>
        </w:tc>
        <w:tc>
          <w:tcPr>
            <w:tcW w:w="1704" w:type="dxa"/>
            <w:vAlign w:val="center"/>
          </w:tcPr>
          <w:p>
            <w:pPr>
              <w:ind w:firstLine="480"/>
              <w:rPr>
                <w:rFonts w:cs="Times New Roman"/>
              </w:rPr>
            </w:pPr>
            <w:r>
              <w:rPr>
                <w:rFonts w:cs="Times New Roman"/>
                <w:rPrChange w:id="4899" w:author="China" w:date="2017-06-06T20:51:00Z">
                  <w:rPr/>
                </w:rPrChange>
              </w:rPr>
              <w:t>2</w:t>
            </w:r>
            <w:r>
              <w:rPr>
                <w:rFonts w:cs="Times New Roman" w:eastAsiaTheme="majorEastAsia"/>
                <w:bCs/>
                <w:position w:val="-6"/>
              </w:rPr>
              <w:object>
                <v:shape id="_x0000_i1171" o:spt="75" type="#_x0000_t75" style="height:11.25pt;width:11.25pt;" o:ole="t" filled="f" o:preferrelative="t" stroked="f" coordsize="21600,21600">
                  <v:path/>
                  <v:fill on="f" focussize="0,0"/>
                  <v:stroke on="f" joinstyle="miter"/>
                  <v:imagedata r:id="rId349" o:title=""/>
                  <o:lock v:ext="edit" aspectratio="t"/>
                  <w10:wrap type="none"/>
                  <w10:anchorlock/>
                </v:shape>
                <o:OLEObject Type="Embed" ProgID="Equation.3" ShapeID="_x0000_i1171" DrawAspect="Content" ObjectID="_1468075883" r:id="rId351">
                  <o:LockedField>false</o:LockedField>
                </o:OLEObject>
              </w:object>
            </w:r>
          </w:p>
        </w:tc>
        <w:tc>
          <w:tcPr>
            <w:tcW w:w="1704" w:type="dxa"/>
            <w:vAlign w:val="center"/>
          </w:tcPr>
          <w:p>
            <w:pPr>
              <w:ind w:firstLine="480"/>
              <w:rPr>
                <w:rFonts w:cs="Times New Roman"/>
              </w:rPr>
            </w:pPr>
            <w:r>
              <w:rPr>
                <w:rFonts w:cs="Times New Roman"/>
                <w:rPrChange w:id="4900" w:author="China" w:date="2017-06-06T20:51:00Z">
                  <w:rPr/>
                </w:rPrChange>
              </w:rPr>
              <w:t>4</w:t>
            </w:r>
            <w:r>
              <w:rPr>
                <w:rFonts w:cs="Times New Roman" w:eastAsiaTheme="majorEastAsia"/>
                <w:bCs/>
                <w:position w:val="-6"/>
              </w:rPr>
              <w:object>
                <v:shape id="_x0000_i1172" o:spt="75" type="#_x0000_t75" style="height:11.25pt;width:11.25pt;" o:ole="t" filled="f" o:preferrelative="t" stroked="f" coordsize="21600,21600">
                  <v:path/>
                  <v:fill on="f" focussize="0,0"/>
                  <v:stroke on="f" joinstyle="miter"/>
                  <v:imagedata r:id="rId349" o:title=""/>
                  <o:lock v:ext="edit" aspectratio="t"/>
                  <w10:wrap type="none"/>
                  <w10:anchorlock/>
                </v:shape>
                <o:OLEObject Type="Embed" ProgID="Equation.3" ShapeID="_x0000_i1172" DrawAspect="Content" ObjectID="_1468075884" r:id="rId352">
                  <o:LockedField>false</o:LockedField>
                </o:OLEObject>
              </w:object>
            </w:r>
          </w:p>
        </w:tc>
        <w:tc>
          <w:tcPr>
            <w:tcW w:w="1705" w:type="dxa"/>
            <w:vAlign w:val="center"/>
          </w:tcPr>
          <w:p>
            <w:pPr>
              <w:ind w:firstLine="480"/>
              <w:rPr>
                <w:rFonts w:cs="Times New Roman"/>
              </w:rPr>
            </w:pPr>
            <w:r>
              <w:rPr>
                <w:rFonts w:cs="Times New Roman"/>
                <w:rPrChange w:id="4901" w:author="China" w:date="2017-06-06T20:51:00Z">
                  <w:rPr/>
                </w:rPrChange>
              </w:rPr>
              <w:t>2</w:t>
            </w:r>
            <w:r>
              <w:rPr>
                <w:rFonts w:cs="Times New Roman" w:eastAsiaTheme="majorEastAsia"/>
                <w:bCs/>
                <w:position w:val="-6"/>
              </w:rPr>
              <w:object>
                <v:shape id="_x0000_i1173" o:spt="75" type="#_x0000_t75" style="height:11.25pt;width:11.25pt;" o:ole="t" filled="f" o:preferrelative="t" stroked="f" coordsize="21600,21600">
                  <v:path/>
                  <v:fill on="f" focussize="0,0"/>
                  <v:stroke on="f" joinstyle="miter"/>
                  <v:imagedata r:id="rId349" o:title=""/>
                  <o:lock v:ext="edit" aspectratio="t"/>
                  <w10:wrap type="none"/>
                  <w10:anchorlock/>
                </v:shape>
                <o:OLEObject Type="Embed" ProgID="Equation.3" ShapeID="_x0000_i1173" DrawAspect="Content" ObjectID="_1468075885" r:id="rId353">
                  <o:LockedField>false</o:LockedField>
                </o:OLEObject>
              </w:object>
            </w:r>
          </w:p>
        </w:tc>
        <w:tc>
          <w:tcPr>
            <w:tcW w:w="1705" w:type="dxa"/>
            <w:vAlign w:val="center"/>
          </w:tcPr>
          <w:p>
            <w:pPr>
              <w:ind w:firstLine="480"/>
              <w:rPr>
                <w:rFonts w:cs="Times New Roman"/>
              </w:rPr>
            </w:pPr>
            <w:r>
              <w:rPr>
                <w:rFonts w:cs="Times New Roman"/>
                <w:rPrChange w:id="4902" w:author="China" w:date="2017-06-06T20:51:00Z">
                  <w:rPr/>
                </w:rPrChange>
              </w:rPr>
              <w:t>4</w:t>
            </w:r>
            <w:r>
              <w:rPr>
                <w:rFonts w:cs="Times New Roman" w:eastAsiaTheme="majorEastAsia"/>
                <w:bCs/>
                <w:position w:val="-6"/>
              </w:rPr>
              <w:object>
                <v:shape id="_x0000_i1174" o:spt="75" type="#_x0000_t75" style="height:11.25pt;width:11.25pt;" o:ole="t" filled="f" o:preferrelative="t" stroked="f" coordsize="21600,21600">
                  <v:path/>
                  <v:fill on="f" focussize="0,0"/>
                  <v:stroke on="f" joinstyle="miter"/>
                  <v:imagedata r:id="rId349" o:title=""/>
                  <o:lock v:ext="edit" aspectratio="t"/>
                  <w10:wrap type="none"/>
                  <w10:anchorlock/>
                </v:shape>
                <o:OLEObject Type="Embed" ProgID="Equation.3" ShapeID="_x0000_i1174" DrawAspect="Content" ObjectID="_1468075886" r:id="rId354">
                  <o:LockedField>false</o:LockedField>
                </o:OLEObject>
              </w:object>
            </w:r>
          </w:p>
        </w:tc>
      </w:tr>
    </w:tbl>
    <w:p>
      <w:pPr>
        <w:ind w:firstLine="480"/>
        <w:rPr>
          <w:rFonts w:cs="Times New Roman"/>
          <w:rPrChange w:id="4903" w:author="China" w:date="2017-06-06T20:51:00Z">
            <w:rPr/>
          </w:rPrChange>
        </w:rPr>
      </w:pPr>
    </w:p>
    <w:p>
      <w:pPr>
        <w:ind w:firstLine="480"/>
        <w:rPr>
          <w:rFonts w:cs="Times New Roman" w:asciiTheme="minorEastAsia" w:hAnsiTheme="minorEastAsia"/>
          <w:rPrChange w:id="4904" w:author="China" w:date="2017-06-06T20:51:00Z">
            <w:rPr>
              <w:rFonts w:asciiTheme="minorEastAsia" w:hAnsiTheme="minorEastAsia" w:cstheme="minorEastAsia"/>
            </w:rPr>
          </w:rPrChange>
        </w:rPr>
        <w:sectPr>
          <w:headerReference r:id="rId19" w:type="default"/>
          <w:footerReference r:id="rId21" w:type="default"/>
          <w:headerReference r:id="rId20" w:type="even"/>
          <w:footerReference r:id="rId22" w:type="even"/>
          <w:pgSz w:w="11906" w:h="16838"/>
          <w:pgMar w:top="1417" w:right="1417" w:bottom="1417" w:left="1701" w:header="851" w:footer="992" w:gutter="0"/>
          <w:cols w:space="0" w:num="1"/>
          <w:docGrid w:type="lines" w:linePitch="312" w:charSpace="0"/>
        </w:sectPr>
      </w:pPr>
    </w:p>
    <w:p>
      <w:pPr>
        <w:ind w:firstLine="0" w:firstLineChars="0"/>
        <w:rPr>
          <w:rFonts w:ascii="Times New Roman" w:hAnsi="Times New Roman" w:cs="Times New Roman" w:eastAsiaTheme="minorEastAsia"/>
          <w:b/>
          <w:bCs/>
          <w:sz w:val="32"/>
          <w:szCs w:val="32"/>
          <w:rPrChange w:id="4905" w:author="China" w:date="2017-06-06T20:51:00Z">
            <w:rPr>
              <w:rFonts w:asciiTheme="minorEastAsia" w:hAnsiTheme="minorEastAsia" w:eastAsiaTheme="minorEastAsia" w:cstheme="minorEastAsia"/>
              <w:b/>
              <w:bCs/>
              <w:sz w:val="32"/>
              <w:szCs w:val="32"/>
            </w:rPr>
          </w:rPrChange>
        </w:rPr>
      </w:pPr>
      <w:r>
        <w:rPr>
          <w:rFonts w:hint="eastAsia" w:ascii="Times New Roman" w:hAnsi="Times New Roman" w:cs="Times New Roman" w:eastAsiaTheme="minorEastAsia"/>
          <w:b/>
          <w:bCs/>
          <w:sz w:val="32"/>
          <w:szCs w:val="32"/>
          <w:rPrChange w:id="4906" w:author="China" w:date="2017-06-06T20:51:00Z">
            <w:rPr>
              <w:rFonts w:hint="eastAsia" w:asciiTheme="minorEastAsia" w:hAnsiTheme="minorEastAsia" w:eastAsiaTheme="minorEastAsia" w:cstheme="minorEastAsia"/>
              <w:b/>
              <w:bCs/>
              <w:sz w:val="32"/>
              <w:szCs w:val="32"/>
            </w:rPr>
          </w:rPrChange>
        </w:rPr>
        <w:t>附录</w:t>
      </w:r>
      <w:r>
        <w:rPr>
          <w:rFonts w:ascii="Times New Roman" w:hAnsi="Times New Roman" w:cs="Times New Roman" w:eastAsiaTheme="minorEastAsia"/>
          <w:b/>
          <w:bCs/>
          <w:sz w:val="32"/>
          <w:szCs w:val="32"/>
          <w:rPrChange w:id="4907" w:author="China" w:date="2017-06-06T20:51:00Z">
            <w:rPr>
              <w:rFonts w:asciiTheme="minorEastAsia" w:hAnsiTheme="minorEastAsia" w:eastAsiaTheme="minorEastAsia" w:cstheme="minorEastAsia"/>
              <w:b/>
              <w:bCs/>
              <w:sz w:val="32"/>
              <w:szCs w:val="32"/>
            </w:rPr>
          </w:rPrChange>
        </w:rPr>
        <w:t>2</w:t>
      </w:r>
      <w:r>
        <w:rPr>
          <w:rFonts w:hint="eastAsia" w:ascii="Times New Roman" w:hAnsi="Times New Roman" w:cs="Times New Roman" w:eastAsiaTheme="minorEastAsia"/>
          <w:b/>
          <w:bCs/>
          <w:sz w:val="32"/>
          <w:szCs w:val="32"/>
          <w:rPrChange w:id="4908" w:author="China" w:date="2017-06-06T20:51:00Z">
            <w:rPr>
              <w:rFonts w:hint="eastAsia" w:asciiTheme="minorEastAsia" w:hAnsiTheme="minorEastAsia" w:eastAsiaTheme="minorEastAsia" w:cstheme="minorEastAsia"/>
              <w:b/>
              <w:bCs/>
              <w:sz w:val="32"/>
              <w:szCs w:val="32"/>
            </w:rPr>
          </w:rPrChange>
        </w:rPr>
        <w:t>：</w:t>
      </w:r>
    </w:p>
    <w:p>
      <w:pPr>
        <w:ind w:firstLine="0" w:firstLineChars="0"/>
        <w:rPr>
          <w:rFonts w:ascii="Times New Roman" w:hAnsi="Times New Roman" w:cs="Times New Roman" w:eastAsiaTheme="minorEastAsia"/>
          <w:rPrChange w:id="4909" w:author="China" w:date="2017-06-06T20:51:00Z">
            <w:rPr>
              <w:rFonts w:asciiTheme="minorEastAsia" w:hAnsiTheme="minorEastAsia" w:eastAsiaTheme="minorEastAsia" w:cstheme="minorEastAsia"/>
            </w:rPr>
          </w:rPrChange>
        </w:rPr>
      </w:pPr>
      <w:r>
        <w:rPr>
          <w:rFonts w:hint="eastAsia" w:ascii="Times New Roman" w:hAnsi="Times New Roman" w:cs="Times New Roman" w:eastAsiaTheme="minorEastAsia"/>
          <w:rPrChange w:id="4910" w:author="China" w:date="2017-06-06T20:51:00Z">
            <w:rPr>
              <w:rFonts w:hint="eastAsia" w:asciiTheme="minorEastAsia" w:hAnsiTheme="minorEastAsia" w:eastAsiaTheme="minorEastAsia" w:cstheme="minorEastAsia"/>
            </w:rPr>
          </w:rPrChange>
        </w:rPr>
        <w:t>窗体设计程序</w:t>
      </w:r>
    </w:p>
    <w:p>
      <w:pPr>
        <w:ind w:firstLine="480"/>
        <w:jc w:val="left"/>
        <w:rPr>
          <w:rFonts w:ascii="Times New Roman" w:hAnsi="Times New Roman" w:eastAsia="新宋体" w:cs="Times New Roman"/>
          <w:rPrChange w:id="4911" w:author="China" w:date="2017-06-06T20:51:00Z">
            <w:rPr>
              <w:rFonts w:ascii="新宋体" w:hAnsi="新宋体" w:eastAsia="新宋体"/>
            </w:rPr>
          </w:rPrChange>
        </w:rPr>
      </w:pPr>
      <w:r>
        <w:rPr>
          <w:rFonts w:ascii="Times New Roman" w:hAnsi="Times New Roman" w:eastAsia="新宋体" w:cs="Times New Roman"/>
          <w:color w:val="0000FF"/>
          <w:rPrChange w:id="4912" w:author="China" w:date="2017-06-06T20:51:00Z">
            <w:rPr>
              <w:rFonts w:ascii="新宋体" w:hAnsi="新宋体" w:eastAsia="新宋体"/>
              <w:color w:val="0000FF"/>
            </w:rPr>
          </w:rPrChange>
        </w:rPr>
        <w:t>usng</w:t>
      </w:r>
      <w:r>
        <w:rPr>
          <w:rFonts w:ascii="Times New Roman" w:hAnsi="Times New Roman" w:eastAsia="新宋体" w:cs="Times New Roman"/>
          <w:rPrChange w:id="4913" w:author="China" w:date="2017-06-06T20:51:00Z">
            <w:rPr>
              <w:rFonts w:ascii="新宋体" w:hAnsi="新宋体" w:eastAsia="新宋体"/>
            </w:rPr>
          </w:rPrChange>
        </w:rPr>
        <w:t xml:space="preserve"> Sstem;</w:t>
      </w:r>
    </w:p>
    <w:p>
      <w:pPr>
        <w:ind w:firstLine="480"/>
        <w:jc w:val="left"/>
        <w:rPr>
          <w:rFonts w:ascii="Times New Roman" w:hAnsi="Times New Roman" w:eastAsia="新宋体" w:cs="Times New Roman"/>
          <w:rPrChange w:id="4914" w:author="China" w:date="2017-06-06T20:51:00Z">
            <w:rPr>
              <w:rFonts w:ascii="新宋体" w:hAnsi="新宋体" w:eastAsia="新宋体"/>
            </w:rPr>
          </w:rPrChange>
        </w:rPr>
      </w:pPr>
      <w:r>
        <w:rPr>
          <w:rFonts w:ascii="Times New Roman" w:hAnsi="Times New Roman" w:eastAsia="新宋体" w:cs="Times New Roman"/>
          <w:color w:val="0000FF"/>
          <w:rPrChange w:id="4915" w:author="China" w:date="2017-06-06T20:51:00Z">
            <w:rPr>
              <w:rFonts w:ascii="新宋体" w:hAnsi="新宋体" w:eastAsia="新宋体"/>
              <w:color w:val="0000FF"/>
            </w:rPr>
          </w:rPrChange>
        </w:rPr>
        <w:t>usng</w:t>
      </w:r>
      <w:r>
        <w:rPr>
          <w:rFonts w:ascii="Times New Roman" w:hAnsi="Times New Roman" w:eastAsia="新宋体" w:cs="Times New Roman"/>
          <w:rPrChange w:id="4916" w:author="China" w:date="2017-06-06T20:51:00Z">
            <w:rPr>
              <w:rFonts w:ascii="新宋体" w:hAnsi="新宋体" w:eastAsia="新宋体"/>
            </w:rPr>
          </w:rPrChange>
        </w:rPr>
        <w:t xml:space="preserve"> Sstem.Collectons.Generc;</w:t>
      </w:r>
    </w:p>
    <w:p>
      <w:pPr>
        <w:ind w:firstLine="480"/>
        <w:jc w:val="left"/>
        <w:rPr>
          <w:rFonts w:ascii="Times New Roman" w:hAnsi="Times New Roman" w:eastAsia="新宋体" w:cs="Times New Roman"/>
          <w:rPrChange w:id="4917" w:author="China" w:date="2017-06-06T20:51:00Z">
            <w:rPr>
              <w:rFonts w:ascii="新宋体" w:hAnsi="新宋体" w:eastAsia="新宋体"/>
            </w:rPr>
          </w:rPrChange>
        </w:rPr>
      </w:pPr>
      <w:r>
        <w:rPr>
          <w:rFonts w:ascii="Times New Roman" w:hAnsi="Times New Roman" w:eastAsia="新宋体" w:cs="Times New Roman"/>
          <w:color w:val="0000FF"/>
          <w:rPrChange w:id="4918" w:author="China" w:date="2017-06-06T20:51:00Z">
            <w:rPr>
              <w:rFonts w:ascii="新宋体" w:hAnsi="新宋体" w:eastAsia="新宋体"/>
              <w:color w:val="0000FF"/>
            </w:rPr>
          </w:rPrChange>
        </w:rPr>
        <w:t>usng</w:t>
      </w:r>
      <w:r>
        <w:rPr>
          <w:rFonts w:ascii="Times New Roman" w:hAnsi="Times New Roman" w:eastAsia="新宋体" w:cs="Times New Roman"/>
          <w:rPrChange w:id="4919" w:author="China" w:date="2017-06-06T20:51:00Z">
            <w:rPr>
              <w:rFonts w:ascii="新宋体" w:hAnsi="新宋体" w:eastAsia="新宋体"/>
            </w:rPr>
          </w:rPrChange>
        </w:rPr>
        <w:t xml:space="preserve"> Sstem.Lnq;</w:t>
      </w:r>
    </w:p>
    <w:p>
      <w:pPr>
        <w:ind w:firstLine="480"/>
        <w:jc w:val="left"/>
        <w:rPr>
          <w:rFonts w:ascii="Times New Roman" w:hAnsi="Times New Roman" w:eastAsia="新宋体" w:cs="Times New Roman"/>
          <w:rPrChange w:id="4920" w:author="China" w:date="2017-06-06T20:51:00Z">
            <w:rPr>
              <w:rFonts w:ascii="新宋体" w:hAnsi="新宋体" w:eastAsia="新宋体"/>
            </w:rPr>
          </w:rPrChange>
        </w:rPr>
      </w:pPr>
      <w:r>
        <w:rPr>
          <w:rFonts w:ascii="Times New Roman" w:hAnsi="Times New Roman" w:eastAsia="新宋体" w:cs="Times New Roman"/>
          <w:color w:val="0000FF"/>
          <w:rPrChange w:id="4921" w:author="China" w:date="2017-06-06T20:51:00Z">
            <w:rPr>
              <w:rFonts w:ascii="新宋体" w:hAnsi="新宋体" w:eastAsia="新宋体"/>
              <w:color w:val="0000FF"/>
            </w:rPr>
          </w:rPrChange>
        </w:rPr>
        <w:t>usng</w:t>
      </w:r>
      <w:r>
        <w:rPr>
          <w:rFonts w:ascii="Times New Roman" w:hAnsi="Times New Roman" w:eastAsia="新宋体" w:cs="Times New Roman"/>
          <w:rPrChange w:id="4922" w:author="China" w:date="2017-06-06T20:51:00Z">
            <w:rPr>
              <w:rFonts w:ascii="新宋体" w:hAnsi="新宋体" w:eastAsia="新宋体"/>
            </w:rPr>
          </w:rPrChange>
        </w:rPr>
        <w:t xml:space="preserve"> Sstem.Text;</w:t>
      </w:r>
    </w:p>
    <w:p>
      <w:pPr>
        <w:ind w:firstLine="480"/>
        <w:jc w:val="left"/>
        <w:rPr>
          <w:rFonts w:ascii="Times New Roman" w:hAnsi="Times New Roman" w:eastAsia="新宋体" w:cs="Times New Roman"/>
          <w:rPrChange w:id="4923" w:author="China" w:date="2017-06-06T20:51:00Z">
            <w:rPr>
              <w:rFonts w:ascii="新宋体" w:hAnsi="新宋体" w:eastAsia="新宋体"/>
            </w:rPr>
          </w:rPrChange>
        </w:rPr>
      </w:pPr>
      <w:r>
        <w:rPr>
          <w:rFonts w:ascii="Times New Roman" w:hAnsi="Times New Roman" w:eastAsia="新宋体" w:cs="Times New Roman"/>
          <w:color w:val="0000FF"/>
          <w:rPrChange w:id="4924" w:author="China" w:date="2017-06-06T20:51:00Z">
            <w:rPr>
              <w:rFonts w:ascii="新宋体" w:hAnsi="新宋体" w:eastAsia="新宋体"/>
              <w:color w:val="0000FF"/>
            </w:rPr>
          </w:rPrChange>
        </w:rPr>
        <w:t>usng</w:t>
      </w:r>
      <w:r>
        <w:rPr>
          <w:rFonts w:ascii="Times New Roman" w:hAnsi="Times New Roman" w:eastAsia="新宋体" w:cs="Times New Roman"/>
          <w:rPrChange w:id="4925" w:author="China" w:date="2017-06-06T20:51:00Z">
            <w:rPr>
              <w:rFonts w:ascii="新宋体" w:hAnsi="新宋体" w:eastAsia="新宋体"/>
            </w:rPr>
          </w:rPrChange>
        </w:rPr>
        <w:t xml:space="preserve"> Sstem.Drwng;</w:t>
      </w:r>
    </w:p>
    <w:p>
      <w:pPr>
        <w:ind w:firstLine="480"/>
        <w:jc w:val="left"/>
        <w:rPr>
          <w:rFonts w:ascii="Times New Roman" w:hAnsi="Times New Roman" w:eastAsia="新宋体" w:cs="Times New Roman"/>
          <w:rPrChange w:id="4926" w:author="China" w:date="2017-06-06T20:51:00Z">
            <w:rPr>
              <w:rFonts w:ascii="新宋体" w:hAnsi="新宋体" w:eastAsia="新宋体"/>
            </w:rPr>
          </w:rPrChange>
        </w:rPr>
      </w:pPr>
      <w:r>
        <w:rPr>
          <w:rFonts w:ascii="Times New Roman" w:hAnsi="Times New Roman" w:eastAsia="新宋体" w:cs="Times New Roman"/>
          <w:color w:val="0000FF"/>
          <w:rPrChange w:id="4927" w:author="China" w:date="2017-06-06T20:51:00Z">
            <w:rPr>
              <w:rFonts w:ascii="新宋体" w:hAnsi="新宋体" w:eastAsia="新宋体"/>
              <w:color w:val="0000FF"/>
            </w:rPr>
          </w:rPrChange>
        </w:rPr>
        <w:t>usng</w:t>
      </w:r>
      <w:r>
        <w:rPr>
          <w:rFonts w:ascii="Times New Roman" w:hAnsi="Times New Roman" w:eastAsia="新宋体" w:cs="Times New Roman"/>
          <w:rPrChange w:id="4928" w:author="China" w:date="2017-06-06T20:51:00Z">
            <w:rPr>
              <w:rFonts w:ascii="新宋体" w:hAnsi="新宋体" w:eastAsia="新宋体"/>
            </w:rPr>
          </w:rPrChange>
        </w:rPr>
        <w:t xml:space="preserve"> Sstem.Drwng.Drwng2D;</w:t>
      </w:r>
    </w:p>
    <w:p>
      <w:pPr>
        <w:ind w:firstLine="480"/>
        <w:jc w:val="left"/>
        <w:rPr>
          <w:rFonts w:ascii="Times New Roman" w:hAnsi="Times New Roman" w:eastAsia="新宋体" w:cs="Times New Roman"/>
          <w:rPrChange w:id="4929" w:author="China" w:date="2017-06-06T20:51:00Z">
            <w:rPr>
              <w:rFonts w:ascii="新宋体" w:hAnsi="新宋体" w:eastAsia="新宋体"/>
            </w:rPr>
          </w:rPrChange>
        </w:rPr>
      </w:pPr>
      <w:r>
        <w:rPr>
          <w:rFonts w:ascii="Times New Roman" w:hAnsi="Times New Roman" w:eastAsia="新宋体" w:cs="Times New Roman"/>
          <w:color w:val="0000FF"/>
          <w:rPrChange w:id="4930" w:author="China" w:date="2017-06-06T20:51:00Z">
            <w:rPr>
              <w:rFonts w:ascii="新宋体" w:hAnsi="新宋体" w:eastAsia="新宋体"/>
              <w:color w:val="0000FF"/>
            </w:rPr>
          </w:rPrChange>
        </w:rPr>
        <w:t>usng</w:t>
      </w:r>
      <w:r>
        <w:rPr>
          <w:rFonts w:ascii="Times New Roman" w:hAnsi="Times New Roman" w:eastAsia="新宋体" w:cs="Times New Roman"/>
          <w:rPrChange w:id="4931" w:author="China" w:date="2017-06-06T20:51:00Z">
            <w:rPr>
              <w:rFonts w:ascii="新宋体" w:hAnsi="新宋体" w:eastAsia="新宋体"/>
            </w:rPr>
          </w:rPrChange>
        </w:rPr>
        <w:t xml:space="preserve"> Sstem.Dt;</w:t>
      </w:r>
    </w:p>
    <w:p>
      <w:pPr>
        <w:ind w:firstLine="480"/>
        <w:jc w:val="left"/>
        <w:rPr>
          <w:rFonts w:ascii="Times New Roman" w:hAnsi="Times New Roman" w:eastAsia="新宋体" w:cs="Times New Roman"/>
          <w:rPrChange w:id="4932" w:author="China" w:date="2017-06-06T20:51:00Z">
            <w:rPr>
              <w:rFonts w:ascii="新宋体" w:hAnsi="新宋体" w:eastAsia="新宋体"/>
            </w:rPr>
          </w:rPrChange>
        </w:rPr>
      </w:pPr>
    </w:p>
    <w:p>
      <w:pPr>
        <w:ind w:firstLine="480"/>
        <w:jc w:val="left"/>
        <w:rPr>
          <w:rFonts w:ascii="Times New Roman" w:hAnsi="Times New Roman" w:eastAsia="新宋体" w:cs="Times New Roman"/>
          <w:rPrChange w:id="4933" w:author="China" w:date="2017-06-06T20:51:00Z">
            <w:rPr>
              <w:rFonts w:ascii="新宋体" w:hAnsi="新宋体" w:eastAsia="新宋体"/>
            </w:rPr>
          </w:rPrChange>
        </w:rPr>
      </w:pPr>
      <w:r>
        <w:rPr>
          <w:rFonts w:ascii="Times New Roman" w:hAnsi="Times New Roman" w:eastAsia="新宋体" w:cs="Times New Roman"/>
          <w:color w:val="0000FF"/>
          <w:rPrChange w:id="4934" w:author="China" w:date="2017-06-06T20:51:00Z">
            <w:rPr>
              <w:rFonts w:ascii="新宋体" w:hAnsi="新宋体" w:eastAsia="新宋体"/>
              <w:color w:val="0000FF"/>
            </w:rPr>
          </w:rPrChange>
        </w:rPr>
        <w:t>nmespce</w:t>
      </w:r>
      <w:r>
        <w:rPr>
          <w:rFonts w:ascii="Times New Roman" w:hAnsi="Times New Roman" w:eastAsia="新宋体" w:cs="Times New Roman"/>
          <w:rPrChange w:id="4935" w:author="China" w:date="2017-06-06T20:51:00Z">
            <w:rPr>
              <w:rFonts w:ascii="新宋体" w:hAnsi="新宋体" w:eastAsia="新宋体"/>
            </w:rPr>
          </w:rPrChange>
        </w:rPr>
        <w:t xml:space="preserve"> UControl</w:t>
      </w:r>
    </w:p>
    <w:p>
      <w:pPr>
        <w:ind w:firstLine="480"/>
        <w:jc w:val="left"/>
        <w:rPr>
          <w:rFonts w:ascii="Times New Roman" w:hAnsi="Times New Roman" w:eastAsia="新宋体" w:cs="Times New Roman"/>
          <w:rPrChange w:id="4936" w:author="China" w:date="2017-06-06T20:51:00Z">
            <w:rPr>
              <w:rFonts w:ascii="新宋体" w:hAnsi="新宋体" w:eastAsia="新宋体"/>
            </w:rPr>
          </w:rPrChange>
        </w:rPr>
      </w:pPr>
      <w:r>
        <w:rPr>
          <w:rFonts w:ascii="Times New Roman" w:hAnsi="Times New Roman" w:eastAsia="新宋体" w:cs="Times New Roman"/>
          <w:rPrChange w:id="4937"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4938" w:author="China" w:date="2017-06-06T20:51:00Z">
            <w:rPr>
              <w:rFonts w:ascii="新宋体" w:hAnsi="新宋体" w:eastAsia="新宋体"/>
            </w:rPr>
          </w:rPrChange>
        </w:rPr>
      </w:pPr>
      <w:r>
        <w:rPr>
          <w:rFonts w:ascii="Times New Roman" w:hAnsi="Times New Roman" w:eastAsia="新宋体" w:cs="Times New Roman"/>
          <w:rPrChange w:id="4939" w:author="China" w:date="2017-06-06T20:51:00Z">
            <w:rPr>
              <w:rFonts w:ascii="新宋体" w:hAnsi="新宋体" w:eastAsia="新宋体"/>
            </w:rPr>
          </w:rPrChange>
        </w:rPr>
        <w:t xml:space="preserve">   </w:t>
      </w:r>
      <w:r>
        <w:rPr>
          <w:rFonts w:ascii="Times New Roman" w:hAnsi="Times New Roman" w:eastAsia="新宋体" w:cs="Times New Roman"/>
          <w:color w:val="0000FF"/>
          <w:rPrChange w:id="4940" w:author="China" w:date="2017-06-06T20:51:00Z">
            <w:rPr>
              <w:rFonts w:ascii="新宋体" w:hAnsi="新宋体" w:eastAsia="新宋体"/>
              <w:color w:val="0000FF"/>
            </w:rPr>
          </w:rPrChange>
        </w:rPr>
        <w:t>publc</w:t>
      </w:r>
      <w:r>
        <w:rPr>
          <w:rFonts w:ascii="Times New Roman" w:hAnsi="Times New Roman" w:eastAsia="新宋体" w:cs="Times New Roman"/>
          <w:rPrChange w:id="4941" w:author="China" w:date="2017-06-06T20:51:00Z">
            <w:rPr>
              <w:rFonts w:ascii="新宋体" w:hAnsi="新宋体" w:eastAsia="新宋体"/>
            </w:rPr>
          </w:rPrChange>
        </w:rPr>
        <w:t xml:space="preserve"> </w:t>
      </w:r>
      <w:r>
        <w:rPr>
          <w:rFonts w:ascii="Times New Roman" w:hAnsi="Times New Roman" w:eastAsia="新宋体" w:cs="Times New Roman"/>
          <w:color w:val="0000FF"/>
          <w:rPrChange w:id="4942" w:author="China" w:date="2017-06-06T20:51:00Z">
            <w:rPr>
              <w:rFonts w:ascii="新宋体" w:hAnsi="新宋体" w:eastAsia="新宋体"/>
              <w:color w:val="0000FF"/>
            </w:rPr>
          </w:rPrChange>
        </w:rPr>
        <w:t>clss</w:t>
      </w:r>
      <w:r>
        <w:rPr>
          <w:rFonts w:ascii="Times New Roman" w:hAnsi="Times New Roman" w:eastAsia="新宋体" w:cs="Times New Roman"/>
          <w:rPrChange w:id="4943" w:author="China" w:date="2017-06-06T20:51:00Z">
            <w:rPr>
              <w:rFonts w:ascii="新宋体" w:hAnsi="新宋体" w:eastAsia="新宋体"/>
            </w:rPr>
          </w:rPrChange>
        </w:rPr>
        <w:t xml:space="preserve"> </w:t>
      </w:r>
      <w:r>
        <w:rPr>
          <w:rFonts w:ascii="Times New Roman" w:hAnsi="Times New Roman" w:eastAsia="新宋体" w:cs="Times New Roman"/>
          <w:color w:val="2B91AF"/>
          <w:rPrChange w:id="4944" w:author="China" w:date="2017-06-06T20:51:00Z">
            <w:rPr>
              <w:rFonts w:ascii="新宋体" w:hAnsi="新宋体" w:eastAsia="新宋体"/>
              <w:color w:val="2B91AF"/>
            </w:rPr>
          </w:rPrChange>
        </w:rPr>
        <w:t>chart</w:t>
      </w:r>
    </w:p>
    <w:p>
      <w:pPr>
        <w:ind w:firstLine="480"/>
        <w:jc w:val="left"/>
        <w:rPr>
          <w:rFonts w:ascii="Times New Roman" w:hAnsi="Times New Roman" w:eastAsia="新宋体" w:cs="Times New Roman"/>
          <w:rPrChange w:id="4945" w:author="China" w:date="2017-06-06T20:51:00Z">
            <w:rPr>
              <w:rFonts w:ascii="新宋体" w:hAnsi="新宋体" w:eastAsia="新宋体"/>
            </w:rPr>
          </w:rPrChange>
        </w:rPr>
      </w:pPr>
      <w:r>
        <w:rPr>
          <w:rFonts w:ascii="Times New Roman" w:hAnsi="Times New Roman" w:eastAsia="新宋体" w:cs="Times New Roman"/>
          <w:rPrChange w:id="494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4947" w:author="China" w:date="2017-06-06T20:51:00Z">
            <w:rPr>
              <w:rFonts w:ascii="新宋体" w:hAnsi="新宋体" w:eastAsia="新宋体"/>
            </w:rPr>
          </w:rPrChange>
        </w:rPr>
      </w:pPr>
      <w:r>
        <w:rPr>
          <w:rFonts w:ascii="Times New Roman" w:hAnsi="Times New Roman" w:eastAsia="新宋体" w:cs="Times New Roman"/>
          <w:rPrChange w:id="4948" w:author="China" w:date="2017-06-06T20:51:00Z">
            <w:rPr>
              <w:rFonts w:ascii="新宋体" w:hAnsi="新宋体" w:eastAsia="新宋体"/>
            </w:rPr>
          </w:rPrChange>
        </w:rPr>
        <w:t xml:space="preserve">        </w:t>
      </w:r>
      <w:r>
        <w:rPr>
          <w:rFonts w:ascii="Times New Roman" w:hAnsi="Times New Roman" w:eastAsia="新宋体" w:cs="Times New Roman"/>
          <w:color w:val="808080"/>
          <w:rPrChange w:id="4949" w:author="China" w:date="2017-06-06T20:51:00Z">
            <w:rPr>
              <w:rFonts w:ascii="新宋体" w:hAnsi="新宋体" w:eastAsia="新宋体"/>
              <w:color w:val="808080"/>
            </w:rPr>
          </w:rPrChange>
        </w:rPr>
        <w:t>///</w:t>
      </w:r>
      <w:r>
        <w:rPr>
          <w:rFonts w:ascii="Times New Roman" w:hAnsi="Times New Roman" w:eastAsia="新宋体" w:cs="Times New Roman"/>
          <w:color w:val="008000"/>
          <w:rPrChange w:id="495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495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4952" w:author="China" w:date="2017-06-06T20:51:00Z">
            <w:rPr>
              <w:rFonts w:ascii="新宋体" w:hAnsi="新宋体" w:eastAsia="新宋体"/>
            </w:rPr>
          </w:rPrChange>
        </w:rPr>
      </w:pPr>
      <w:r>
        <w:rPr>
          <w:rFonts w:ascii="Times New Roman" w:hAnsi="Times New Roman" w:eastAsia="新宋体" w:cs="Times New Roman"/>
          <w:rPrChange w:id="4953" w:author="China" w:date="2017-06-06T20:51:00Z">
            <w:rPr>
              <w:rFonts w:ascii="新宋体" w:hAnsi="新宋体" w:eastAsia="新宋体"/>
            </w:rPr>
          </w:rPrChange>
        </w:rPr>
        <w:t xml:space="preserve">        </w:t>
      </w:r>
      <w:r>
        <w:rPr>
          <w:rFonts w:ascii="Times New Roman" w:hAnsi="Times New Roman" w:eastAsia="新宋体" w:cs="Times New Roman"/>
          <w:color w:val="808080"/>
          <w:rPrChange w:id="4954" w:author="China" w:date="2017-06-06T20:51:00Z">
            <w:rPr>
              <w:rFonts w:ascii="新宋体" w:hAnsi="新宋体" w:eastAsia="新宋体"/>
              <w:color w:val="808080"/>
            </w:rPr>
          </w:rPrChange>
        </w:rPr>
        <w:t>///</w:t>
      </w:r>
      <w:r>
        <w:rPr>
          <w:rFonts w:ascii="Times New Roman" w:hAnsi="Times New Roman" w:eastAsia="新宋体" w:cs="Times New Roman"/>
          <w:color w:val="008000"/>
          <w:rPrChange w:id="4955"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4956" w:author="China" w:date="2017-06-06T20:51:00Z">
            <w:rPr>
              <w:rFonts w:hint="eastAsia" w:ascii="新宋体" w:hAnsi="新宋体" w:eastAsia="新宋体"/>
              <w:color w:val="008000"/>
            </w:rPr>
          </w:rPrChange>
        </w:rPr>
        <w:t>画曲线图</w:t>
      </w:r>
    </w:p>
    <w:p>
      <w:pPr>
        <w:ind w:firstLine="480"/>
        <w:jc w:val="left"/>
        <w:rPr>
          <w:rFonts w:ascii="Times New Roman" w:hAnsi="Times New Roman" w:eastAsia="新宋体" w:cs="Times New Roman"/>
          <w:rPrChange w:id="4957" w:author="China" w:date="2017-06-06T20:51:00Z">
            <w:rPr>
              <w:rFonts w:ascii="新宋体" w:hAnsi="新宋体" w:eastAsia="新宋体"/>
            </w:rPr>
          </w:rPrChange>
        </w:rPr>
      </w:pPr>
      <w:r>
        <w:rPr>
          <w:rFonts w:ascii="Times New Roman" w:hAnsi="Times New Roman" w:eastAsia="新宋体" w:cs="Times New Roman"/>
          <w:rPrChange w:id="4958" w:author="China" w:date="2017-06-06T20:51:00Z">
            <w:rPr>
              <w:rFonts w:ascii="新宋体" w:hAnsi="新宋体" w:eastAsia="新宋体"/>
            </w:rPr>
          </w:rPrChange>
        </w:rPr>
        <w:t xml:space="preserve">        </w:t>
      </w:r>
      <w:r>
        <w:rPr>
          <w:rFonts w:ascii="Times New Roman" w:hAnsi="Times New Roman" w:eastAsia="新宋体" w:cs="Times New Roman"/>
          <w:color w:val="808080"/>
          <w:rPrChange w:id="4959" w:author="China" w:date="2017-06-06T20:51:00Z">
            <w:rPr>
              <w:rFonts w:ascii="新宋体" w:hAnsi="新宋体" w:eastAsia="新宋体"/>
              <w:color w:val="808080"/>
            </w:rPr>
          </w:rPrChange>
        </w:rPr>
        <w:t>///</w:t>
      </w:r>
      <w:r>
        <w:rPr>
          <w:rFonts w:ascii="Times New Roman" w:hAnsi="Times New Roman" w:eastAsia="新宋体" w:cs="Times New Roman"/>
          <w:color w:val="008000"/>
          <w:rPrChange w:id="496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496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4962" w:author="China" w:date="2017-06-06T20:51:00Z">
            <w:rPr>
              <w:rFonts w:ascii="新宋体" w:hAnsi="新宋体" w:eastAsia="新宋体"/>
            </w:rPr>
          </w:rPrChange>
        </w:rPr>
      </w:pPr>
      <w:r>
        <w:rPr>
          <w:rFonts w:ascii="Times New Roman" w:hAnsi="Times New Roman" w:eastAsia="新宋体" w:cs="Times New Roman"/>
          <w:rPrChange w:id="4963" w:author="China" w:date="2017-06-06T20:51:00Z">
            <w:rPr>
              <w:rFonts w:ascii="新宋体" w:hAnsi="新宋体" w:eastAsia="新宋体"/>
            </w:rPr>
          </w:rPrChange>
        </w:rPr>
        <w:t xml:space="preserve">        </w:t>
      </w:r>
      <w:r>
        <w:rPr>
          <w:rFonts w:ascii="Times New Roman" w:hAnsi="Times New Roman" w:eastAsia="新宋体" w:cs="Times New Roman"/>
          <w:color w:val="808080"/>
          <w:rPrChange w:id="4964" w:author="China" w:date="2017-06-06T20:51:00Z">
            <w:rPr>
              <w:rFonts w:ascii="新宋体" w:hAnsi="新宋体" w:eastAsia="新宋体"/>
              <w:color w:val="808080"/>
            </w:rPr>
          </w:rPrChange>
        </w:rPr>
        <w:t>///</w:t>
      </w:r>
      <w:r>
        <w:rPr>
          <w:rFonts w:ascii="Times New Roman" w:hAnsi="Times New Roman" w:eastAsia="新宋体" w:cs="Times New Roman"/>
          <w:color w:val="008000"/>
          <w:rPrChange w:id="4965"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4966" w:author="China" w:date="2017-06-06T20:51:00Z">
            <w:rPr>
              <w:rFonts w:ascii="新宋体" w:hAnsi="新宋体" w:eastAsia="新宋体"/>
              <w:color w:val="808080"/>
            </w:rPr>
          </w:rPrChange>
        </w:rPr>
        <w:t>&lt;prm nme="dsPrmeter"&gt;&lt;</w:t>
      </w:r>
      <w:r>
        <w:rPr>
          <w:rFonts w:ascii="Times New Roman" w:hAnsi="Times New Roman" w:eastAsia="新宋体" w:cs="Times New Roman"/>
          <w:color w:val="808080"/>
          <w:rPrChange w:id="4967" w:author="China" w:date="2017-06-06T20:51:00Z">
            <w:rPr>
              <w:rFonts w:ascii="新宋体" w:hAnsi="新宋体" w:eastAsia="新宋体"/>
              <w:color w:val="808080"/>
            </w:rPr>
          </w:rPrChange>
        </w:rPr>
        <w:t>/prm&gt;</w:t>
      </w:r>
    </w:p>
    <w:p>
      <w:pPr>
        <w:ind w:firstLine="480"/>
        <w:jc w:val="left"/>
        <w:rPr>
          <w:rFonts w:ascii="Times New Roman" w:hAnsi="Times New Roman" w:eastAsia="新宋体" w:cs="Times New Roman"/>
          <w:rPrChange w:id="4968" w:author="China" w:date="2017-06-06T20:51:00Z">
            <w:rPr>
              <w:rFonts w:ascii="新宋体" w:hAnsi="新宋体" w:eastAsia="新宋体"/>
            </w:rPr>
          </w:rPrChange>
        </w:rPr>
      </w:pPr>
      <w:r>
        <w:rPr>
          <w:rFonts w:ascii="Times New Roman" w:hAnsi="Times New Roman" w:eastAsia="新宋体" w:cs="Times New Roman"/>
          <w:rPrChange w:id="4969" w:author="China" w:date="2017-06-06T20:51:00Z">
            <w:rPr>
              <w:rFonts w:ascii="新宋体" w:hAnsi="新宋体" w:eastAsia="新宋体"/>
            </w:rPr>
          </w:rPrChange>
        </w:rPr>
        <w:t xml:space="preserve">        </w:t>
      </w:r>
      <w:r>
        <w:rPr>
          <w:rFonts w:ascii="Times New Roman" w:hAnsi="Times New Roman" w:eastAsia="新宋体" w:cs="Times New Roman"/>
          <w:color w:val="808080"/>
          <w:rPrChange w:id="4970" w:author="China" w:date="2017-06-06T20:51:00Z">
            <w:rPr>
              <w:rFonts w:ascii="新宋体" w:hAnsi="新宋体" w:eastAsia="新宋体"/>
              <w:color w:val="808080"/>
            </w:rPr>
          </w:rPrChange>
        </w:rPr>
        <w:t>///</w:t>
      </w:r>
      <w:r>
        <w:rPr>
          <w:rFonts w:ascii="Times New Roman" w:hAnsi="Times New Roman" w:eastAsia="新宋体" w:cs="Times New Roman"/>
          <w:color w:val="008000"/>
          <w:rPrChange w:id="4971"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4972" w:author="China" w:date="2017-06-06T20:51:00Z">
            <w:rPr>
              <w:rFonts w:ascii="新宋体" w:hAnsi="新宋体" w:eastAsia="新宋体"/>
              <w:color w:val="808080"/>
            </w:rPr>
          </w:rPrChange>
        </w:rPr>
        <w:t>&lt;returns&gt;&lt;/returns&gt;</w:t>
      </w:r>
    </w:p>
    <w:p>
      <w:pPr>
        <w:ind w:firstLine="480"/>
        <w:jc w:val="left"/>
        <w:rPr>
          <w:rFonts w:ascii="Times New Roman" w:hAnsi="Times New Roman" w:eastAsia="新宋体" w:cs="Times New Roman"/>
          <w:rPrChange w:id="4973" w:author="China" w:date="2017-06-06T20:51:00Z">
            <w:rPr>
              <w:rFonts w:ascii="新宋体" w:hAnsi="新宋体" w:eastAsia="新宋体"/>
            </w:rPr>
          </w:rPrChange>
        </w:rPr>
      </w:pPr>
      <w:r>
        <w:rPr>
          <w:rFonts w:ascii="Times New Roman" w:hAnsi="Times New Roman" w:eastAsia="新宋体" w:cs="Times New Roman"/>
          <w:rPrChange w:id="497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4975" w:author="China" w:date="2017-06-06T20:51:00Z">
            <w:rPr>
              <w:rFonts w:ascii="新宋体" w:hAnsi="新宋体" w:eastAsia="新宋体"/>
            </w:rPr>
          </w:rPrChange>
        </w:rPr>
      </w:pPr>
      <w:r>
        <w:rPr>
          <w:rFonts w:ascii="Times New Roman" w:hAnsi="Times New Roman" w:eastAsia="新宋体" w:cs="Times New Roman"/>
          <w:rPrChange w:id="4976" w:author="China" w:date="2017-06-06T20:51:00Z">
            <w:rPr>
              <w:rFonts w:ascii="新宋体" w:hAnsi="新宋体" w:eastAsia="新宋体"/>
            </w:rPr>
          </w:rPrChange>
        </w:rPr>
        <w:t xml:space="preserve">        </w:t>
      </w:r>
      <w:r>
        <w:rPr>
          <w:rFonts w:ascii="Times New Roman" w:hAnsi="Times New Roman" w:eastAsia="新宋体" w:cs="Times New Roman"/>
          <w:color w:val="0000FF"/>
          <w:rPrChange w:id="4977" w:author="China" w:date="2017-06-06T20:51:00Z">
            <w:rPr>
              <w:rFonts w:ascii="新宋体" w:hAnsi="新宋体" w:eastAsia="新宋体"/>
              <w:color w:val="0000FF"/>
            </w:rPr>
          </w:rPrChange>
        </w:rPr>
        <w:t>publc</w:t>
      </w:r>
      <w:r>
        <w:rPr>
          <w:rFonts w:ascii="Times New Roman" w:hAnsi="Times New Roman" w:eastAsia="新宋体" w:cs="Times New Roman"/>
          <w:rPrChange w:id="4978" w:author="China" w:date="2017-06-06T20:51:00Z">
            <w:rPr>
              <w:rFonts w:ascii="新宋体" w:hAnsi="新宋体" w:eastAsia="新宋体"/>
            </w:rPr>
          </w:rPrChange>
        </w:rPr>
        <w:t xml:space="preserve"> </w:t>
      </w:r>
      <w:r>
        <w:rPr>
          <w:rFonts w:ascii="Times New Roman" w:hAnsi="Times New Roman" w:eastAsia="新宋体" w:cs="Times New Roman"/>
          <w:color w:val="0000FF"/>
          <w:rPrChange w:id="4979" w:author="China" w:date="2017-06-06T20:51:00Z">
            <w:rPr>
              <w:rFonts w:ascii="新宋体" w:hAnsi="新宋体" w:eastAsia="新宋体"/>
              <w:color w:val="0000FF"/>
            </w:rPr>
          </w:rPrChange>
        </w:rPr>
        <w:t>clss</w:t>
      </w:r>
      <w:r>
        <w:rPr>
          <w:rFonts w:ascii="Times New Roman" w:hAnsi="Times New Roman" w:eastAsia="新宋体" w:cs="Times New Roman"/>
          <w:rPrChange w:id="4980" w:author="China" w:date="2017-06-06T20:51:00Z">
            <w:rPr>
              <w:rFonts w:ascii="新宋体" w:hAnsi="新宋体" w:eastAsia="新宋体"/>
            </w:rPr>
          </w:rPrChange>
        </w:rPr>
        <w:t xml:space="preserve"> </w:t>
      </w:r>
      <w:r>
        <w:rPr>
          <w:rFonts w:ascii="Times New Roman" w:hAnsi="Times New Roman" w:eastAsia="新宋体" w:cs="Times New Roman"/>
          <w:color w:val="2B91AF"/>
          <w:rPrChange w:id="4981" w:author="China" w:date="2017-06-06T20:51:00Z">
            <w:rPr>
              <w:rFonts w:ascii="新宋体" w:hAnsi="新宋体" w:eastAsia="新宋体"/>
              <w:color w:val="2B91AF"/>
            </w:rPr>
          </w:rPrChange>
        </w:rPr>
        <w:t>Curve2D</w:t>
      </w:r>
    </w:p>
    <w:p>
      <w:pPr>
        <w:ind w:firstLine="480"/>
        <w:jc w:val="left"/>
        <w:rPr>
          <w:rFonts w:ascii="Times New Roman" w:hAnsi="Times New Roman" w:eastAsia="新宋体" w:cs="Times New Roman"/>
          <w:rPrChange w:id="4982" w:author="China" w:date="2017-06-06T20:51:00Z">
            <w:rPr>
              <w:rFonts w:ascii="新宋体" w:hAnsi="新宋体" w:eastAsia="新宋体"/>
            </w:rPr>
          </w:rPrChange>
        </w:rPr>
      </w:pPr>
      <w:r>
        <w:rPr>
          <w:rFonts w:ascii="Times New Roman" w:hAnsi="Times New Roman" w:eastAsia="新宋体" w:cs="Times New Roman"/>
          <w:rPrChange w:id="498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4984" w:author="China" w:date="2017-06-06T20:51:00Z">
            <w:rPr>
              <w:rFonts w:ascii="新宋体" w:hAnsi="新宋体" w:eastAsia="新宋体"/>
            </w:rPr>
          </w:rPrChange>
        </w:rPr>
      </w:pPr>
      <w:r>
        <w:rPr>
          <w:rFonts w:ascii="Times New Roman" w:hAnsi="Times New Roman" w:eastAsia="新宋体" w:cs="Times New Roman"/>
          <w:rPrChange w:id="4985" w:author="China" w:date="2017-06-06T20:51:00Z">
            <w:rPr>
              <w:rFonts w:ascii="新宋体" w:hAnsi="新宋体" w:eastAsia="新宋体"/>
            </w:rPr>
          </w:rPrChange>
        </w:rPr>
        <w:t xml:space="preserve">            </w:t>
      </w:r>
      <w:r>
        <w:rPr>
          <w:rFonts w:ascii="Times New Roman" w:hAnsi="Times New Roman" w:eastAsia="新宋体" w:cs="Times New Roman"/>
          <w:color w:val="0000FF"/>
          <w:rPrChange w:id="4986" w:author="China" w:date="2017-06-06T20:51:00Z">
            <w:rPr>
              <w:rFonts w:ascii="新宋体" w:hAnsi="新宋体" w:eastAsia="新宋体"/>
              <w:color w:val="0000FF"/>
            </w:rPr>
          </w:rPrChange>
        </w:rPr>
        <w:t>prvte</w:t>
      </w:r>
      <w:r>
        <w:rPr>
          <w:rFonts w:ascii="Times New Roman" w:hAnsi="Times New Roman" w:eastAsia="新宋体" w:cs="Times New Roman"/>
          <w:rPrChange w:id="4987" w:author="China" w:date="2017-06-06T20:51:00Z">
            <w:rPr>
              <w:rFonts w:ascii="新宋体" w:hAnsi="新宋体" w:eastAsia="新宋体"/>
            </w:rPr>
          </w:rPrChange>
        </w:rPr>
        <w:t xml:space="preserve"> </w:t>
      </w:r>
      <w:r>
        <w:rPr>
          <w:rFonts w:ascii="Times New Roman" w:hAnsi="Times New Roman" w:eastAsia="新宋体" w:cs="Times New Roman"/>
          <w:color w:val="2B91AF"/>
          <w:rPrChange w:id="4988" w:author="China" w:date="2017-06-06T20:51:00Z">
            <w:rPr>
              <w:rFonts w:ascii="新宋体" w:hAnsi="新宋体" w:eastAsia="新宋体"/>
              <w:color w:val="2B91AF"/>
            </w:rPr>
          </w:rPrChange>
        </w:rPr>
        <w:t>Grphcs</w:t>
      </w:r>
      <w:r>
        <w:rPr>
          <w:rFonts w:ascii="Times New Roman" w:hAnsi="Times New Roman" w:eastAsia="新宋体" w:cs="Times New Roman"/>
          <w:rPrChange w:id="4989" w:author="China" w:date="2017-06-06T20:51:00Z">
            <w:rPr>
              <w:rFonts w:ascii="新宋体" w:hAnsi="新宋体" w:eastAsia="新宋体"/>
            </w:rPr>
          </w:rPrChange>
        </w:rPr>
        <w:t xml:space="preserve"> objGrphcs; </w:t>
      </w:r>
      <w:r>
        <w:rPr>
          <w:rFonts w:ascii="Times New Roman" w:hAnsi="Times New Roman" w:eastAsia="新宋体" w:cs="Times New Roman"/>
          <w:color w:val="008000"/>
          <w:rPrChange w:id="4990" w:author="China" w:date="2017-06-06T20:51:00Z">
            <w:rPr>
              <w:rFonts w:ascii="新宋体" w:hAnsi="新宋体" w:eastAsia="新宋体"/>
              <w:color w:val="008000"/>
            </w:rPr>
          </w:rPrChange>
        </w:rPr>
        <w:t xml:space="preserve">//Grphcs </w:t>
      </w:r>
      <w:r>
        <w:rPr>
          <w:rFonts w:hint="eastAsia" w:ascii="Times New Roman" w:hAnsi="Times New Roman" w:eastAsia="新宋体" w:cs="Times New Roman"/>
          <w:color w:val="008000"/>
          <w:rPrChange w:id="4991" w:author="China" w:date="2017-06-06T20:51:00Z">
            <w:rPr>
              <w:rFonts w:hint="eastAsia" w:ascii="新宋体" w:hAnsi="新宋体" w:eastAsia="新宋体"/>
              <w:color w:val="008000"/>
            </w:rPr>
          </w:rPrChange>
        </w:rPr>
        <w:t>类提供将对象绘制到显示设备的方法</w:t>
      </w:r>
    </w:p>
    <w:p>
      <w:pPr>
        <w:ind w:firstLine="480"/>
        <w:jc w:val="left"/>
        <w:rPr>
          <w:rFonts w:ascii="Times New Roman" w:hAnsi="Times New Roman" w:eastAsia="新宋体" w:cs="Times New Roman"/>
          <w:rPrChange w:id="4992" w:author="China" w:date="2017-06-06T20:51:00Z">
            <w:rPr>
              <w:rFonts w:ascii="新宋体" w:hAnsi="新宋体" w:eastAsia="新宋体"/>
            </w:rPr>
          </w:rPrChange>
        </w:rPr>
      </w:pPr>
      <w:r>
        <w:rPr>
          <w:rFonts w:ascii="Times New Roman" w:hAnsi="Times New Roman" w:eastAsia="新宋体" w:cs="Times New Roman"/>
          <w:rPrChange w:id="4993" w:author="China" w:date="2017-06-06T20:51:00Z">
            <w:rPr>
              <w:rFonts w:ascii="新宋体" w:hAnsi="新宋体" w:eastAsia="新宋体"/>
            </w:rPr>
          </w:rPrChange>
        </w:rPr>
        <w:t xml:space="preserve">            </w:t>
      </w:r>
      <w:r>
        <w:rPr>
          <w:rFonts w:ascii="Times New Roman" w:hAnsi="Times New Roman" w:eastAsia="新宋体" w:cs="Times New Roman"/>
          <w:color w:val="0000FF"/>
          <w:rPrChange w:id="4994" w:author="China" w:date="2017-06-06T20:51:00Z">
            <w:rPr>
              <w:rFonts w:ascii="新宋体" w:hAnsi="新宋体" w:eastAsia="新宋体"/>
              <w:color w:val="0000FF"/>
            </w:rPr>
          </w:rPrChange>
        </w:rPr>
        <w:t>prvte</w:t>
      </w:r>
      <w:r>
        <w:rPr>
          <w:rFonts w:ascii="Times New Roman" w:hAnsi="Times New Roman" w:eastAsia="新宋体" w:cs="Times New Roman"/>
          <w:rPrChange w:id="4995" w:author="China" w:date="2017-06-06T20:51:00Z">
            <w:rPr>
              <w:rFonts w:ascii="新宋体" w:hAnsi="新宋体" w:eastAsia="新宋体"/>
            </w:rPr>
          </w:rPrChange>
        </w:rPr>
        <w:t xml:space="preserve"> </w:t>
      </w:r>
      <w:r>
        <w:rPr>
          <w:rFonts w:ascii="Times New Roman" w:hAnsi="Times New Roman" w:eastAsia="新宋体" w:cs="Times New Roman"/>
          <w:color w:val="2B91AF"/>
          <w:rPrChange w:id="4996" w:author="China" w:date="2017-06-06T20:51:00Z">
            <w:rPr>
              <w:rFonts w:ascii="新宋体" w:hAnsi="新宋体" w:eastAsia="新宋体"/>
              <w:color w:val="2B91AF"/>
            </w:rPr>
          </w:rPrChange>
        </w:rPr>
        <w:t>Btmp</w:t>
      </w:r>
      <w:r>
        <w:rPr>
          <w:rFonts w:ascii="Times New Roman" w:hAnsi="Times New Roman" w:eastAsia="新宋体" w:cs="Times New Roman"/>
          <w:rPrChange w:id="4997" w:author="China" w:date="2017-06-06T20:51:00Z">
            <w:rPr>
              <w:rFonts w:ascii="新宋体" w:hAnsi="新宋体" w:eastAsia="新宋体"/>
            </w:rPr>
          </w:rPrChange>
        </w:rPr>
        <w:t xml:space="preserve"> objBtmp; </w:t>
      </w:r>
      <w:r>
        <w:rPr>
          <w:rFonts w:ascii="Times New Roman" w:hAnsi="Times New Roman" w:eastAsia="新宋体" w:cs="Times New Roman"/>
          <w:color w:val="008000"/>
          <w:rPrChange w:id="499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4999" w:author="China" w:date="2017-06-06T20:51:00Z">
            <w:rPr>
              <w:rFonts w:hint="eastAsia" w:ascii="新宋体" w:hAnsi="新宋体" w:eastAsia="新宋体"/>
              <w:color w:val="008000"/>
            </w:rPr>
          </w:rPrChange>
        </w:rPr>
        <w:t>位图对象</w:t>
      </w:r>
    </w:p>
    <w:p>
      <w:pPr>
        <w:ind w:firstLine="480"/>
        <w:jc w:val="left"/>
        <w:rPr>
          <w:rFonts w:ascii="Times New Roman" w:hAnsi="Times New Roman" w:eastAsia="新宋体" w:cs="Times New Roman"/>
          <w:rPrChange w:id="5000" w:author="China" w:date="2017-06-06T20:51:00Z">
            <w:rPr>
              <w:rFonts w:ascii="新宋体" w:hAnsi="新宋体" w:eastAsia="新宋体"/>
            </w:rPr>
          </w:rPrChange>
        </w:rPr>
      </w:pPr>
      <w:r>
        <w:rPr>
          <w:rFonts w:ascii="Times New Roman" w:hAnsi="Times New Roman" w:eastAsia="新宋体" w:cs="Times New Roman"/>
          <w:rPrChange w:id="5001" w:author="China" w:date="2017-06-06T20:51:00Z">
            <w:rPr>
              <w:rFonts w:ascii="新宋体" w:hAnsi="新宋体" w:eastAsia="新宋体"/>
            </w:rPr>
          </w:rPrChange>
        </w:rPr>
        <w:t xml:space="preserve">            </w:t>
      </w:r>
      <w:r>
        <w:rPr>
          <w:rFonts w:ascii="Times New Roman" w:hAnsi="Times New Roman" w:eastAsia="新宋体" w:cs="Times New Roman"/>
          <w:color w:val="0000FF"/>
          <w:rPrChange w:id="5002" w:author="China" w:date="2017-06-06T20:51:00Z">
            <w:rPr>
              <w:rFonts w:ascii="新宋体" w:hAnsi="新宋体" w:eastAsia="新宋体"/>
              <w:color w:val="0000FF"/>
            </w:rPr>
          </w:rPrChange>
        </w:rPr>
        <w:t>prvte</w:t>
      </w:r>
      <w:r>
        <w:rPr>
          <w:rFonts w:ascii="Times New Roman" w:hAnsi="Times New Roman" w:eastAsia="新宋体" w:cs="Times New Roman"/>
          <w:rPrChange w:id="5003" w:author="China" w:date="2017-06-06T20:51:00Z">
            <w:rPr>
              <w:rFonts w:ascii="新宋体" w:hAnsi="新宋体" w:eastAsia="新宋体"/>
            </w:rPr>
          </w:rPrChange>
        </w:rPr>
        <w:t xml:space="preserve"> </w:t>
      </w:r>
      <w:r>
        <w:rPr>
          <w:rFonts w:ascii="Times New Roman" w:hAnsi="Times New Roman" w:eastAsia="新宋体" w:cs="Times New Roman"/>
          <w:color w:val="0000FF"/>
          <w:rPrChange w:id="5004" w:author="China" w:date="2017-06-06T20:51:00Z">
            <w:rPr>
              <w:rFonts w:ascii="新宋体" w:hAnsi="新宋体" w:eastAsia="新宋体"/>
              <w:color w:val="0000FF"/>
            </w:rPr>
          </w:rPrChange>
        </w:rPr>
        <w:t>flot</w:t>
      </w:r>
      <w:r>
        <w:rPr>
          <w:rFonts w:ascii="Times New Roman" w:hAnsi="Times New Roman" w:eastAsia="新宋体" w:cs="Times New Roman"/>
          <w:rPrChange w:id="5005" w:author="China" w:date="2017-06-06T20:51:00Z">
            <w:rPr>
              <w:rFonts w:ascii="新宋体" w:hAnsi="新宋体" w:eastAsia="新宋体"/>
            </w:rPr>
          </w:rPrChange>
        </w:rPr>
        <w:t xml:space="preserve"> fltWdth = 480; </w:t>
      </w:r>
      <w:r>
        <w:rPr>
          <w:rFonts w:ascii="Times New Roman" w:hAnsi="Times New Roman" w:eastAsia="新宋体" w:cs="Times New Roman"/>
          <w:color w:val="008000"/>
          <w:rPrChange w:id="500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007" w:author="China" w:date="2017-06-06T20:51:00Z">
            <w:rPr>
              <w:rFonts w:hint="eastAsia" w:ascii="新宋体" w:hAnsi="新宋体" w:eastAsia="新宋体"/>
              <w:color w:val="008000"/>
            </w:rPr>
          </w:rPrChange>
        </w:rPr>
        <w:t>图像宽度</w:t>
      </w:r>
    </w:p>
    <w:p>
      <w:pPr>
        <w:ind w:firstLine="480"/>
        <w:jc w:val="left"/>
        <w:rPr>
          <w:rFonts w:ascii="Times New Roman" w:hAnsi="Times New Roman" w:eastAsia="新宋体" w:cs="Times New Roman"/>
          <w:rPrChange w:id="5008" w:author="China" w:date="2017-06-06T20:51:00Z">
            <w:rPr>
              <w:rFonts w:ascii="新宋体" w:hAnsi="新宋体" w:eastAsia="新宋体"/>
            </w:rPr>
          </w:rPrChange>
        </w:rPr>
      </w:pPr>
      <w:r>
        <w:rPr>
          <w:rFonts w:ascii="Times New Roman" w:hAnsi="Times New Roman" w:eastAsia="新宋体" w:cs="Times New Roman"/>
          <w:rPrChange w:id="5009" w:author="China" w:date="2017-06-06T20:51:00Z">
            <w:rPr>
              <w:rFonts w:ascii="新宋体" w:hAnsi="新宋体" w:eastAsia="新宋体"/>
            </w:rPr>
          </w:rPrChange>
        </w:rPr>
        <w:t xml:space="preserve">            </w:t>
      </w:r>
      <w:r>
        <w:rPr>
          <w:rFonts w:ascii="Times New Roman" w:hAnsi="Times New Roman" w:eastAsia="新宋体" w:cs="Times New Roman"/>
          <w:color w:val="0000FF"/>
          <w:rPrChange w:id="5010" w:author="China" w:date="2017-06-06T20:51:00Z">
            <w:rPr>
              <w:rFonts w:ascii="新宋体" w:hAnsi="新宋体" w:eastAsia="新宋体"/>
              <w:color w:val="0000FF"/>
            </w:rPr>
          </w:rPrChange>
        </w:rPr>
        <w:t>prvte</w:t>
      </w:r>
      <w:r>
        <w:rPr>
          <w:rFonts w:ascii="Times New Roman" w:hAnsi="Times New Roman" w:eastAsia="新宋体" w:cs="Times New Roman"/>
          <w:rPrChange w:id="5011" w:author="China" w:date="2017-06-06T20:51:00Z">
            <w:rPr>
              <w:rFonts w:ascii="新宋体" w:hAnsi="新宋体" w:eastAsia="新宋体"/>
            </w:rPr>
          </w:rPrChange>
        </w:rPr>
        <w:t xml:space="preserve"> </w:t>
      </w:r>
      <w:r>
        <w:rPr>
          <w:rFonts w:ascii="Times New Roman" w:hAnsi="Times New Roman" w:eastAsia="新宋体" w:cs="Times New Roman"/>
          <w:color w:val="0000FF"/>
          <w:rPrChange w:id="5012" w:author="China" w:date="2017-06-06T20:51:00Z">
            <w:rPr>
              <w:rFonts w:ascii="新宋体" w:hAnsi="新宋体" w:eastAsia="新宋体"/>
              <w:color w:val="0000FF"/>
            </w:rPr>
          </w:rPrChange>
        </w:rPr>
        <w:t>flot</w:t>
      </w:r>
      <w:r>
        <w:rPr>
          <w:rFonts w:ascii="Times New Roman" w:hAnsi="Times New Roman" w:eastAsia="新宋体" w:cs="Times New Roman"/>
          <w:rPrChange w:id="5013" w:author="China" w:date="2017-06-06T20:51:00Z">
            <w:rPr>
              <w:rFonts w:ascii="新宋体" w:hAnsi="新宋体" w:eastAsia="新宋体"/>
            </w:rPr>
          </w:rPrChange>
        </w:rPr>
        <w:t xml:space="preserve"> fltHeght = 248; </w:t>
      </w:r>
      <w:r>
        <w:rPr>
          <w:rFonts w:ascii="Times New Roman" w:hAnsi="Times New Roman" w:eastAsia="新宋体" w:cs="Times New Roman"/>
          <w:color w:val="008000"/>
          <w:rPrChange w:id="5014"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015" w:author="China" w:date="2017-06-06T20:51:00Z">
            <w:rPr>
              <w:rFonts w:hint="eastAsia" w:ascii="新宋体" w:hAnsi="新宋体" w:eastAsia="新宋体"/>
              <w:color w:val="008000"/>
            </w:rPr>
          </w:rPrChange>
        </w:rPr>
        <w:t>图像高度</w:t>
      </w:r>
    </w:p>
    <w:p>
      <w:pPr>
        <w:ind w:firstLine="480"/>
        <w:jc w:val="left"/>
        <w:rPr>
          <w:rFonts w:ascii="Times New Roman" w:hAnsi="Times New Roman" w:eastAsia="新宋体" w:cs="Times New Roman"/>
          <w:rPrChange w:id="5016" w:author="China" w:date="2017-06-06T20:51:00Z">
            <w:rPr>
              <w:rFonts w:ascii="新宋体" w:hAnsi="新宋体" w:eastAsia="新宋体"/>
            </w:rPr>
          </w:rPrChange>
        </w:rPr>
      </w:pPr>
      <w:r>
        <w:rPr>
          <w:rFonts w:ascii="Times New Roman" w:hAnsi="Times New Roman" w:eastAsia="新宋体" w:cs="Times New Roman"/>
          <w:rPrChange w:id="5017" w:author="China" w:date="2017-06-06T20:51:00Z">
            <w:rPr>
              <w:rFonts w:ascii="新宋体" w:hAnsi="新宋体" w:eastAsia="新宋体"/>
            </w:rPr>
          </w:rPrChange>
        </w:rPr>
        <w:t xml:space="preserve">            </w:t>
      </w:r>
      <w:r>
        <w:rPr>
          <w:rFonts w:ascii="Times New Roman" w:hAnsi="Times New Roman" w:eastAsia="新宋体" w:cs="Times New Roman"/>
          <w:color w:val="0000FF"/>
          <w:rPrChange w:id="5018" w:author="China" w:date="2017-06-06T20:51:00Z">
            <w:rPr>
              <w:rFonts w:ascii="新宋体" w:hAnsi="新宋体" w:eastAsia="新宋体"/>
              <w:color w:val="0000FF"/>
            </w:rPr>
          </w:rPrChange>
        </w:rPr>
        <w:t>prvte</w:t>
      </w:r>
      <w:r>
        <w:rPr>
          <w:rFonts w:ascii="Times New Roman" w:hAnsi="Times New Roman" w:eastAsia="新宋体" w:cs="Times New Roman"/>
          <w:rPrChange w:id="5019" w:author="China" w:date="2017-06-06T20:51:00Z">
            <w:rPr>
              <w:rFonts w:ascii="新宋体" w:hAnsi="新宋体" w:eastAsia="新宋体"/>
            </w:rPr>
          </w:rPrChange>
        </w:rPr>
        <w:t xml:space="preserve"> </w:t>
      </w:r>
      <w:r>
        <w:rPr>
          <w:rFonts w:ascii="Times New Roman" w:hAnsi="Times New Roman" w:eastAsia="新宋体" w:cs="Times New Roman"/>
          <w:color w:val="0000FF"/>
          <w:rPrChange w:id="5020" w:author="China" w:date="2017-06-06T20:51:00Z">
            <w:rPr>
              <w:rFonts w:ascii="新宋体" w:hAnsi="新宋体" w:eastAsia="新宋体"/>
              <w:color w:val="0000FF"/>
            </w:rPr>
          </w:rPrChange>
        </w:rPr>
        <w:t>flot</w:t>
      </w:r>
      <w:r>
        <w:rPr>
          <w:rFonts w:ascii="Times New Roman" w:hAnsi="Times New Roman" w:eastAsia="新宋体" w:cs="Times New Roman"/>
          <w:rPrChange w:id="5021" w:author="China" w:date="2017-06-06T20:51:00Z">
            <w:rPr>
              <w:rFonts w:ascii="新宋体" w:hAnsi="新宋体" w:eastAsia="新宋体"/>
            </w:rPr>
          </w:rPrChange>
        </w:rPr>
        <w:t xml:space="preserve"> fltXSlce = 50; </w:t>
      </w:r>
      <w:r>
        <w:rPr>
          <w:rFonts w:ascii="Times New Roman" w:hAnsi="Times New Roman" w:eastAsia="新宋体" w:cs="Times New Roman"/>
          <w:color w:val="008000"/>
          <w:rPrChange w:id="5022" w:author="China" w:date="2017-06-06T20:51:00Z">
            <w:rPr>
              <w:rFonts w:ascii="新宋体" w:hAnsi="新宋体" w:eastAsia="新宋体"/>
              <w:color w:val="008000"/>
            </w:rPr>
          </w:rPrChange>
        </w:rPr>
        <w:t>//X</w:t>
      </w:r>
      <w:r>
        <w:rPr>
          <w:rFonts w:hint="eastAsia" w:ascii="Times New Roman" w:hAnsi="Times New Roman" w:eastAsia="新宋体" w:cs="Times New Roman"/>
          <w:color w:val="008000"/>
          <w:rPrChange w:id="5023" w:author="China" w:date="2017-06-06T20:51:00Z">
            <w:rPr>
              <w:rFonts w:hint="eastAsia" w:ascii="新宋体" w:hAnsi="新宋体" w:eastAsia="新宋体"/>
              <w:color w:val="008000"/>
            </w:rPr>
          </w:rPrChange>
        </w:rPr>
        <w:t>轴刻度宽度</w:t>
      </w:r>
    </w:p>
    <w:p>
      <w:pPr>
        <w:ind w:firstLine="480"/>
        <w:jc w:val="left"/>
        <w:rPr>
          <w:rFonts w:ascii="Times New Roman" w:hAnsi="Times New Roman" w:eastAsia="新宋体" w:cs="Times New Roman"/>
          <w:rPrChange w:id="5024" w:author="China" w:date="2017-06-06T20:51:00Z">
            <w:rPr>
              <w:rFonts w:ascii="新宋体" w:hAnsi="新宋体" w:eastAsia="新宋体"/>
            </w:rPr>
          </w:rPrChange>
        </w:rPr>
      </w:pPr>
      <w:r>
        <w:rPr>
          <w:rFonts w:ascii="Times New Roman" w:hAnsi="Times New Roman" w:eastAsia="新宋体" w:cs="Times New Roman"/>
          <w:rPrChange w:id="5025" w:author="China" w:date="2017-06-06T20:51:00Z">
            <w:rPr>
              <w:rFonts w:ascii="新宋体" w:hAnsi="新宋体" w:eastAsia="新宋体"/>
            </w:rPr>
          </w:rPrChange>
        </w:rPr>
        <w:t xml:space="preserve">            </w:t>
      </w:r>
      <w:r>
        <w:rPr>
          <w:rFonts w:ascii="Times New Roman" w:hAnsi="Times New Roman" w:eastAsia="新宋体" w:cs="Times New Roman"/>
          <w:color w:val="0000FF"/>
          <w:rPrChange w:id="5026" w:author="China" w:date="2017-06-06T20:51:00Z">
            <w:rPr>
              <w:rFonts w:ascii="新宋体" w:hAnsi="新宋体" w:eastAsia="新宋体"/>
              <w:color w:val="0000FF"/>
            </w:rPr>
          </w:rPrChange>
        </w:rPr>
        <w:t>prvte</w:t>
      </w:r>
      <w:r>
        <w:rPr>
          <w:rFonts w:ascii="Times New Roman" w:hAnsi="Times New Roman" w:eastAsia="新宋体" w:cs="Times New Roman"/>
          <w:rPrChange w:id="5027" w:author="China" w:date="2017-06-06T20:51:00Z">
            <w:rPr>
              <w:rFonts w:ascii="新宋体" w:hAnsi="新宋体" w:eastAsia="新宋体"/>
            </w:rPr>
          </w:rPrChange>
        </w:rPr>
        <w:t xml:space="preserve"> </w:t>
      </w:r>
      <w:r>
        <w:rPr>
          <w:rFonts w:ascii="Times New Roman" w:hAnsi="Times New Roman" w:eastAsia="新宋体" w:cs="Times New Roman"/>
          <w:color w:val="0000FF"/>
          <w:rPrChange w:id="5028" w:author="China" w:date="2017-06-06T20:51:00Z">
            <w:rPr>
              <w:rFonts w:ascii="新宋体" w:hAnsi="新宋体" w:eastAsia="新宋体"/>
              <w:color w:val="0000FF"/>
            </w:rPr>
          </w:rPrChange>
        </w:rPr>
        <w:t>flot</w:t>
      </w:r>
      <w:r>
        <w:rPr>
          <w:rFonts w:ascii="Times New Roman" w:hAnsi="Times New Roman" w:eastAsia="新宋体" w:cs="Times New Roman"/>
          <w:rPrChange w:id="5029" w:author="China" w:date="2017-06-06T20:51:00Z">
            <w:rPr>
              <w:rFonts w:ascii="新宋体" w:hAnsi="新宋体" w:eastAsia="新宋体"/>
            </w:rPr>
          </w:rPrChange>
        </w:rPr>
        <w:t xml:space="preserve"> fltSlce = 50; </w:t>
      </w:r>
      <w:r>
        <w:rPr>
          <w:rFonts w:ascii="Times New Roman" w:hAnsi="Times New Roman" w:eastAsia="新宋体" w:cs="Times New Roman"/>
          <w:color w:val="008000"/>
          <w:rPrChange w:id="5030" w:author="China" w:date="2017-06-06T20:51:00Z">
            <w:rPr>
              <w:rFonts w:ascii="新宋体" w:hAnsi="新宋体" w:eastAsia="新宋体"/>
              <w:color w:val="008000"/>
            </w:rPr>
          </w:rPrChange>
        </w:rPr>
        <w:t>//</w:t>
      </w:r>
      <w:ins w:id="5031" w:author="刘宁" w:date="2017-06-09T10:21:00Z">
        <w:r>
          <w:rPr>
            <w:rFonts w:hint="eastAsia" w:eastAsia="新宋体" w:cs="Times New Roman"/>
            <w:color w:val="008000"/>
          </w:rPr>
          <w:t>Y</w:t>
        </w:r>
      </w:ins>
      <w:r>
        <w:rPr>
          <w:rFonts w:hint="eastAsia" w:ascii="Times New Roman" w:hAnsi="Times New Roman" w:eastAsia="新宋体" w:cs="Times New Roman"/>
          <w:color w:val="008000"/>
          <w:rPrChange w:id="5032" w:author="China" w:date="2017-06-06T20:51:00Z">
            <w:rPr>
              <w:rFonts w:hint="eastAsia" w:ascii="新宋体" w:hAnsi="新宋体" w:eastAsia="新宋体"/>
              <w:color w:val="008000"/>
            </w:rPr>
          </w:rPrChange>
        </w:rPr>
        <w:t>轴刻度宽度</w:t>
      </w:r>
    </w:p>
    <w:p>
      <w:pPr>
        <w:ind w:firstLine="480"/>
        <w:jc w:val="left"/>
        <w:rPr>
          <w:rFonts w:ascii="Times New Roman" w:hAnsi="Times New Roman" w:eastAsia="新宋体" w:cs="Times New Roman"/>
          <w:rPrChange w:id="5033" w:author="China" w:date="2017-06-06T20:51:00Z">
            <w:rPr>
              <w:rFonts w:ascii="新宋体" w:hAnsi="新宋体" w:eastAsia="新宋体"/>
            </w:rPr>
          </w:rPrChange>
        </w:rPr>
      </w:pPr>
      <w:r>
        <w:rPr>
          <w:rFonts w:ascii="Times New Roman" w:hAnsi="Times New Roman" w:eastAsia="新宋体" w:cs="Times New Roman"/>
          <w:rPrChange w:id="5034" w:author="China" w:date="2017-06-06T20:51:00Z">
            <w:rPr>
              <w:rFonts w:ascii="新宋体" w:hAnsi="新宋体" w:eastAsia="新宋体"/>
            </w:rPr>
          </w:rPrChange>
        </w:rPr>
        <w:t xml:space="preserve">            </w:t>
      </w:r>
      <w:r>
        <w:rPr>
          <w:rFonts w:ascii="Times New Roman" w:hAnsi="Times New Roman" w:eastAsia="新宋体" w:cs="Times New Roman"/>
          <w:color w:val="0000FF"/>
          <w:rPrChange w:id="5035" w:author="China" w:date="2017-06-06T20:51:00Z">
            <w:rPr>
              <w:rFonts w:ascii="新宋体" w:hAnsi="新宋体" w:eastAsia="新宋体"/>
              <w:color w:val="0000FF"/>
            </w:rPr>
          </w:rPrChange>
        </w:rPr>
        <w:t>prvte</w:t>
      </w:r>
      <w:r>
        <w:rPr>
          <w:rFonts w:ascii="Times New Roman" w:hAnsi="Times New Roman" w:eastAsia="新宋体" w:cs="Times New Roman"/>
          <w:rPrChange w:id="5036" w:author="China" w:date="2017-06-06T20:51:00Z">
            <w:rPr>
              <w:rFonts w:ascii="新宋体" w:hAnsi="新宋体" w:eastAsia="新宋体"/>
            </w:rPr>
          </w:rPrChange>
        </w:rPr>
        <w:t xml:space="preserve"> </w:t>
      </w:r>
      <w:r>
        <w:rPr>
          <w:rFonts w:ascii="Times New Roman" w:hAnsi="Times New Roman" w:eastAsia="新宋体" w:cs="Times New Roman"/>
          <w:color w:val="0000FF"/>
          <w:rPrChange w:id="5037" w:author="China" w:date="2017-06-06T20:51:00Z">
            <w:rPr>
              <w:rFonts w:ascii="新宋体" w:hAnsi="新宋体" w:eastAsia="新宋体"/>
              <w:color w:val="0000FF"/>
            </w:rPr>
          </w:rPrChange>
        </w:rPr>
        <w:t>flot</w:t>
      </w:r>
      <w:r>
        <w:rPr>
          <w:rFonts w:ascii="Times New Roman" w:hAnsi="Times New Roman" w:eastAsia="新宋体" w:cs="Times New Roman"/>
          <w:rPrChange w:id="5038" w:author="China" w:date="2017-06-06T20:51:00Z">
            <w:rPr>
              <w:rFonts w:ascii="新宋体" w:hAnsi="新宋体" w:eastAsia="新宋体"/>
            </w:rPr>
          </w:rPrChange>
        </w:rPr>
        <w:t xml:space="preserve"> fltSlceVlue = 20; </w:t>
      </w:r>
      <w:r>
        <w:rPr>
          <w:rFonts w:ascii="Times New Roman" w:hAnsi="Times New Roman" w:eastAsia="新宋体" w:cs="Times New Roman"/>
          <w:color w:val="008000"/>
          <w:rPrChange w:id="5039" w:author="China" w:date="2017-06-06T20:51:00Z">
            <w:rPr>
              <w:rFonts w:ascii="新宋体" w:hAnsi="新宋体" w:eastAsia="新宋体"/>
              <w:color w:val="008000"/>
            </w:rPr>
          </w:rPrChange>
        </w:rPr>
        <w:t>//</w:t>
      </w:r>
      <w:ins w:id="5040" w:author="刘宁" w:date="2017-06-09T10:21:00Z">
        <w:r>
          <w:rPr>
            <w:rFonts w:hint="eastAsia" w:eastAsia="新宋体" w:cs="Times New Roman"/>
            <w:color w:val="008000"/>
          </w:rPr>
          <w:t>Y</w:t>
        </w:r>
      </w:ins>
      <w:r>
        <w:rPr>
          <w:rFonts w:hint="eastAsia" w:ascii="Times New Roman" w:hAnsi="Times New Roman" w:eastAsia="新宋体" w:cs="Times New Roman"/>
          <w:color w:val="008000"/>
          <w:rPrChange w:id="5041" w:author="China" w:date="2017-06-06T20:51:00Z">
            <w:rPr>
              <w:rFonts w:hint="eastAsia" w:ascii="新宋体" w:hAnsi="新宋体" w:eastAsia="新宋体"/>
              <w:color w:val="008000"/>
            </w:rPr>
          </w:rPrChange>
        </w:rPr>
        <w:t>轴刻度的数宽度</w:t>
      </w:r>
    </w:p>
    <w:p>
      <w:pPr>
        <w:ind w:firstLine="480"/>
        <w:jc w:val="left"/>
        <w:rPr>
          <w:rFonts w:ascii="Times New Roman" w:hAnsi="Times New Roman" w:eastAsia="新宋体" w:cs="Times New Roman"/>
          <w:rPrChange w:id="5042" w:author="China" w:date="2017-06-06T20:51:00Z">
            <w:rPr>
              <w:rFonts w:ascii="新宋体" w:hAnsi="新宋体" w:eastAsia="新宋体"/>
            </w:rPr>
          </w:rPrChange>
        </w:rPr>
      </w:pPr>
      <w:r>
        <w:rPr>
          <w:rFonts w:ascii="Times New Roman" w:hAnsi="Times New Roman" w:eastAsia="新宋体" w:cs="Times New Roman"/>
          <w:rPrChange w:id="5043" w:author="China" w:date="2017-06-06T20:51:00Z">
            <w:rPr>
              <w:rFonts w:ascii="新宋体" w:hAnsi="新宋体" w:eastAsia="新宋体"/>
            </w:rPr>
          </w:rPrChange>
        </w:rPr>
        <w:t xml:space="preserve">            </w:t>
      </w:r>
      <w:r>
        <w:rPr>
          <w:rFonts w:ascii="Times New Roman" w:hAnsi="Times New Roman" w:eastAsia="新宋体" w:cs="Times New Roman"/>
          <w:color w:val="0000FF"/>
          <w:rPrChange w:id="5044" w:author="China" w:date="2017-06-06T20:51:00Z">
            <w:rPr>
              <w:rFonts w:ascii="新宋体" w:hAnsi="新宋体" w:eastAsia="新宋体"/>
              <w:color w:val="0000FF"/>
            </w:rPr>
          </w:rPrChange>
        </w:rPr>
        <w:t>prvte</w:t>
      </w:r>
      <w:r>
        <w:rPr>
          <w:rFonts w:ascii="Times New Roman" w:hAnsi="Times New Roman" w:eastAsia="新宋体" w:cs="Times New Roman"/>
          <w:rPrChange w:id="5045" w:author="China" w:date="2017-06-06T20:51:00Z">
            <w:rPr>
              <w:rFonts w:ascii="新宋体" w:hAnsi="新宋体" w:eastAsia="新宋体"/>
            </w:rPr>
          </w:rPrChange>
        </w:rPr>
        <w:t xml:space="preserve"> </w:t>
      </w:r>
      <w:r>
        <w:rPr>
          <w:rFonts w:ascii="Times New Roman" w:hAnsi="Times New Roman" w:eastAsia="新宋体" w:cs="Times New Roman"/>
          <w:color w:val="0000FF"/>
          <w:rPrChange w:id="5046" w:author="China" w:date="2017-06-06T20:51:00Z">
            <w:rPr>
              <w:rFonts w:ascii="新宋体" w:hAnsi="新宋体" w:eastAsia="新宋体"/>
              <w:color w:val="0000FF"/>
            </w:rPr>
          </w:rPrChange>
        </w:rPr>
        <w:t>flot</w:t>
      </w:r>
      <w:r>
        <w:rPr>
          <w:rFonts w:ascii="Times New Roman" w:hAnsi="Times New Roman" w:eastAsia="新宋体" w:cs="Times New Roman"/>
          <w:rPrChange w:id="5047" w:author="China" w:date="2017-06-06T20:51:00Z">
            <w:rPr>
              <w:rFonts w:ascii="新宋体" w:hAnsi="新宋体" w:eastAsia="新宋体"/>
            </w:rPr>
          </w:rPrChange>
        </w:rPr>
        <w:t xml:space="preserve"> fltSlceBegn = 0; </w:t>
      </w:r>
      <w:r>
        <w:rPr>
          <w:rFonts w:ascii="Times New Roman" w:hAnsi="Times New Roman" w:eastAsia="新宋体" w:cs="Times New Roman"/>
          <w:color w:val="008000"/>
          <w:rPrChange w:id="5048" w:author="China" w:date="2017-06-06T20:51:00Z">
            <w:rPr>
              <w:rFonts w:ascii="新宋体" w:hAnsi="新宋体" w:eastAsia="新宋体"/>
              <w:color w:val="008000"/>
            </w:rPr>
          </w:rPrChange>
        </w:rPr>
        <w:t>//</w:t>
      </w:r>
      <w:ins w:id="5049" w:author="刘宁" w:date="2017-06-09T10:21:00Z">
        <w:r>
          <w:rPr>
            <w:rFonts w:hint="eastAsia" w:eastAsia="新宋体" w:cs="Times New Roman"/>
            <w:color w:val="008000"/>
          </w:rPr>
          <w:t>Y</w:t>
        </w:r>
      </w:ins>
      <w:r>
        <w:rPr>
          <w:rFonts w:hint="eastAsia" w:ascii="Times New Roman" w:hAnsi="Times New Roman" w:eastAsia="新宋体" w:cs="Times New Roman"/>
          <w:color w:val="008000"/>
          <w:rPrChange w:id="5050" w:author="China" w:date="2017-06-06T20:51:00Z">
            <w:rPr>
              <w:rFonts w:hint="eastAsia" w:ascii="新宋体" w:hAnsi="新宋体" w:eastAsia="新宋体"/>
              <w:color w:val="008000"/>
            </w:rPr>
          </w:rPrChange>
        </w:rPr>
        <w:t>轴刻度开始值</w:t>
      </w:r>
    </w:p>
    <w:p>
      <w:pPr>
        <w:ind w:firstLine="480"/>
        <w:jc w:val="left"/>
        <w:rPr>
          <w:rFonts w:ascii="Times New Roman" w:hAnsi="Times New Roman" w:eastAsia="新宋体" w:cs="Times New Roman"/>
          <w:rPrChange w:id="5051" w:author="China" w:date="2017-06-06T20:51:00Z">
            <w:rPr>
              <w:rFonts w:ascii="新宋体" w:hAnsi="新宋体" w:eastAsia="新宋体"/>
            </w:rPr>
          </w:rPrChange>
        </w:rPr>
      </w:pPr>
      <w:r>
        <w:rPr>
          <w:rFonts w:ascii="Times New Roman" w:hAnsi="Times New Roman" w:eastAsia="新宋体" w:cs="Times New Roman"/>
          <w:rPrChange w:id="5052" w:author="China" w:date="2017-06-06T20:51:00Z">
            <w:rPr>
              <w:rFonts w:ascii="新宋体" w:hAnsi="新宋体" w:eastAsia="新宋体"/>
            </w:rPr>
          </w:rPrChange>
        </w:rPr>
        <w:t xml:space="preserve">            </w:t>
      </w:r>
      <w:r>
        <w:rPr>
          <w:rFonts w:ascii="Times New Roman" w:hAnsi="Times New Roman" w:eastAsia="新宋体" w:cs="Times New Roman"/>
          <w:color w:val="0000FF"/>
          <w:rPrChange w:id="5053" w:author="China" w:date="2017-06-06T20:51:00Z">
            <w:rPr>
              <w:rFonts w:ascii="新宋体" w:hAnsi="新宋体" w:eastAsia="新宋体"/>
              <w:color w:val="0000FF"/>
            </w:rPr>
          </w:rPrChange>
        </w:rPr>
        <w:t>prvte</w:t>
      </w:r>
      <w:r>
        <w:rPr>
          <w:rFonts w:ascii="Times New Roman" w:hAnsi="Times New Roman" w:eastAsia="新宋体" w:cs="Times New Roman"/>
          <w:rPrChange w:id="5054" w:author="China" w:date="2017-06-06T20:51:00Z">
            <w:rPr>
              <w:rFonts w:ascii="新宋体" w:hAnsi="新宋体" w:eastAsia="新宋体"/>
            </w:rPr>
          </w:rPrChange>
        </w:rPr>
        <w:t xml:space="preserve"> </w:t>
      </w:r>
      <w:r>
        <w:rPr>
          <w:rFonts w:ascii="Times New Roman" w:hAnsi="Times New Roman" w:eastAsia="新宋体" w:cs="Times New Roman"/>
          <w:color w:val="0000FF"/>
          <w:rPrChange w:id="5055" w:author="China" w:date="2017-06-06T20:51:00Z">
            <w:rPr>
              <w:rFonts w:ascii="新宋体" w:hAnsi="新宋体" w:eastAsia="新宋体"/>
              <w:color w:val="0000FF"/>
            </w:rPr>
          </w:rPrChange>
        </w:rPr>
        <w:t>flot</w:t>
      </w:r>
      <w:r>
        <w:rPr>
          <w:rFonts w:ascii="Times New Roman" w:hAnsi="Times New Roman" w:eastAsia="新宋体" w:cs="Times New Roman"/>
          <w:rPrChange w:id="5056" w:author="China" w:date="2017-06-06T20:51:00Z">
            <w:rPr>
              <w:rFonts w:ascii="新宋体" w:hAnsi="新宋体" w:eastAsia="新宋体"/>
            </w:rPr>
          </w:rPrChange>
        </w:rPr>
        <w:t xml:space="preserve"> fltTenson = 0.</w:t>
      </w:r>
      <w:r>
        <w:rPr>
          <w:rFonts w:ascii="Times New Roman" w:hAnsi="Times New Roman" w:eastAsia="新宋体" w:cs="Times New Roman"/>
          <w:rPrChange w:id="5057" w:author="China" w:date="2017-06-06T20:51:00Z">
            <w:rPr>
              <w:rFonts w:ascii="新宋体" w:hAnsi="新宋体" w:eastAsia="新宋体"/>
            </w:rPr>
          </w:rPrChange>
        </w:rPr>
        <w:t>5f;</w:t>
      </w:r>
    </w:p>
    <w:p>
      <w:pPr>
        <w:ind w:firstLine="480"/>
        <w:jc w:val="left"/>
        <w:rPr>
          <w:rFonts w:ascii="Times New Roman" w:hAnsi="Times New Roman" w:eastAsia="新宋体" w:cs="Times New Roman"/>
          <w:rPrChange w:id="5058" w:author="China" w:date="2017-06-06T20:51:00Z">
            <w:rPr>
              <w:rFonts w:ascii="新宋体" w:hAnsi="新宋体" w:eastAsia="新宋体"/>
            </w:rPr>
          </w:rPrChange>
        </w:rPr>
      </w:pPr>
      <w:r>
        <w:rPr>
          <w:rFonts w:ascii="Times New Roman" w:hAnsi="Times New Roman" w:eastAsia="新宋体" w:cs="Times New Roman"/>
          <w:rPrChange w:id="5059" w:author="China" w:date="2017-06-06T20:51:00Z">
            <w:rPr>
              <w:rFonts w:ascii="新宋体" w:hAnsi="新宋体" w:eastAsia="新宋体"/>
            </w:rPr>
          </w:rPrChange>
        </w:rPr>
        <w:t xml:space="preserve">            </w:t>
      </w:r>
      <w:r>
        <w:rPr>
          <w:rFonts w:ascii="Times New Roman" w:hAnsi="Times New Roman" w:eastAsia="新宋体" w:cs="Times New Roman"/>
          <w:color w:val="0000FF"/>
          <w:rPrChange w:id="5060" w:author="China" w:date="2017-06-06T20:51:00Z">
            <w:rPr>
              <w:rFonts w:ascii="新宋体" w:hAnsi="新宋体" w:eastAsia="新宋体"/>
              <w:color w:val="0000FF"/>
            </w:rPr>
          </w:rPrChange>
        </w:rPr>
        <w:t>prvte</w:t>
      </w:r>
      <w:r>
        <w:rPr>
          <w:rFonts w:ascii="Times New Roman" w:hAnsi="Times New Roman" w:eastAsia="新宋体" w:cs="Times New Roman"/>
          <w:rPrChange w:id="5061" w:author="China" w:date="2017-06-06T20:51:00Z">
            <w:rPr>
              <w:rFonts w:ascii="新宋体" w:hAnsi="新宋体" w:eastAsia="新宋体"/>
            </w:rPr>
          </w:rPrChange>
        </w:rPr>
        <w:t xml:space="preserve"> </w:t>
      </w:r>
      <w:r>
        <w:rPr>
          <w:rFonts w:ascii="Times New Roman" w:hAnsi="Times New Roman" w:eastAsia="新宋体" w:cs="Times New Roman"/>
          <w:color w:val="0000FF"/>
          <w:rPrChange w:id="5062" w:author="China" w:date="2017-06-06T20:51:00Z">
            <w:rPr>
              <w:rFonts w:ascii="新宋体" w:hAnsi="新宋体" w:eastAsia="新宋体"/>
              <w:color w:val="0000FF"/>
            </w:rPr>
          </w:rPrChange>
        </w:rPr>
        <w:t>strng</w:t>
      </w:r>
      <w:r>
        <w:rPr>
          <w:rFonts w:ascii="Times New Roman" w:hAnsi="Times New Roman" w:eastAsia="新宋体" w:cs="Times New Roman"/>
          <w:rPrChange w:id="5063" w:author="China" w:date="2017-06-06T20:51:00Z">
            <w:rPr>
              <w:rFonts w:ascii="新宋体" w:hAnsi="新宋体" w:eastAsia="新宋体"/>
            </w:rPr>
          </w:rPrChange>
        </w:rPr>
        <w:t xml:space="preserve"> strTtle = </w:t>
      </w:r>
      <w:r>
        <w:rPr>
          <w:rFonts w:ascii="Times New Roman" w:hAnsi="Times New Roman" w:eastAsia="新宋体" w:cs="Times New Roman"/>
          <w:color w:val="A31515"/>
          <w:rPrChange w:id="5064"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065" w:author="China" w:date="2017-06-06T20:51:00Z">
            <w:rPr>
              <w:rFonts w:hint="eastAsia" w:ascii="新宋体" w:hAnsi="新宋体" w:eastAsia="新宋体"/>
              <w:color w:val="A31515"/>
            </w:rPr>
          </w:rPrChange>
        </w:rPr>
        <w:t>曲线图</w:t>
      </w:r>
      <w:r>
        <w:rPr>
          <w:rFonts w:ascii="Times New Roman" w:hAnsi="Times New Roman" w:eastAsia="新宋体" w:cs="Times New Roman"/>
          <w:color w:val="A31515"/>
          <w:rPrChange w:id="5066" w:author="China" w:date="2017-06-06T20:51:00Z">
            <w:rPr>
              <w:rFonts w:ascii="新宋体" w:hAnsi="新宋体" w:eastAsia="新宋体"/>
              <w:color w:val="A31515"/>
            </w:rPr>
          </w:rPrChange>
        </w:rPr>
        <w:t>"</w:t>
      </w:r>
      <w:r>
        <w:rPr>
          <w:rFonts w:ascii="Times New Roman" w:hAnsi="Times New Roman" w:eastAsia="新宋体" w:cs="Times New Roman"/>
          <w:rPrChange w:id="5067" w:author="China" w:date="2017-06-06T20:51:00Z">
            <w:rPr>
              <w:rFonts w:ascii="新宋体" w:hAnsi="新宋体" w:eastAsia="新宋体"/>
            </w:rPr>
          </w:rPrChange>
        </w:rPr>
        <w:t xml:space="preserve">; </w:t>
      </w:r>
      <w:r>
        <w:rPr>
          <w:rFonts w:ascii="Times New Roman" w:hAnsi="Times New Roman" w:eastAsia="新宋体" w:cs="Times New Roman"/>
          <w:color w:val="008000"/>
          <w:rPrChange w:id="506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069" w:author="China" w:date="2017-06-06T20:51:00Z">
            <w:rPr>
              <w:rFonts w:hint="eastAsia" w:ascii="新宋体" w:hAnsi="新宋体" w:eastAsia="新宋体"/>
              <w:color w:val="008000"/>
            </w:rPr>
          </w:rPrChange>
        </w:rPr>
        <w:t>标</w:t>
      </w:r>
      <w:r>
        <w:rPr>
          <w:rFonts w:hint="eastAsia" w:ascii="Times New Roman" w:hAnsi="Times New Roman" w:eastAsia="新宋体" w:cs="Times New Roman"/>
          <w:color w:val="008000"/>
          <w:rPrChange w:id="5070" w:author="China" w:date="2017-06-06T20:51:00Z">
            <w:rPr>
              <w:rFonts w:hint="eastAsia" w:ascii="新宋体" w:hAnsi="新宋体" w:eastAsia="新宋体"/>
              <w:color w:val="008000"/>
            </w:rPr>
          </w:rPrChange>
        </w:rPr>
        <w:t>括</w:t>
      </w:r>
      <w:r>
        <w:rPr>
          <w:rFonts w:hint="eastAsia" w:ascii="Times New Roman" w:hAnsi="Times New Roman" w:eastAsia="新宋体" w:cs="Times New Roman"/>
          <w:color w:val="008000"/>
          <w:rPrChange w:id="5071" w:author="China" w:date="2017-06-06T20:51:00Z">
            <w:rPr>
              <w:rFonts w:hint="eastAsia" w:ascii="新宋体" w:hAnsi="新宋体" w:eastAsia="新宋体"/>
              <w:color w:val="008000"/>
            </w:rPr>
          </w:rPrChange>
        </w:rPr>
        <w:t>题</w:t>
      </w:r>
    </w:p>
    <w:p>
      <w:pPr>
        <w:ind w:firstLine="480"/>
        <w:jc w:val="left"/>
        <w:rPr>
          <w:rFonts w:ascii="Times New Roman" w:hAnsi="Times New Roman" w:eastAsia="新宋体" w:cs="Times New Roman"/>
          <w:rPrChange w:id="5072" w:author="China" w:date="2017-06-06T20:51:00Z">
            <w:rPr>
              <w:rFonts w:ascii="新宋体" w:hAnsi="新宋体" w:eastAsia="新宋体"/>
            </w:rPr>
          </w:rPrChange>
        </w:rPr>
      </w:pPr>
      <w:r>
        <w:rPr>
          <w:rFonts w:ascii="Times New Roman" w:hAnsi="Times New Roman" w:eastAsia="新宋体" w:cs="Times New Roman"/>
          <w:rPrChange w:id="5073" w:author="China" w:date="2017-06-06T20:51:00Z">
            <w:rPr>
              <w:rFonts w:ascii="新宋体" w:hAnsi="新宋体" w:eastAsia="新宋体"/>
            </w:rPr>
          </w:rPrChange>
        </w:rPr>
        <w:t xml:space="preserve">            </w:t>
      </w:r>
      <w:r>
        <w:rPr>
          <w:rFonts w:ascii="Times New Roman" w:hAnsi="Times New Roman" w:eastAsia="新宋体" w:cs="Times New Roman"/>
          <w:color w:val="0000FF"/>
          <w:rPrChange w:id="5074" w:author="China" w:date="2017-06-06T20:51:00Z">
            <w:rPr>
              <w:rFonts w:ascii="新宋体" w:hAnsi="新宋体" w:eastAsia="新宋体"/>
              <w:color w:val="0000FF"/>
            </w:rPr>
          </w:rPrChange>
        </w:rPr>
        <w:t>prvte</w:t>
      </w:r>
      <w:r>
        <w:rPr>
          <w:rFonts w:ascii="Times New Roman" w:hAnsi="Times New Roman" w:eastAsia="新宋体" w:cs="Times New Roman"/>
          <w:rPrChange w:id="5075" w:author="China" w:date="2017-06-06T20:51:00Z">
            <w:rPr>
              <w:rFonts w:ascii="新宋体" w:hAnsi="新宋体" w:eastAsia="新宋体"/>
            </w:rPr>
          </w:rPrChange>
        </w:rPr>
        <w:t xml:space="preserve"> </w:t>
      </w:r>
      <w:r>
        <w:rPr>
          <w:rFonts w:ascii="Times New Roman" w:hAnsi="Times New Roman" w:eastAsia="新宋体" w:cs="Times New Roman"/>
          <w:color w:val="0000FF"/>
          <w:rPrChange w:id="5076" w:author="China" w:date="2017-06-06T20:51:00Z">
            <w:rPr>
              <w:rFonts w:ascii="新宋体" w:hAnsi="新宋体" w:eastAsia="新宋体"/>
              <w:color w:val="0000FF"/>
            </w:rPr>
          </w:rPrChange>
        </w:rPr>
        <w:t>strng</w:t>
      </w:r>
      <w:r>
        <w:rPr>
          <w:rFonts w:ascii="Times New Roman" w:hAnsi="Times New Roman" w:eastAsia="新宋体" w:cs="Times New Roman"/>
          <w:rPrChange w:id="5077" w:author="China" w:date="2017-06-06T20:51:00Z">
            <w:rPr>
              <w:rFonts w:ascii="新宋体" w:hAnsi="新宋体" w:eastAsia="新宋体"/>
            </w:rPr>
          </w:rPrChange>
        </w:rPr>
        <w:t xml:space="preserve"> strXxsText = </w:t>
      </w:r>
      <w:r>
        <w:rPr>
          <w:rFonts w:ascii="Times New Roman" w:hAnsi="Times New Roman" w:eastAsia="新宋体" w:cs="Times New Roman"/>
          <w:color w:val="A31515"/>
          <w:rPrChange w:id="5078"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079" w:author="China" w:date="2017-06-06T20:51:00Z">
            <w:rPr>
              <w:rFonts w:hint="eastAsia" w:ascii="新宋体" w:hAnsi="新宋体" w:eastAsia="新宋体"/>
              <w:color w:val="A31515"/>
            </w:rPr>
          </w:rPrChange>
        </w:rPr>
        <w:t>月份份</w:t>
      </w:r>
      <w:r>
        <w:rPr>
          <w:rFonts w:ascii="Times New Roman" w:hAnsi="Times New Roman" w:eastAsia="新宋体" w:cs="Times New Roman"/>
          <w:rPrChange w:id="5080" w:author="China" w:date="2017-06-06T20:51:00Z">
            <w:rPr>
              <w:rFonts w:ascii="新宋体" w:hAnsi="新宋体" w:eastAsia="新宋体"/>
            </w:rPr>
          </w:rPrChange>
        </w:rPr>
        <w:t xml:space="preserve">; </w:t>
      </w:r>
      <w:r>
        <w:rPr>
          <w:rFonts w:ascii="Times New Roman" w:hAnsi="Times New Roman" w:eastAsia="新宋体" w:cs="Times New Roman"/>
          <w:color w:val="008000"/>
          <w:rPrChange w:id="5081" w:author="China" w:date="2017-06-06T20:51:00Z">
            <w:rPr>
              <w:rFonts w:ascii="新宋体" w:hAnsi="新宋体" w:eastAsia="新宋体"/>
              <w:color w:val="008000"/>
            </w:rPr>
          </w:rPrChange>
        </w:rPr>
        <w:t>//X</w:t>
      </w:r>
      <w:r>
        <w:rPr>
          <w:rFonts w:hint="eastAsia" w:ascii="Times New Roman" w:hAnsi="Times New Roman" w:eastAsia="新宋体" w:cs="Times New Roman"/>
          <w:color w:val="008000"/>
          <w:rPrChange w:id="5082" w:author="China" w:date="2017-06-06T20:51:00Z">
            <w:rPr>
              <w:rFonts w:hint="eastAsia" w:ascii="新宋体" w:hAnsi="新宋体" w:eastAsia="新宋体"/>
              <w:color w:val="008000"/>
            </w:rPr>
          </w:rPrChange>
        </w:rPr>
        <w:t>轴说明</w:t>
      </w:r>
      <w:r>
        <w:rPr>
          <w:rFonts w:hint="eastAsia" w:ascii="Times New Roman" w:hAnsi="Times New Roman" w:eastAsia="新宋体" w:cs="Times New Roman"/>
          <w:color w:val="008000"/>
          <w:rPrChange w:id="5083" w:author="China" w:date="2017-06-06T20:51:00Z">
            <w:rPr>
              <w:rFonts w:hint="eastAsia" w:ascii="新宋体" w:hAnsi="新宋体" w:eastAsia="新宋体"/>
              <w:color w:val="008000"/>
            </w:rPr>
          </w:rPrChange>
        </w:rPr>
        <w:t>文字</w:t>
      </w:r>
    </w:p>
    <w:p>
      <w:pPr>
        <w:ind w:firstLine="480"/>
        <w:jc w:val="left"/>
        <w:rPr>
          <w:rFonts w:ascii="Times New Roman" w:hAnsi="Times New Roman" w:eastAsia="新宋体" w:cs="Times New Roman"/>
          <w:rPrChange w:id="5084" w:author="China" w:date="2017-06-06T20:51:00Z">
            <w:rPr>
              <w:rFonts w:ascii="新宋体" w:hAnsi="新宋体" w:eastAsia="新宋体"/>
            </w:rPr>
          </w:rPrChange>
        </w:rPr>
      </w:pPr>
      <w:r>
        <w:rPr>
          <w:rFonts w:ascii="Times New Roman" w:hAnsi="Times New Roman" w:eastAsia="新宋体" w:cs="Times New Roman"/>
          <w:rPrChange w:id="5085" w:author="China" w:date="2017-06-06T20:51:00Z">
            <w:rPr>
              <w:rFonts w:ascii="新宋体" w:hAnsi="新宋体" w:eastAsia="新宋体"/>
            </w:rPr>
          </w:rPrChange>
        </w:rPr>
        <w:t xml:space="preserve">            </w:t>
      </w:r>
      <w:r>
        <w:rPr>
          <w:rFonts w:ascii="Times New Roman" w:hAnsi="Times New Roman" w:eastAsia="新宋体" w:cs="Times New Roman"/>
          <w:color w:val="0000FF"/>
          <w:rPrChange w:id="5086" w:author="China" w:date="2017-06-06T20:51:00Z">
            <w:rPr>
              <w:rFonts w:ascii="新宋体" w:hAnsi="新宋体" w:eastAsia="新宋体"/>
              <w:color w:val="0000FF"/>
            </w:rPr>
          </w:rPrChange>
        </w:rPr>
        <w:t>prvte</w:t>
      </w:r>
      <w:r>
        <w:rPr>
          <w:rFonts w:ascii="Times New Roman" w:hAnsi="Times New Roman" w:eastAsia="新宋体" w:cs="Times New Roman"/>
          <w:rPrChange w:id="5087" w:author="China" w:date="2017-06-06T20:51:00Z">
            <w:rPr>
              <w:rFonts w:ascii="新宋体" w:hAnsi="新宋体" w:eastAsia="新宋体"/>
            </w:rPr>
          </w:rPrChange>
        </w:rPr>
        <w:t xml:space="preserve"> </w:t>
      </w:r>
      <w:r>
        <w:rPr>
          <w:rFonts w:ascii="Times New Roman" w:hAnsi="Times New Roman" w:eastAsia="新宋体" w:cs="Times New Roman"/>
          <w:color w:val="0000FF"/>
          <w:rPrChange w:id="5088" w:author="China" w:date="2017-06-06T20:51:00Z">
            <w:rPr>
              <w:rFonts w:ascii="新宋体" w:hAnsi="新宋体" w:eastAsia="新宋体"/>
              <w:color w:val="0000FF"/>
            </w:rPr>
          </w:rPrChange>
        </w:rPr>
        <w:t>strng</w:t>
      </w:r>
      <w:r>
        <w:rPr>
          <w:rFonts w:ascii="Times New Roman" w:hAnsi="Times New Roman" w:eastAsia="新宋体" w:cs="Times New Roman"/>
          <w:rPrChange w:id="5089" w:author="China" w:date="2017-06-06T20:51:00Z">
            <w:rPr>
              <w:rFonts w:ascii="新宋体" w:hAnsi="新宋体" w:eastAsia="新宋体"/>
            </w:rPr>
          </w:rPrChange>
        </w:rPr>
        <w:t xml:space="preserve"> strxsText = </w:t>
      </w:r>
      <w:r>
        <w:rPr>
          <w:rFonts w:ascii="Times New Roman" w:hAnsi="Times New Roman" w:eastAsia="新宋体" w:cs="Times New Roman"/>
          <w:color w:val="A31515"/>
          <w:rPrChange w:id="5090"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091" w:author="China" w:date="2017-06-06T20:51:00Z">
            <w:rPr>
              <w:rFonts w:hint="eastAsia" w:ascii="新宋体" w:hAnsi="新宋体" w:eastAsia="新宋体"/>
              <w:color w:val="A31515"/>
            </w:rPr>
          </w:rPrChange>
        </w:rPr>
        <w:t>万元</w:t>
      </w:r>
      <w:r>
        <w:rPr>
          <w:rFonts w:ascii="Times New Roman" w:hAnsi="Times New Roman" w:eastAsia="新宋体" w:cs="Times New Roman"/>
          <w:color w:val="A31515"/>
          <w:rPrChange w:id="5092" w:author="China" w:date="2017-06-06T20:51:00Z">
            <w:rPr>
              <w:rFonts w:ascii="新宋体" w:hAnsi="新宋体" w:eastAsia="新宋体"/>
              <w:color w:val="A31515"/>
            </w:rPr>
          </w:rPrChange>
        </w:rPr>
        <w:t>"</w:t>
      </w:r>
      <w:r>
        <w:rPr>
          <w:rFonts w:ascii="Times New Roman" w:hAnsi="Times New Roman" w:eastAsia="新宋体" w:cs="Times New Roman"/>
          <w:rPrChange w:id="5093" w:author="China" w:date="2017-06-06T20:51:00Z">
            <w:rPr>
              <w:rFonts w:ascii="新宋体" w:hAnsi="新宋体" w:eastAsia="新宋体"/>
            </w:rPr>
          </w:rPrChange>
        </w:rPr>
        <w:t xml:space="preserve">; </w:t>
      </w:r>
      <w:r>
        <w:rPr>
          <w:rFonts w:ascii="Times New Roman" w:hAnsi="Times New Roman" w:eastAsia="新宋体" w:cs="Times New Roman"/>
          <w:color w:val="008000"/>
          <w:rPrChange w:id="5094" w:author="China" w:date="2017-06-06T20:51:00Z">
            <w:rPr>
              <w:rFonts w:ascii="新宋体" w:hAnsi="新宋体" w:eastAsia="新宋体"/>
              <w:color w:val="008000"/>
            </w:rPr>
          </w:rPrChange>
        </w:rPr>
        <w:t>//</w:t>
      </w:r>
      <w:ins w:id="5095" w:author="刘宁" w:date="2017-06-09T10:11:00Z">
        <w:r>
          <w:rPr>
            <w:rFonts w:hint="eastAsia" w:eastAsia="新宋体" w:cs="Times New Roman"/>
            <w:color w:val="008000"/>
          </w:rPr>
          <w:t>Y</w:t>
        </w:r>
      </w:ins>
      <w:r>
        <w:rPr>
          <w:rFonts w:hint="eastAsia" w:ascii="Times New Roman" w:hAnsi="Times New Roman" w:eastAsia="新宋体" w:cs="Times New Roman"/>
          <w:color w:val="008000"/>
          <w:rPrChange w:id="5096" w:author="China" w:date="2017-06-06T20:51:00Z">
            <w:rPr>
              <w:rFonts w:hint="eastAsia" w:ascii="新宋体" w:hAnsi="新宋体" w:eastAsia="新宋体"/>
              <w:color w:val="008000"/>
            </w:rPr>
          </w:rPrChange>
        </w:rPr>
        <w:t>轴说</w:t>
      </w:r>
      <w:del w:id="5097" w:author="刘宁" w:date="2017-06-09T10:11:00Z">
        <w:r>
          <w:rPr>
            <w:rFonts w:hint="eastAsia" w:ascii="Times New Roman" w:hAnsi="Times New Roman" w:eastAsia="新宋体" w:cs="Times New Roman"/>
            <w:color w:val="008000"/>
            <w:rPrChange w:id="5098" w:author="China" w:date="2017-06-06T20:51:00Z">
              <w:rPr>
                <w:rFonts w:hint="eastAsia" w:ascii="新宋体" w:hAnsi="新宋体" w:eastAsia="新宋体"/>
                <w:color w:val="008000"/>
              </w:rPr>
            </w:rPrChange>
          </w:rPr>
          <w:delText>μ</w:delText>
        </w:r>
      </w:del>
      <w:r>
        <w:rPr>
          <w:rFonts w:hint="eastAsia" w:ascii="Times New Roman" w:hAnsi="Times New Roman" w:eastAsia="新宋体" w:cs="Times New Roman"/>
          <w:color w:val="008000"/>
          <w:rPrChange w:id="5099" w:author="China" w:date="2017-06-06T20:51:00Z">
            <w:rPr>
              <w:rFonts w:hint="eastAsia" w:ascii="新宋体" w:hAnsi="新宋体" w:eastAsia="新宋体"/>
              <w:color w:val="008000"/>
            </w:rPr>
          </w:rPrChange>
        </w:rPr>
        <w:t>明</w:t>
      </w:r>
      <w:del w:id="5100" w:author="刘宁" w:date="2017-06-09T10:11:00Z">
        <w:r>
          <w:rPr>
            <w:rFonts w:hint="eastAsia" w:ascii="Times New Roman" w:hAnsi="Times New Roman" w:eastAsia="新宋体" w:cs="Times New Roman"/>
            <w:color w:val="008000"/>
            <w:rPrChange w:id="5101" w:author="China" w:date="2017-06-06T20:51:00Z">
              <w:rPr>
                <w:rFonts w:hint="eastAsia" w:ascii="新宋体" w:hAnsi="新宋体" w:eastAsia="新宋体"/>
                <w:color w:val="008000"/>
              </w:rPr>
            </w:rPrChange>
          </w:rPr>
          <w:delText>÷</w:delText>
        </w:r>
      </w:del>
      <w:r>
        <w:rPr>
          <w:rFonts w:hint="eastAsia" w:ascii="Times New Roman" w:hAnsi="Times New Roman" w:eastAsia="新宋体" w:cs="Times New Roman"/>
          <w:color w:val="008000"/>
          <w:rPrChange w:id="5102" w:author="China" w:date="2017-06-06T20:51:00Z">
            <w:rPr>
              <w:rFonts w:hint="eastAsia" w:ascii="新宋体" w:hAnsi="新宋体" w:eastAsia="新宋体"/>
              <w:color w:val="008000"/>
            </w:rPr>
          </w:rPrChange>
        </w:rPr>
        <w:t>文字</w:t>
      </w:r>
    </w:p>
    <w:p>
      <w:pPr>
        <w:ind w:firstLine="480"/>
        <w:jc w:val="left"/>
        <w:rPr>
          <w:rFonts w:ascii="Times New Roman" w:hAnsi="Times New Roman" w:eastAsia="新宋体" w:cs="Times New Roman"/>
          <w:rPrChange w:id="5103" w:author="China" w:date="2017-06-06T20:51:00Z">
            <w:rPr>
              <w:rFonts w:ascii="新宋体" w:hAnsi="新宋体" w:eastAsia="新宋体"/>
            </w:rPr>
          </w:rPrChange>
        </w:rPr>
      </w:pPr>
      <w:r>
        <w:rPr>
          <w:rFonts w:ascii="Times New Roman" w:hAnsi="Times New Roman" w:eastAsia="新宋体" w:cs="Times New Roman"/>
          <w:rPrChange w:id="5104" w:author="China" w:date="2017-06-06T20:51:00Z">
            <w:rPr>
              <w:rFonts w:ascii="新宋体" w:hAnsi="新宋体" w:eastAsia="新宋体"/>
            </w:rPr>
          </w:rPrChange>
        </w:rPr>
        <w:t xml:space="preserve">            </w:t>
      </w:r>
      <w:r>
        <w:rPr>
          <w:rFonts w:ascii="Times New Roman" w:hAnsi="Times New Roman" w:eastAsia="新宋体" w:cs="Times New Roman"/>
          <w:color w:val="0000FF"/>
          <w:rPrChange w:id="5105" w:author="China" w:date="2017-06-06T20:51:00Z">
            <w:rPr>
              <w:rFonts w:ascii="新宋体" w:hAnsi="新宋体" w:eastAsia="新宋体"/>
              <w:color w:val="0000FF"/>
            </w:rPr>
          </w:rPrChange>
        </w:rPr>
        <w:t>prvte</w:t>
      </w:r>
      <w:r>
        <w:rPr>
          <w:rFonts w:ascii="Times New Roman" w:hAnsi="Times New Roman" w:eastAsia="新宋体" w:cs="Times New Roman"/>
          <w:rPrChange w:id="5106" w:author="China" w:date="2017-06-06T20:51:00Z">
            <w:rPr>
              <w:rFonts w:ascii="新宋体" w:hAnsi="新宋体" w:eastAsia="新宋体"/>
            </w:rPr>
          </w:rPrChange>
        </w:rPr>
        <w:t xml:space="preserve"> </w:t>
      </w:r>
      <w:r>
        <w:rPr>
          <w:rFonts w:ascii="Times New Roman" w:hAnsi="Times New Roman" w:eastAsia="新宋体" w:cs="Times New Roman"/>
          <w:color w:val="0000FF"/>
          <w:rPrChange w:id="5107" w:author="China" w:date="2017-06-06T20:51:00Z">
            <w:rPr>
              <w:rFonts w:ascii="新宋体" w:hAnsi="新宋体" w:eastAsia="新宋体"/>
              <w:color w:val="0000FF"/>
            </w:rPr>
          </w:rPrChange>
        </w:rPr>
        <w:t>strng</w:t>
      </w:r>
      <w:r>
        <w:rPr>
          <w:rFonts w:ascii="Times New Roman" w:hAnsi="Times New Roman" w:eastAsia="新宋体" w:cs="Times New Roman"/>
          <w:rPrChange w:id="5108" w:author="China" w:date="2017-06-06T20:51:00Z">
            <w:rPr>
              <w:rFonts w:ascii="新宋体" w:hAnsi="新宋体" w:eastAsia="新宋体"/>
            </w:rPr>
          </w:rPrChange>
        </w:rPr>
        <w:t xml:space="preserve">[] strsKes = </w:t>
      </w:r>
      <w:r>
        <w:rPr>
          <w:rFonts w:ascii="Times New Roman" w:hAnsi="Times New Roman" w:eastAsia="新宋体" w:cs="Times New Roman"/>
          <w:color w:val="0000FF"/>
          <w:rPrChange w:id="5109" w:author="China" w:date="2017-06-06T20:51:00Z">
            <w:rPr>
              <w:rFonts w:ascii="新宋体" w:hAnsi="新宋体" w:eastAsia="新宋体"/>
              <w:color w:val="0000FF"/>
            </w:rPr>
          </w:rPrChange>
        </w:rPr>
        <w:t>new</w:t>
      </w:r>
      <w:r>
        <w:rPr>
          <w:rFonts w:ascii="Times New Roman" w:hAnsi="Times New Roman" w:eastAsia="新宋体" w:cs="Times New Roman"/>
          <w:rPrChange w:id="5110" w:author="China" w:date="2017-06-06T20:51:00Z">
            <w:rPr>
              <w:rFonts w:ascii="新宋体" w:hAnsi="新宋体" w:eastAsia="新宋体"/>
            </w:rPr>
          </w:rPrChange>
        </w:rPr>
        <w:t xml:space="preserve"> </w:t>
      </w:r>
      <w:r>
        <w:rPr>
          <w:rFonts w:ascii="Times New Roman" w:hAnsi="Times New Roman" w:eastAsia="新宋体" w:cs="Times New Roman"/>
          <w:color w:val="0000FF"/>
          <w:rPrChange w:id="5111" w:author="China" w:date="2017-06-06T20:51:00Z">
            <w:rPr>
              <w:rFonts w:ascii="新宋体" w:hAnsi="新宋体" w:eastAsia="新宋体"/>
              <w:color w:val="0000FF"/>
            </w:rPr>
          </w:rPrChange>
        </w:rPr>
        <w:t>strng</w:t>
      </w:r>
      <w:r>
        <w:rPr>
          <w:rFonts w:ascii="Times New Roman" w:hAnsi="Times New Roman" w:eastAsia="新宋体" w:cs="Times New Roman"/>
          <w:rPrChange w:id="5112" w:author="China" w:date="2017-06-06T20:51:00Z">
            <w:rPr>
              <w:rFonts w:ascii="新宋体" w:hAnsi="新宋体" w:eastAsia="新宋体"/>
            </w:rPr>
          </w:rPrChange>
        </w:rPr>
        <w:t xml:space="preserve">[] { </w:t>
      </w:r>
      <w:r>
        <w:rPr>
          <w:rFonts w:ascii="Times New Roman" w:hAnsi="Times New Roman" w:eastAsia="新宋体" w:cs="Times New Roman"/>
          <w:color w:val="A31515"/>
          <w:rPrChange w:id="5113"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14" w:author="China" w:date="2017-06-06T20:51:00Z">
            <w:rPr>
              <w:rFonts w:hint="eastAsia" w:ascii="新宋体" w:hAnsi="新宋体" w:eastAsia="新宋体"/>
              <w:color w:val="A31515"/>
            </w:rPr>
          </w:rPrChange>
        </w:rPr>
        <w:t>一月</w:t>
      </w:r>
      <w:r>
        <w:rPr>
          <w:rFonts w:ascii="Times New Roman" w:hAnsi="Times New Roman" w:eastAsia="新宋体" w:cs="Times New Roman"/>
          <w:color w:val="A31515"/>
          <w:rPrChange w:id="5115" w:author="China" w:date="2017-06-06T20:51:00Z">
            <w:rPr>
              <w:rFonts w:ascii="新宋体" w:hAnsi="新宋体" w:eastAsia="新宋体"/>
              <w:color w:val="A31515"/>
            </w:rPr>
          </w:rPrChange>
        </w:rPr>
        <w:t>"</w:t>
      </w:r>
      <w:r>
        <w:rPr>
          <w:rFonts w:hint="eastAsia" w:ascii="Times New Roman" w:hAnsi="Times New Roman" w:eastAsia="新宋体" w:cs="Times New Roman"/>
          <w:rPrChange w:id="5116" w:author="China" w:date="2017-06-06T20:51:00Z">
            <w:rPr>
              <w:rFonts w:hint="eastAsia" w:ascii="新宋体" w:hAnsi="新宋体" w:eastAsia="新宋体"/>
            </w:rPr>
          </w:rPrChange>
        </w:rPr>
        <w:t>，</w:t>
      </w:r>
      <w:r>
        <w:rPr>
          <w:rFonts w:ascii="Times New Roman" w:hAnsi="Times New Roman" w:eastAsia="新宋体" w:cs="Times New Roman"/>
          <w:rPrChange w:id="5117" w:author="China" w:date="2017-06-06T20:51:00Z">
            <w:rPr>
              <w:rFonts w:ascii="新宋体" w:hAnsi="新宋体" w:eastAsia="新宋体"/>
            </w:rPr>
          </w:rPrChange>
        </w:rPr>
        <w:t xml:space="preserve"> </w:t>
      </w:r>
      <w:r>
        <w:rPr>
          <w:rFonts w:ascii="Times New Roman" w:hAnsi="Times New Roman" w:eastAsia="新宋体" w:cs="Times New Roman"/>
          <w:color w:val="A31515"/>
          <w:rPrChange w:id="5118"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19" w:author="China" w:date="2017-06-06T20:51:00Z">
            <w:rPr>
              <w:rFonts w:hint="eastAsia" w:ascii="新宋体" w:hAnsi="新宋体" w:eastAsia="新宋体"/>
              <w:color w:val="A31515"/>
            </w:rPr>
          </w:rPrChange>
        </w:rPr>
        <w:t>二</w:t>
      </w:r>
      <w:r>
        <w:rPr>
          <w:rFonts w:ascii="Times New Roman" w:hAnsi="Times New Roman" w:eastAsia="新宋体" w:cs="Times New Roman"/>
          <w:color w:val="A31515"/>
          <w:rPrChange w:id="5120" w:author="China" w:date="2017-06-06T20:51:00Z">
            <w:rPr>
              <w:rFonts w:ascii="新宋体" w:hAnsi="新宋体" w:eastAsia="新宋体"/>
              <w:color w:val="A31515"/>
            </w:rPr>
          </w:rPrChange>
        </w:rPr>
        <w:t>t</w:t>
      </w:r>
      <w:r>
        <w:rPr>
          <w:rFonts w:hint="eastAsia" w:ascii="Times New Roman" w:hAnsi="Times New Roman" w:eastAsia="新宋体" w:cs="Times New Roman"/>
          <w:color w:val="A31515"/>
          <w:rPrChange w:id="5121" w:author="China" w:date="2017-06-06T20:51:00Z">
            <w:rPr>
              <w:rFonts w:hint="eastAsia" w:ascii="新宋体" w:hAnsi="新宋体" w:eastAsia="新宋体"/>
              <w:color w:val="A31515"/>
            </w:rPr>
          </w:rPrChange>
        </w:rPr>
        <w:t>月</w:t>
      </w:r>
      <w:r>
        <w:rPr>
          <w:rFonts w:ascii="Times New Roman" w:hAnsi="Times New Roman" w:eastAsia="新宋体" w:cs="Times New Roman"/>
          <w:color w:val="A31515"/>
          <w:rPrChange w:id="5122" w:author="China" w:date="2017-06-06T20:51:00Z">
            <w:rPr>
              <w:rFonts w:ascii="新宋体" w:hAnsi="新宋体" w:eastAsia="新宋体"/>
              <w:color w:val="A31515"/>
            </w:rPr>
          </w:rPrChange>
        </w:rPr>
        <w:t>"</w:t>
      </w:r>
      <w:r>
        <w:rPr>
          <w:rFonts w:hint="eastAsia" w:ascii="Times New Roman" w:hAnsi="Times New Roman" w:eastAsia="新宋体" w:cs="Times New Roman"/>
          <w:rPrChange w:id="5123" w:author="China" w:date="2017-06-06T20:51:00Z">
            <w:rPr>
              <w:rFonts w:hint="eastAsia" w:ascii="新宋体" w:hAnsi="新宋体" w:eastAsia="新宋体"/>
            </w:rPr>
          </w:rPrChange>
        </w:rPr>
        <w:t>，</w:t>
      </w:r>
      <w:r>
        <w:rPr>
          <w:rFonts w:ascii="Times New Roman" w:hAnsi="Times New Roman" w:eastAsia="新宋体" w:cs="Times New Roman"/>
          <w:rPrChange w:id="5124" w:author="China" w:date="2017-06-06T20:51:00Z">
            <w:rPr>
              <w:rFonts w:ascii="新宋体" w:hAnsi="新宋体" w:eastAsia="新宋体"/>
            </w:rPr>
          </w:rPrChange>
        </w:rPr>
        <w:t xml:space="preserve"> </w:t>
      </w:r>
      <w:r>
        <w:rPr>
          <w:rFonts w:ascii="Times New Roman" w:hAnsi="Times New Roman" w:eastAsia="新宋体" w:cs="Times New Roman"/>
          <w:color w:val="A31515"/>
          <w:rPrChange w:id="5125"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26" w:author="China" w:date="2017-06-06T20:51:00Z">
            <w:rPr>
              <w:rFonts w:hint="eastAsia" w:ascii="新宋体" w:hAnsi="新宋体" w:eastAsia="新宋体"/>
              <w:color w:val="A31515"/>
            </w:rPr>
          </w:rPrChange>
        </w:rPr>
        <w:t>三</w:t>
      </w:r>
      <w:r>
        <w:rPr>
          <w:rFonts w:hint="eastAsia" w:ascii="宋体" w:hAnsi="宋体" w:eastAsia="宋体" w:cs="宋体"/>
          <w:color w:val="A31515"/>
          <w:rPrChange w:id="5127" w:author="China" w:date="2017-06-06T20:51:00Z">
            <w:rPr>
              <w:rFonts w:hint="eastAsia" w:ascii="新宋体" w:hAnsi="新宋体" w:eastAsia="新宋体"/>
              <w:color w:val="A31515"/>
            </w:rPr>
          </w:rPrChange>
        </w:rPr>
        <w:t>▂</w:t>
      </w:r>
      <w:r>
        <w:rPr>
          <w:rFonts w:hint="eastAsia" w:ascii="Times New Roman" w:hAnsi="Times New Roman" w:eastAsia="新宋体" w:cs="Times New Roman"/>
          <w:color w:val="A31515"/>
          <w:rPrChange w:id="5128" w:author="China" w:date="2017-06-06T20:51:00Z">
            <w:rPr>
              <w:rFonts w:hint="eastAsia" w:ascii="新宋体" w:hAnsi="新宋体" w:eastAsia="新宋体"/>
              <w:color w:val="A31515"/>
            </w:rPr>
          </w:rPrChange>
        </w:rPr>
        <w:t>月</w:t>
      </w:r>
      <w:r>
        <w:rPr>
          <w:rFonts w:ascii="Times New Roman" w:hAnsi="Times New Roman" w:eastAsia="新宋体" w:cs="Times New Roman"/>
          <w:color w:val="A31515"/>
          <w:rPrChange w:id="5129" w:author="China" w:date="2017-06-06T20:51:00Z">
            <w:rPr>
              <w:rFonts w:ascii="新宋体" w:hAnsi="新宋体" w:eastAsia="新宋体"/>
              <w:color w:val="A31515"/>
            </w:rPr>
          </w:rPrChange>
        </w:rPr>
        <w:t>"</w:t>
      </w:r>
      <w:r>
        <w:rPr>
          <w:rFonts w:hint="eastAsia" w:ascii="Times New Roman" w:hAnsi="Times New Roman" w:eastAsia="新宋体" w:cs="Times New Roman"/>
          <w:rPrChange w:id="5130" w:author="China" w:date="2017-06-06T20:51:00Z">
            <w:rPr>
              <w:rFonts w:hint="eastAsia" w:ascii="新宋体" w:hAnsi="新宋体" w:eastAsia="新宋体"/>
            </w:rPr>
          </w:rPrChange>
        </w:rPr>
        <w:t>，</w:t>
      </w:r>
      <w:r>
        <w:rPr>
          <w:rFonts w:ascii="Times New Roman" w:hAnsi="Times New Roman" w:eastAsia="新宋体" w:cs="Times New Roman"/>
          <w:rPrChange w:id="5131" w:author="China" w:date="2017-06-06T20:51:00Z">
            <w:rPr>
              <w:rFonts w:ascii="新宋体" w:hAnsi="新宋体" w:eastAsia="新宋体"/>
            </w:rPr>
          </w:rPrChange>
        </w:rPr>
        <w:t xml:space="preserve"> </w:t>
      </w:r>
      <w:r>
        <w:rPr>
          <w:rFonts w:ascii="Times New Roman" w:hAnsi="Times New Roman" w:eastAsia="新宋体" w:cs="Times New Roman"/>
          <w:color w:val="A31515"/>
          <w:rPrChange w:id="5132"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33" w:author="China" w:date="2017-06-06T20:51:00Z">
            <w:rPr>
              <w:rFonts w:hint="eastAsia" w:ascii="新宋体" w:hAnsi="新宋体" w:eastAsia="新宋体"/>
              <w:color w:val="A31515"/>
            </w:rPr>
          </w:rPrChange>
        </w:rPr>
        <w:t>四月</w:t>
      </w:r>
      <w:r>
        <w:rPr>
          <w:rFonts w:ascii="Times New Roman" w:hAnsi="Times New Roman" w:eastAsia="新宋体" w:cs="Times New Roman"/>
          <w:color w:val="A31515"/>
          <w:rPrChange w:id="5134" w:author="China" w:date="2017-06-06T20:51:00Z">
            <w:rPr>
              <w:rFonts w:ascii="新宋体" w:hAnsi="新宋体" w:eastAsia="新宋体"/>
              <w:color w:val="A31515"/>
            </w:rPr>
          </w:rPrChange>
        </w:rPr>
        <w:t>"</w:t>
      </w:r>
      <w:r>
        <w:rPr>
          <w:rFonts w:hint="eastAsia" w:ascii="Times New Roman" w:hAnsi="Times New Roman" w:eastAsia="新宋体" w:cs="Times New Roman"/>
          <w:rPrChange w:id="5135" w:author="China" w:date="2017-06-06T20:51:00Z">
            <w:rPr>
              <w:rFonts w:hint="eastAsia" w:ascii="新宋体" w:hAnsi="新宋体" w:eastAsia="新宋体"/>
            </w:rPr>
          </w:rPrChange>
        </w:rPr>
        <w:t>，</w:t>
      </w:r>
      <w:r>
        <w:rPr>
          <w:rFonts w:ascii="Times New Roman" w:hAnsi="Times New Roman" w:eastAsia="新宋体" w:cs="Times New Roman"/>
          <w:rPrChange w:id="5136" w:author="China" w:date="2017-06-06T20:51:00Z">
            <w:rPr>
              <w:rFonts w:ascii="新宋体" w:hAnsi="新宋体" w:eastAsia="新宋体"/>
            </w:rPr>
          </w:rPrChange>
        </w:rPr>
        <w:t xml:space="preserve"> </w:t>
      </w:r>
      <w:r>
        <w:rPr>
          <w:rFonts w:ascii="Times New Roman" w:hAnsi="Times New Roman" w:eastAsia="新宋体" w:cs="Times New Roman"/>
          <w:color w:val="A31515"/>
          <w:rPrChange w:id="5137"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38" w:author="China" w:date="2017-06-06T20:51:00Z">
            <w:rPr>
              <w:rFonts w:hint="eastAsia" w:ascii="新宋体" w:hAnsi="新宋体" w:eastAsia="新宋体"/>
              <w:color w:val="A31515"/>
            </w:rPr>
          </w:rPrChange>
        </w:rPr>
        <w:t>五月</w:t>
      </w:r>
      <w:r>
        <w:rPr>
          <w:rFonts w:ascii="Times New Roman" w:hAnsi="Times New Roman" w:eastAsia="新宋体" w:cs="Times New Roman"/>
          <w:color w:val="A31515"/>
          <w:rPrChange w:id="5139" w:author="China" w:date="2017-06-06T20:51:00Z">
            <w:rPr>
              <w:rFonts w:ascii="新宋体" w:hAnsi="新宋体" w:eastAsia="新宋体"/>
              <w:color w:val="A31515"/>
            </w:rPr>
          </w:rPrChange>
        </w:rPr>
        <w:t>"</w:t>
      </w:r>
      <w:r>
        <w:rPr>
          <w:rFonts w:hint="eastAsia" w:ascii="Times New Roman" w:hAnsi="Times New Roman" w:eastAsia="新宋体" w:cs="Times New Roman"/>
          <w:rPrChange w:id="5140" w:author="China" w:date="2017-06-06T20:51:00Z">
            <w:rPr>
              <w:rFonts w:hint="eastAsia" w:ascii="新宋体" w:hAnsi="新宋体" w:eastAsia="新宋体"/>
            </w:rPr>
          </w:rPrChange>
        </w:rPr>
        <w:t>，</w:t>
      </w:r>
      <w:r>
        <w:rPr>
          <w:rFonts w:ascii="Times New Roman" w:hAnsi="Times New Roman" w:eastAsia="新宋体" w:cs="Times New Roman"/>
          <w:rPrChange w:id="5141" w:author="China" w:date="2017-06-06T20:51:00Z">
            <w:rPr>
              <w:rFonts w:ascii="新宋体" w:hAnsi="新宋体" w:eastAsia="新宋体"/>
            </w:rPr>
          </w:rPrChange>
        </w:rPr>
        <w:t xml:space="preserve"> </w:t>
      </w:r>
      <w:r>
        <w:rPr>
          <w:rFonts w:ascii="Times New Roman" w:hAnsi="Times New Roman" w:eastAsia="新宋体" w:cs="Times New Roman"/>
          <w:color w:val="A31515"/>
          <w:rPrChange w:id="5142"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43" w:author="China" w:date="2017-06-06T20:51:00Z">
            <w:rPr>
              <w:rFonts w:hint="eastAsia" w:ascii="新宋体" w:hAnsi="新宋体" w:eastAsia="新宋体"/>
              <w:color w:val="A31515"/>
            </w:rPr>
          </w:rPrChange>
        </w:rPr>
        <w:t>六ⅷ月</w:t>
      </w:r>
      <w:r>
        <w:rPr>
          <w:rFonts w:ascii="Times New Roman" w:hAnsi="Times New Roman" w:eastAsia="新宋体" w:cs="Times New Roman"/>
          <w:color w:val="A31515"/>
          <w:rPrChange w:id="5144" w:author="China" w:date="2017-06-06T20:51:00Z">
            <w:rPr>
              <w:rFonts w:ascii="新宋体" w:hAnsi="新宋体" w:eastAsia="新宋体"/>
              <w:color w:val="A31515"/>
            </w:rPr>
          </w:rPrChange>
        </w:rPr>
        <w:t>"</w:t>
      </w:r>
      <w:r>
        <w:rPr>
          <w:rFonts w:hint="eastAsia" w:ascii="Times New Roman" w:hAnsi="Times New Roman" w:eastAsia="新宋体" w:cs="Times New Roman"/>
          <w:rPrChange w:id="5145" w:author="China" w:date="2017-06-06T20:51:00Z">
            <w:rPr>
              <w:rFonts w:hint="eastAsia" w:ascii="新宋体" w:hAnsi="新宋体" w:eastAsia="新宋体"/>
            </w:rPr>
          </w:rPrChange>
        </w:rPr>
        <w:t>，</w:t>
      </w:r>
      <w:r>
        <w:rPr>
          <w:rFonts w:ascii="Times New Roman" w:hAnsi="Times New Roman" w:eastAsia="新宋体" w:cs="Times New Roman"/>
          <w:rPrChange w:id="5146" w:author="China" w:date="2017-06-06T20:51:00Z">
            <w:rPr>
              <w:rFonts w:ascii="新宋体" w:hAnsi="新宋体" w:eastAsia="新宋体"/>
            </w:rPr>
          </w:rPrChange>
        </w:rPr>
        <w:t xml:space="preserve"> </w:t>
      </w:r>
      <w:r>
        <w:rPr>
          <w:rFonts w:ascii="Times New Roman" w:hAnsi="Times New Roman" w:eastAsia="新宋体" w:cs="Times New Roman"/>
          <w:color w:val="A31515"/>
          <w:rPrChange w:id="5147"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48" w:author="China" w:date="2017-06-06T20:51:00Z">
            <w:rPr>
              <w:rFonts w:hint="eastAsia" w:ascii="新宋体" w:hAnsi="新宋体" w:eastAsia="新宋体"/>
              <w:color w:val="A31515"/>
            </w:rPr>
          </w:rPrChange>
        </w:rPr>
        <w:t>七月</w:t>
      </w:r>
      <w:r>
        <w:rPr>
          <w:rFonts w:ascii="Times New Roman" w:hAnsi="Times New Roman" w:eastAsia="新宋体" w:cs="Times New Roman"/>
          <w:color w:val="A31515"/>
          <w:rPrChange w:id="5149" w:author="China" w:date="2017-06-06T20:51:00Z">
            <w:rPr>
              <w:rFonts w:ascii="新宋体" w:hAnsi="新宋体" w:eastAsia="新宋体"/>
              <w:color w:val="A31515"/>
            </w:rPr>
          </w:rPrChange>
        </w:rPr>
        <w:t>"</w:t>
      </w:r>
      <w:r>
        <w:rPr>
          <w:rFonts w:hint="eastAsia" w:ascii="Times New Roman" w:hAnsi="Times New Roman" w:eastAsia="新宋体" w:cs="Times New Roman"/>
          <w:rPrChange w:id="5150" w:author="China" w:date="2017-06-06T20:51:00Z">
            <w:rPr>
              <w:rFonts w:hint="eastAsia" w:ascii="新宋体" w:hAnsi="新宋体" w:eastAsia="新宋体"/>
            </w:rPr>
          </w:rPrChange>
        </w:rPr>
        <w:t>，</w:t>
      </w:r>
      <w:r>
        <w:rPr>
          <w:rFonts w:ascii="Times New Roman" w:hAnsi="Times New Roman" w:eastAsia="新宋体" w:cs="Times New Roman"/>
          <w:rPrChange w:id="5151" w:author="China" w:date="2017-06-06T20:51:00Z">
            <w:rPr>
              <w:rFonts w:ascii="新宋体" w:hAnsi="新宋体" w:eastAsia="新宋体"/>
            </w:rPr>
          </w:rPrChange>
        </w:rPr>
        <w:t xml:space="preserve"> </w:t>
      </w:r>
      <w:r>
        <w:rPr>
          <w:rFonts w:ascii="Times New Roman" w:hAnsi="Times New Roman" w:eastAsia="新宋体" w:cs="Times New Roman"/>
          <w:color w:val="A31515"/>
          <w:rPrChange w:id="5152"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53" w:author="China" w:date="2017-06-06T20:51:00Z">
            <w:rPr>
              <w:rFonts w:hint="eastAsia" w:ascii="新宋体" w:hAnsi="新宋体" w:eastAsia="新宋体"/>
              <w:color w:val="A31515"/>
            </w:rPr>
          </w:rPrChange>
        </w:rPr>
        <w:t>八月</w:t>
      </w:r>
      <w:r>
        <w:rPr>
          <w:rFonts w:ascii="Times New Roman" w:hAnsi="Times New Roman" w:eastAsia="新宋体" w:cs="Times New Roman"/>
          <w:color w:val="A31515"/>
          <w:rPrChange w:id="5154" w:author="China" w:date="2017-06-06T20:51:00Z">
            <w:rPr>
              <w:rFonts w:ascii="新宋体" w:hAnsi="新宋体" w:eastAsia="新宋体"/>
              <w:color w:val="A31515"/>
            </w:rPr>
          </w:rPrChange>
        </w:rPr>
        <w:t>"</w:t>
      </w:r>
      <w:r>
        <w:rPr>
          <w:rFonts w:hint="eastAsia" w:ascii="Times New Roman" w:hAnsi="Times New Roman" w:eastAsia="新宋体" w:cs="Times New Roman"/>
          <w:rPrChange w:id="5155" w:author="China" w:date="2017-06-06T20:51:00Z">
            <w:rPr>
              <w:rFonts w:hint="eastAsia" w:ascii="新宋体" w:hAnsi="新宋体" w:eastAsia="新宋体"/>
            </w:rPr>
          </w:rPrChange>
        </w:rPr>
        <w:t>，</w:t>
      </w:r>
      <w:r>
        <w:rPr>
          <w:rFonts w:ascii="Times New Roman" w:hAnsi="Times New Roman" w:eastAsia="新宋体" w:cs="Times New Roman"/>
          <w:rPrChange w:id="5156" w:author="China" w:date="2017-06-06T20:51:00Z">
            <w:rPr>
              <w:rFonts w:ascii="新宋体" w:hAnsi="新宋体" w:eastAsia="新宋体"/>
            </w:rPr>
          </w:rPrChange>
        </w:rPr>
        <w:t xml:space="preserve"> </w:t>
      </w:r>
      <w:r>
        <w:rPr>
          <w:rFonts w:ascii="Times New Roman" w:hAnsi="Times New Roman" w:eastAsia="新宋体" w:cs="Times New Roman"/>
          <w:color w:val="A31515"/>
          <w:rPrChange w:id="5157"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58" w:author="China" w:date="2017-06-06T20:51:00Z">
            <w:rPr>
              <w:rFonts w:hint="eastAsia" w:ascii="新宋体" w:hAnsi="新宋体" w:eastAsia="新宋体"/>
              <w:color w:val="A31515"/>
            </w:rPr>
          </w:rPrChange>
        </w:rPr>
        <w:t>九月</w:t>
      </w:r>
      <w:r>
        <w:rPr>
          <w:rFonts w:ascii="Times New Roman" w:hAnsi="Times New Roman" w:eastAsia="新宋体" w:cs="Times New Roman"/>
          <w:color w:val="A31515"/>
          <w:rPrChange w:id="5159" w:author="China" w:date="2017-06-06T20:51:00Z">
            <w:rPr>
              <w:rFonts w:ascii="新宋体" w:hAnsi="新宋体" w:eastAsia="新宋体"/>
              <w:color w:val="A31515"/>
            </w:rPr>
          </w:rPrChange>
        </w:rPr>
        <w:t>"</w:t>
      </w:r>
      <w:r>
        <w:rPr>
          <w:rFonts w:hint="eastAsia" w:ascii="Times New Roman" w:hAnsi="Times New Roman" w:eastAsia="新宋体" w:cs="Times New Roman"/>
          <w:rPrChange w:id="5160" w:author="China" w:date="2017-06-06T20:51:00Z">
            <w:rPr>
              <w:rFonts w:hint="eastAsia" w:ascii="新宋体" w:hAnsi="新宋体" w:eastAsia="新宋体"/>
            </w:rPr>
          </w:rPrChange>
        </w:rPr>
        <w:t>，</w:t>
      </w:r>
      <w:r>
        <w:rPr>
          <w:rFonts w:ascii="Times New Roman" w:hAnsi="Times New Roman" w:eastAsia="新宋体" w:cs="Times New Roman"/>
          <w:rPrChange w:id="5161" w:author="China" w:date="2017-06-06T20:51:00Z">
            <w:rPr>
              <w:rFonts w:ascii="新宋体" w:hAnsi="新宋体" w:eastAsia="新宋体"/>
            </w:rPr>
          </w:rPrChange>
        </w:rPr>
        <w:t xml:space="preserve"> </w:t>
      </w:r>
      <w:r>
        <w:rPr>
          <w:rFonts w:ascii="Times New Roman" w:hAnsi="Times New Roman" w:eastAsia="新宋体" w:cs="Times New Roman"/>
          <w:color w:val="A31515"/>
          <w:rPrChange w:id="5162"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63" w:author="China" w:date="2017-06-06T20:51:00Z">
            <w:rPr>
              <w:rFonts w:hint="eastAsia" w:ascii="新宋体" w:hAnsi="新宋体" w:eastAsia="新宋体"/>
              <w:color w:val="A31515"/>
            </w:rPr>
          </w:rPrChange>
        </w:rPr>
        <w:t>十月</w:t>
      </w:r>
      <w:r>
        <w:rPr>
          <w:rFonts w:ascii="Times New Roman" w:hAnsi="Times New Roman" w:eastAsia="新宋体" w:cs="Times New Roman"/>
          <w:color w:val="A31515"/>
          <w:rPrChange w:id="5164" w:author="China" w:date="2017-06-06T20:51:00Z">
            <w:rPr>
              <w:rFonts w:ascii="新宋体" w:hAnsi="新宋体" w:eastAsia="新宋体"/>
              <w:color w:val="A31515"/>
            </w:rPr>
          </w:rPrChange>
        </w:rPr>
        <w:t>"</w:t>
      </w:r>
      <w:r>
        <w:rPr>
          <w:rFonts w:hint="eastAsia" w:ascii="Times New Roman" w:hAnsi="Times New Roman" w:eastAsia="新宋体" w:cs="Times New Roman"/>
          <w:rPrChange w:id="5165" w:author="China" w:date="2017-06-06T20:51:00Z">
            <w:rPr>
              <w:rFonts w:hint="eastAsia" w:ascii="新宋体" w:hAnsi="新宋体" w:eastAsia="新宋体"/>
            </w:rPr>
          </w:rPrChange>
        </w:rPr>
        <w:t>，</w:t>
      </w:r>
      <w:r>
        <w:rPr>
          <w:rFonts w:ascii="Times New Roman" w:hAnsi="Times New Roman" w:eastAsia="新宋体" w:cs="Times New Roman"/>
          <w:rPrChange w:id="5166" w:author="China" w:date="2017-06-06T20:51:00Z">
            <w:rPr>
              <w:rFonts w:ascii="新宋体" w:hAnsi="新宋体" w:eastAsia="新宋体"/>
            </w:rPr>
          </w:rPrChange>
        </w:rPr>
        <w:t xml:space="preserve"> </w:t>
      </w:r>
      <w:r>
        <w:rPr>
          <w:rFonts w:ascii="Times New Roman" w:hAnsi="Times New Roman" w:eastAsia="新宋体" w:cs="Times New Roman"/>
          <w:color w:val="A31515"/>
          <w:rPrChange w:id="5167"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68" w:author="China" w:date="2017-06-06T20:51:00Z">
            <w:rPr>
              <w:rFonts w:hint="eastAsia" w:ascii="新宋体" w:hAnsi="新宋体" w:eastAsia="新宋体"/>
              <w:color w:val="A31515"/>
            </w:rPr>
          </w:rPrChange>
        </w:rPr>
        <w:t>十一月</w:t>
      </w:r>
      <w:r>
        <w:rPr>
          <w:rFonts w:ascii="Times New Roman" w:hAnsi="Times New Roman" w:eastAsia="新宋体" w:cs="Times New Roman"/>
          <w:color w:val="A31515"/>
          <w:rPrChange w:id="5169" w:author="China" w:date="2017-06-06T20:51:00Z">
            <w:rPr>
              <w:rFonts w:ascii="新宋体" w:hAnsi="新宋体" w:eastAsia="新宋体"/>
              <w:color w:val="A31515"/>
            </w:rPr>
          </w:rPrChange>
        </w:rPr>
        <w:t>"</w:t>
      </w:r>
      <w:r>
        <w:rPr>
          <w:rFonts w:hint="eastAsia" w:ascii="Times New Roman" w:hAnsi="Times New Roman" w:eastAsia="新宋体" w:cs="Times New Roman"/>
          <w:rPrChange w:id="5170" w:author="China" w:date="2017-06-06T20:51:00Z">
            <w:rPr>
              <w:rFonts w:hint="eastAsia" w:ascii="新宋体" w:hAnsi="新宋体" w:eastAsia="新宋体"/>
            </w:rPr>
          </w:rPrChange>
        </w:rPr>
        <w:t>，</w:t>
      </w:r>
      <w:r>
        <w:rPr>
          <w:rFonts w:ascii="Times New Roman" w:hAnsi="Times New Roman" w:eastAsia="新宋体" w:cs="Times New Roman"/>
          <w:rPrChange w:id="5171" w:author="China" w:date="2017-06-06T20:51:00Z">
            <w:rPr>
              <w:rFonts w:ascii="新宋体" w:hAnsi="新宋体" w:eastAsia="新宋体"/>
            </w:rPr>
          </w:rPrChange>
        </w:rPr>
        <w:t xml:space="preserve"> </w:t>
      </w:r>
      <w:r>
        <w:rPr>
          <w:rFonts w:ascii="Times New Roman" w:hAnsi="Times New Roman" w:eastAsia="新宋体" w:cs="Times New Roman"/>
          <w:color w:val="A31515"/>
          <w:rPrChange w:id="5172"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5173" w:author="China" w:date="2017-06-06T20:51:00Z">
            <w:rPr>
              <w:rFonts w:hint="eastAsia" w:ascii="新宋体" w:hAnsi="新宋体" w:eastAsia="新宋体"/>
              <w:color w:val="A31515"/>
            </w:rPr>
          </w:rPrChange>
        </w:rPr>
        <w:t>十二</w:t>
      </w:r>
      <w:r>
        <w:rPr>
          <w:rFonts w:ascii="Times New Roman" w:hAnsi="Times New Roman" w:eastAsia="新宋体" w:cs="Times New Roman"/>
          <w:color w:val="A31515"/>
          <w:rPrChange w:id="5174" w:author="China" w:date="2017-06-06T20:51:00Z">
            <w:rPr>
              <w:rFonts w:ascii="新宋体" w:hAnsi="新宋体" w:eastAsia="新宋体"/>
              <w:color w:val="A31515"/>
            </w:rPr>
          </w:rPrChange>
        </w:rPr>
        <w:t>t</w:t>
      </w:r>
      <w:r>
        <w:rPr>
          <w:rFonts w:hint="eastAsia" w:ascii="Times New Roman" w:hAnsi="Times New Roman" w:eastAsia="新宋体" w:cs="Times New Roman"/>
          <w:color w:val="A31515"/>
          <w:rPrChange w:id="5175" w:author="China" w:date="2017-06-06T20:51:00Z">
            <w:rPr>
              <w:rFonts w:hint="eastAsia" w:ascii="新宋体" w:hAnsi="新宋体" w:eastAsia="新宋体"/>
              <w:color w:val="A31515"/>
            </w:rPr>
          </w:rPrChange>
        </w:rPr>
        <w:t>月</w:t>
      </w:r>
      <w:r>
        <w:rPr>
          <w:rFonts w:ascii="Times New Roman" w:hAnsi="Times New Roman" w:eastAsia="新宋体" w:cs="Times New Roman"/>
          <w:color w:val="A31515"/>
          <w:rPrChange w:id="5176" w:author="China" w:date="2017-06-06T20:51:00Z">
            <w:rPr>
              <w:rFonts w:ascii="新宋体" w:hAnsi="新宋体" w:eastAsia="新宋体"/>
              <w:color w:val="A31515"/>
            </w:rPr>
          </w:rPrChange>
        </w:rPr>
        <w:t>"</w:t>
      </w:r>
      <w:r>
        <w:rPr>
          <w:rFonts w:ascii="Times New Roman" w:hAnsi="Times New Roman" w:eastAsia="新宋体" w:cs="Times New Roman"/>
          <w:rPrChange w:id="5177" w:author="China" w:date="2017-06-06T20:51:00Z">
            <w:rPr>
              <w:rFonts w:ascii="新宋体" w:hAnsi="新宋体" w:eastAsia="新宋体"/>
            </w:rPr>
          </w:rPrChange>
        </w:rPr>
        <w:t xml:space="preserve"> }; </w:t>
      </w:r>
      <w:r>
        <w:rPr>
          <w:rFonts w:ascii="Times New Roman" w:hAnsi="Times New Roman" w:eastAsia="新宋体" w:cs="Times New Roman"/>
          <w:color w:val="008000"/>
          <w:rPrChange w:id="517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179" w:author="China" w:date="2017-06-06T20:51:00Z">
            <w:rPr>
              <w:rFonts w:hint="eastAsia" w:ascii="新宋体" w:hAnsi="新宋体" w:eastAsia="新宋体"/>
              <w:color w:val="008000"/>
            </w:rPr>
          </w:rPrChange>
        </w:rPr>
        <w:t>键</w:t>
      </w:r>
    </w:p>
    <w:p>
      <w:pPr>
        <w:ind w:firstLine="480"/>
        <w:jc w:val="left"/>
        <w:rPr>
          <w:rFonts w:ascii="Times New Roman" w:hAnsi="Times New Roman" w:eastAsia="新宋体" w:cs="Times New Roman"/>
          <w:rPrChange w:id="5180" w:author="China" w:date="2017-06-06T20:51:00Z">
            <w:rPr>
              <w:rFonts w:ascii="新宋体" w:hAnsi="新宋体" w:eastAsia="新宋体"/>
            </w:rPr>
          </w:rPrChange>
        </w:rPr>
      </w:pPr>
      <w:r>
        <w:rPr>
          <w:rFonts w:ascii="Times New Roman" w:hAnsi="Times New Roman" w:eastAsia="新宋体" w:cs="Times New Roman"/>
          <w:rPrChange w:id="5181" w:author="China" w:date="2017-06-06T20:51:00Z">
            <w:rPr>
              <w:rFonts w:ascii="新宋体" w:hAnsi="新宋体" w:eastAsia="新宋体"/>
            </w:rPr>
          </w:rPrChange>
        </w:rPr>
        <w:t xml:space="preserve">            </w:t>
      </w:r>
      <w:r>
        <w:rPr>
          <w:rFonts w:ascii="Times New Roman" w:hAnsi="Times New Roman" w:eastAsia="新宋体" w:cs="Times New Roman"/>
          <w:color w:val="0000FF"/>
          <w:rPrChange w:id="5182" w:author="China" w:date="2017-06-06T20:51:00Z">
            <w:rPr>
              <w:rFonts w:ascii="新宋体" w:hAnsi="新宋体" w:eastAsia="新宋体"/>
              <w:color w:val="0000FF"/>
            </w:rPr>
          </w:rPrChange>
        </w:rPr>
        <w:t>prvte</w:t>
      </w:r>
      <w:r>
        <w:rPr>
          <w:rFonts w:ascii="Times New Roman" w:hAnsi="Times New Roman" w:eastAsia="新宋体" w:cs="Times New Roman"/>
          <w:rPrChange w:id="5183" w:author="China" w:date="2017-06-06T20:51:00Z">
            <w:rPr>
              <w:rFonts w:ascii="新宋体" w:hAnsi="新宋体" w:eastAsia="新宋体"/>
            </w:rPr>
          </w:rPrChange>
        </w:rPr>
        <w:t xml:space="preserve"> </w:t>
      </w:r>
      <w:r>
        <w:rPr>
          <w:rFonts w:ascii="Times New Roman" w:hAnsi="Times New Roman" w:eastAsia="新宋体" w:cs="Times New Roman"/>
          <w:color w:val="0000FF"/>
          <w:rPrChange w:id="5184" w:author="China" w:date="2017-06-06T20:51:00Z">
            <w:rPr>
              <w:rFonts w:ascii="新宋体" w:hAnsi="新宋体" w:eastAsia="新宋体"/>
              <w:color w:val="0000FF"/>
            </w:rPr>
          </w:rPrChange>
        </w:rPr>
        <w:t>flot</w:t>
      </w:r>
      <w:r>
        <w:rPr>
          <w:rFonts w:ascii="Times New Roman" w:hAnsi="Times New Roman" w:eastAsia="新宋体" w:cs="Times New Roman"/>
          <w:rPrChange w:id="5185" w:author="China" w:date="2017-06-06T20:51:00Z">
            <w:rPr>
              <w:rFonts w:ascii="新宋体" w:hAnsi="新宋体" w:eastAsia="新宋体"/>
            </w:rPr>
          </w:rPrChange>
        </w:rPr>
        <w:t xml:space="preserve">[] fltsVlues = </w:t>
      </w:r>
      <w:r>
        <w:rPr>
          <w:rFonts w:ascii="Times New Roman" w:hAnsi="Times New Roman" w:eastAsia="新宋体" w:cs="Times New Roman"/>
          <w:color w:val="0000FF"/>
          <w:rPrChange w:id="5186" w:author="China" w:date="2017-06-06T20:51:00Z">
            <w:rPr>
              <w:rFonts w:ascii="新宋体" w:hAnsi="新宋体" w:eastAsia="新宋体"/>
              <w:color w:val="0000FF"/>
            </w:rPr>
          </w:rPrChange>
        </w:rPr>
        <w:t>new</w:t>
      </w:r>
      <w:r>
        <w:rPr>
          <w:rFonts w:ascii="Times New Roman" w:hAnsi="Times New Roman" w:eastAsia="新宋体" w:cs="Times New Roman"/>
          <w:rPrChange w:id="5187" w:author="China" w:date="2017-06-06T20:51:00Z">
            <w:rPr>
              <w:rFonts w:ascii="新宋体" w:hAnsi="新宋体" w:eastAsia="新宋体"/>
            </w:rPr>
          </w:rPrChange>
        </w:rPr>
        <w:t xml:space="preserve"> </w:t>
      </w:r>
      <w:r>
        <w:rPr>
          <w:rFonts w:ascii="Times New Roman" w:hAnsi="Times New Roman" w:eastAsia="新宋体" w:cs="Times New Roman"/>
          <w:color w:val="0000FF"/>
          <w:rPrChange w:id="5188" w:author="China" w:date="2017-06-06T20:51:00Z">
            <w:rPr>
              <w:rFonts w:ascii="新宋体" w:hAnsi="新宋体" w:eastAsia="新宋体"/>
              <w:color w:val="0000FF"/>
            </w:rPr>
          </w:rPrChange>
        </w:rPr>
        <w:t>flot</w:t>
      </w:r>
      <w:r>
        <w:rPr>
          <w:rFonts w:ascii="Times New Roman" w:hAnsi="Times New Roman" w:eastAsia="新宋体" w:cs="Times New Roman"/>
          <w:rPrChange w:id="5189" w:author="China" w:date="2017-06-06T20:51:00Z">
            <w:rPr>
              <w:rFonts w:ascii="新宋体" w:hAnsi="新宋体" w:eastAsia="新宋体"/>
            </w:rPr>
          </w:rPrChange>
        </w:rPr>
        <w:t>[] { 20.0f</w:t>
      </w:r>
      <w:r>
        <w:rPr>
          <w:rFonts w:hint="eastAsia" w:ascii="Times New Roman" w:hAnsi="Times New Roman" w:eastAsia="新宋体" w:cs="Times New Roman"/>
          <w:rPrChange w:id="5190" w:author="China" w:date="2017-06-06T20:51:00Z">
            <w:rPr>
              <w:rFonts w:hint="eastAsia" w:ascii="新宋体" w:hAnsi="新宋体" w:eastAsia="新宋体"/>
            </w:rPr>
          </w:rPrChange>
        </w:rPr>
        <w:t>，</w:t>
      </w:r>
      <w:r>
        <w:rPr>
          <w:rFonts w:ascii="Times New Roman" w:hAnsi="Times New Roman" w:eastAsia="新宋体" w:cs="Times New Roman"/>
          <w:rPrChange w:id="5191" w:author="China" w:date="2017-06-06T20:51:00Z">
            <w:rPr>
              <w:rFonts w:ascii="新宋体" w:hAnsi="新宋体" w:eastAsia="新宋体"/>
            </w:rPr>
          </w:rPrChange>
        </w:rPr>
        <w:t xml:space="preserve"> 30.0f</w:t>
      </w:r>
      <w:r>
        <w:rPr>
          <w:rFonts w:hint="eastAsia" w:ascii="Times New Roman" w:hAnsi="Times New Roman" w:eastAsia="新宋体" w:cs="Times New Roman"/>
          <w:rPrChange w:id="5192" w:author="China" w:date="2017-06-06T20:51:00Z">
            <w:rPr>
              <w:rFonts w:hint="eastAsia" w:ascii="新宋体" w:hAnsi="新宋体" w:eastAsia="新宋体"/>
            </w:rPr>
          </w:rPrChange>
        </w:rPr>
        <w:t>，</w:t>
      </w:r>
      <w:r>
        <w:rPr>
          <w:rFonts w:ascii="Times New Roman" w:hAnsi="Times New Roman" w:eastAsia="新宋体" w:cs="Times New Roman"/>
          <w:rPrChange w:id="5193" w:author="China" w:date="2017-06-06T20:51:00Z">
            <w:rPr>
              <w:rFonts w:ascii="新宋体" w:hAnsi="新宋体" w:eastAsia="新宋体"/>
            </w:rPr>
          </w:rPrChange>
        </w:rPr>
        <w:t xml:space="preserve"> 50.0f</w:t>
      </w:r>
      <w:r>
        <w:rPr>
          <w:rFonts w:hint="eastAsia" w:ascii="Times New Roman" w:hAnsi="Times New Roman" w:eastAsia="新宋体" w:cs="Times New Roman"/>
          <w:rPrChange w:id="5194" w:author="China" w:date="2017-06-06T20:51:00Z">
            <w:rPr>
              <w:rFonts w:hint="eastAsia" w:ascii="新宋体" w:hAnsi="新宋体" w:eastAsia="新宋体"/>
            </w:rPr>
          </w:rPrChange>
        </w:rPr>
        <w:t>，</w:t>
      </w:r>
      <w:r>
        <w:rPr>
          <w:rFonts w:ascii="Times New Roman" w:hAnsi="Times New Roman" w:eastAsia="新宋体" w:cs="Times New Roman"/>
          <w:rPrChange w:id="5195" w:author="China" w:date="2017-06-06T20:51:00Z">
            <w:rPr>
              <w:rFonts w:ascii="新宋体" w:hAnsi="新宋体" w:eastAsia="新宋体"/>
            </w:rPr>
          </w:rPrChange>
        </w:rPr>
        <w:t xml:space="preserve"> 55.4f</w:t>
      </w:r>
      <w:r>
        <w:rPr>
          <w:rFonts w:hint="eastAsia" w:ascii="Times New Roman" w:hAnsi="Times New Roman" w:eastAsia="新宋体" w:cs="Times New Roman"/>
          <w:rPrChange w:id="5196" w:author="China" w:date="2017-06-06T20:51:00Z">
            <w:rPr>
              <w:rFonts w:hint="eastAsia" w:ascii="新宋体" w:hAnsi="新宋体" w:eastAsia="新宋体"/>
            </w:rPr>
          </w:rPrChange>
        </w:rPr>
        <w:t>，</w:t>
      </w:r>
      <w:r>
        <w:rPr>
          <w:rFonts w:ascii="Times New Roman" w:hAnsi="Times New Roman" w:eastAsia="新宋体" w:cs="Times New Roman"/>
          <w:rPrChange w:id="5197" w:author="China" w:date="2017-06-06T20:51:00Z">
            <w:rPr>
              <w:rFonts w:ascii="新宋体" w:hAnsi="新宋体" w:eastAsia="新宋体"/>
            </w:rPr>
          </w:rPrChange>
        </w:rPr>
        <w:t xml:space="preserve"> 21.6f</w:t>
      </w:r>
      <w:r>
        <w:rPr>
          <w:rFonts w:hint="eastAsia" w:ascii="Times New Roman" w:hAnsi="Times New Roman" w:eastAsia="新宋体" w:cs="Times New Roman"/>
          <w:rPrChange w:id="5198" w:author="China" w:date="2017-06-06T20:51:00Z">
            <w:rPr>
              <w:rFonts w:hint="eastAsia" w:ascii="新宋体" w:hAnsi="新宋体" w:eastAsia="新宋体"/>
            </w:rPr>
          </w:rPrChange>
        </w:rPr>
        <w:t>，</w:t>
      </w:r>
      <w:r>
        <w:rPr>
          <w:rFonts w:ascii="Times New Roman" w:hAnsi="Times New Roman" w:eastAsia="新宋体" w:cs="Times New Roman"/>
          <w:rPrChange w:id="5199" w:author="China" w:date="2017-06-06T20:51:00Z">
            <w:rPr>
              <w:rFonts w:ascii="新宋体" w:hAnsi="新宋体" w:eastAsia="新宋体"/>
            </w:rPr>
          </w:rPrChange>
        </w:rPr>
        <w:t xml:space="preserve"> 12.8f</w:t>
      </w:r>
      <w:r>
        <w:rPr>
          <w:rFonts w:hint="eastAsia" w:ascii="Times New Roman" w:hAnsi="Times New Roman" w:eastAsia="新宋体" w:cs="Times New Roman"/>
          <w:rPrChange w:id="5200" w:author="China" w:date="2017-06-06T20:51:00Z">
            <w:rPr>
              <w:rFonts w:hint="eastAsia" w:ascii="新宋体" w:hAnsi="新宋体" w:eastAsia="新宋体"/>
            </w:rPr>
          </w:rPrChange>
        </w:rPr>
        <w:t>，</w:t>
      </w:r>
      <w:r>
        <w:rPr>
          <w:rFonts w:ascii="Times New Roman" w:hAnsi="Times New Roman" w:eastAsia="新宋体" w:cs="Times New Roman"/>
          <w:rPrChange w:id="5201" w:author="China" w:date="2017-06-06T20:51:00Z">
            <w:rPr>
              <w:rFonts w:ascii="新宋体" w:hAnsi="新宋体" w:eastAsia="新宋体"/>
            </w:rPr>
          </w:rPrChange>
        </w:rPr>
        <w:t xml:space="preserve"> 99.5f</w:t>
      </w:r>
      <w:r>
        <w:rPr>
          <w:rFonts w:hint="eastAsia" w:ascii="Times New Roman" w:hAnsi="Times New Roman" w:eastAsia="新宋体" w:cs="Times New Roman"/>
          <w:rPrChange w:id="5202" w:author="China" w:date="2017-06-06T20:51:00Z">
            <w:rPr>
              <w:rFonts w:hint="eastAsia" w:ascii="新宋体" w:hAnsi="新宋体" w:eastAsia="新宋体"/>
            </w:rPr>
          </w:rPrChange>
        </w:rPr>
        <w:t>，</w:t>
      </w:r>
      <w:r>
        <w:rPr>
          <w:rFonts w:ascii="Times New Roman" w:hAnsi="Times New Roman" w:eastAsia="新宋体" w:cs="Times New Roman"/>
          <w:rPrChange w:id="5203" w:author="China" w:date="2017-06-06T20:51:00Z">
            <w:rPr>
              <w:rFonts w:ascii="新宋体" w:hAnsi="新宋体" w:eastAsia="新宋体"/>
            </w:rPr>
          </w:rPrChange>
        </w:rPr>
        <w:t xml:space="preserve"> 36.4f</w:t>
      </w:r>
      <w:r>
        <w:rPr>
          <w:rFonts w:hint="eastAsia" w:ascii="Times New Roman" w:hAnsi="Times New Roman" w:eastAsia="新宋体" w:cs="Times New Roman"/>
          <w:rPrChange w:id="5204" w:author="China" w:date="2017-06-06T20:51:00Z">
            <w:rPr>
              <w:rFonts w:hint="eastAsia" w:ascii="新宋体" w:hAnsi="新宋体" w:eastAsia="新宋体"/>
            </w:rPr>
          </w:rPrChange>
        </w:rPr>
        <w:t>，</w:t>
      </w:r>
      <w:r>
        <w:rPr>
          <w:rFonts w:ascii="Times New Roman" w:hAnsi="Times New Roman" w:eastAsia="新宋体" w:cs="Times New Roman"/>
          <w:rPrChange w:id="5205" w:author="China" w:date="2017-06-06T20:51:00Z">
            <w:rPr>
              <w:rFonts w:ascii="新宋体" w:hAnsi="新宋体" w:eastAsia="新宋体"/>
            </w:rPr>
          </w:rPrChange>
        </w:rPr>
        <w:t xml:space="preserve"> 78.2f</w:t>
      </w:r>
      <w:r>
        <w:rPr>
          <w:rFonts w:hint="eastAsia" w:ascii="Times New Roman" w:hAnsi="Times New Roman" w:eastAsia="新宋体" w:cs="Times New Roman"/>
          <w:rPrChange w:id="5206" w:author="China" w:date="2017-06-06T20:51:00Z">
            <w:rPr>
              <w:rFonts w:hint="eastAsia" w:ascii="新宋体" w:hAnsi="新宋体" w:eastAsia="新宋体"/>
            </w:rPr>
          </w:rPrChange>
        </w:rPr>
        <w:t>，</w:t>
      </w:r>
      <w:r>
        <w:rPr>
          <w:rFonts w:ascii="Times New Roman" w:hAnsi="Times New Roman" w:eastAsia="新宋体" w:cs="Times New Roman"/>
          <w:rPrChange w:id="5207" w:author="China" w:date="2017-06-06T20:51:00Z">
            <w:rPr>
              <w:rFonts w:ascii="新宋体" w:hAnsi="新宋体" w:eastAsia="新宋体"/>
            </w:rPr>
          </w:rPrChange>
        </w:rPr>
        <w:t xml:space="preserve"> 56.4f</w:t>
      </w:r>
      <w:r>
        <w:rPr>
          <w:rFonts w:hint="eastAsia" w:ascii="Times New Roman" w:hAnsi="Times New Roman" w:eastAsia="新宋体" w:cs="Times New Roman"/>
          <w:rPrChange w:id="5208" w:author="China" w:date="2017-06-06T20:51:00Z">
            <w:rPr>
              <w:rFonts w:hint="eastAsia" w:ascii="新宋体" w:hAnsi="新宋体" w:eastAsia="新宋体"/>
            </w:rPr>
          </w:rPrChange>
        </w:rPr>
        <w:t>，</w:t>
      </w:r>
      <w:r>
        <w:rPr>
          <w:rFonts w:ascii="Times New Roman" w:hAnsi="Times New Roman" w:eastAsia="新宋体" w:cs="Times New Roman"/>
          <w:rPrChange w:id="5209" w:author="China" w:date="2017-06-06T20:51:00Z">
            <w:rPr>
              <w:rFonts w:ascii="新宋体" w:hAnsi="新宋体" w:eastAsia="新宋体"/>
            </w:rPr>
          </w:rPrChange>
        </w:rPr>
        <w:t xml:space="preserve"> 45.8f</w:t>
      </w:r>
      <w:r>
        <w:rPr>
          <w:rFonts w:hint="eastAsia" w:ascii="Times New Roman" w:hAnsi="Times New Roman" w:eastAsia="新宋体" w:cs="Times New Roman"/>
          <w:rPrChange w:id="5210" w:author="China" w:date="2017-06-06T20:51:00Z">
            <w:rPr>
              <w:rFonts w:hint="eastAsia" w:ascii="新宋体" w:hAnsi="新宋体" w:eastAsia="新宋体"/>
            </w:rPr>
          </w:rPrChange>
        </w:rPr>
        <w:t>，</w:t>
      </w:r>
      <w:r>
        <w:rPr>
          <w:rFonts w:ascii="Times New Roman" w:hAnsi="Times New Roman" w:eastAsia="新宋体" w:cs="Times New Roman"/>
          <w:rPrChange w:id="5211" w:author="China" w:date="2017-06-06T20:51:00Z">
            <w:rPr>
              <w:rFonts w:ascii="新宋体" w:hAnsi="新宋体" w:eastAsia="新宋体"/>
            </w:rPr>
          </w:rPrChange>
        </w:rPr>
        <w:t xml:space="preserve"> 66.5f</w:t>
      </w:r>
      <w:r>
        <w:rPr>
          <w:rFonts w:hint="eastAsia" w:ascii="Times New Roman" w:hAnsi="Times New Roman" w:eastAsia="新宋体" w:cs="Times New Roman"/>
          <w:rPrChange w:id="5212" w:author="China" w:date="2017-06-06T20:51:00Z">
            <w:rPr>
              <w:rFonts w:hint="eastAsia" w:ascii="新宋体" w:hAnsi="新宋体" w:eastAsia="新宋体"/>
            </w:rPr>
          </w:rPrChange>
        </w:rPr>
        <w:t>，</w:t>
      </w:r>
      <w:r>
        <w:rPr>
          <w:rFonts w:ascii="Times New Roman" w:hAnsi="Times New Roman" w:eastAsia="新宋体" w:cs="Times New Roman"/>
          <w:rPrChange w:id="5213" w:author="China" w:date="2017-06-06T20:51:00Z">
            <w:rPr>
              <w:rFonts w:ascii="新宋体" w:hAnsi="新宋体" w:eastAsia="新宋体"/>
            </w:rPr>
          </w:rPrChange>
        </w:rPr>
        <w:t xml:space="preserve"> 99.5f</w:t>
      </w:r>
      <w:r>
        <w:rPr>
          <w:rFonts w:hint="eastAsia" w:ascii="Times New Roman" w:hAnsi="Times New Roman" w:eastAsia="新宋体" w:cs="Times New Roman"/>
          <w:rPrChange w:id="5214" w:author="China" w:date="2017-06-06T20:51:00Z">
            <w:rPr>
              <w:rFonts w:hint="eastAsia" w:ascii="新宋体" w:hAnsi="新宋体" w:eastAsia="新宋体"/>
            </w:rPr>
          </w:rPrChange>
        </w:rPr>
        <w:t>，</w:t>
      </w:r>
      <w:r>
        <w:rPr>
          <w:rFonts w:ascii="Times New Roman" w:hAnsi="Times New Roman" w:eastAsia="新宋体" w:cs="Times New Roman"/>
          <w:rPrChange w:id="5215" w:author="China" w:date="2017-06-06T20:51:00Z">
            <w:rPr>
              <w:rFonts w:ascii="新宋体" w:hAnsi="新宋体" w:eastAsia="新宋体"/>
            </w:rPr>
          </w:rPrChange>
        </w:rPr>
        <w:t xml:space="preserve"> 36.4f</w:t>
      </w:r>
      <w:r>
        <w:rPr>
          <w:rFonts w:hint="eastAsia" w:ascii="Times New Roman" w:hAnsi="Times New Roman" w:eastAsia="新宋体" w:cs="Times New Roman"/>
          <w:rPrChange w:id="5216" w:author="China" w:date="2017-06-06T20:51:00Z">
            <w:rPr>
              <w:rFonts w:hint="eastAsia" w:ascii="新宋体" w:hAnsi="新宋体" w:eastAsia="新宋体"/>
            </w:rPr>
          </w:rPrChange>
        </w:rPr>
        <w:t>，</w:t>
      </w:r>
      <w:r>
        <w:rPr>
          <w:rFonts w:ascii="Times New Roman" w:hAnsi="Times New Roman" w:eastAsia="新宋体" w:cs="Times New Roman"/>
          <w:rPrChange w:id="5217" w:author="China" w:date="2017-06-06T20:51:00Z">
            <w:rPr>
              <w:rFonts w:ascii="新宋体" w:hAnsi="新宋体" w:eastAsia="新宋体"/>
            </w:rPr>
          </w:rPrChange>
        </w:rPr>
        <w:t xml:space="preserve"> 78.2f</w:t>
      </w:r>
      <w:r>
        <w:rPr>
          <w:rFonts w:hint="eastAsia" w:ascii="Times New Roman" w:hAnsi="Times New Roman" w:eastAsia="新宋体" w:cs="Times New Roman"/>
          <w:rPrChange w:id="5218" w:author="China" w:date="2017-06-06T20:51:00Z">
            <w:rPr>
              <w:rFonts w:hint="eastAsia" w:ascii="新宋体" w:hAnsi="新宋体" w:eastAsia="新宋体"/>
            </w:rPr>
          </w:rPrChange>
        </w:rPr>
        <w:t>，</w:t>
      </w:r>
      <w:r>
        <w:rPr>
          <w:rFonts w:ascii="Times New Roman" w:hAnsi="Times New Roman" w:eastAsia="新宋体" w:cs="Times New Roman"/>
          <w:rPrChange w:id="5219" w:author="China" w:date="2017-06-06T20:51:00Z">
            <w:rPr>
              <w:rFonts w:ascii="新宋体" w:hAnsi="新宋体" w:eastAsia="新宋体"/>
            </w:rPr>
          </w:rPrChange>
        </w:rPr>
        <w:t xml:space="preserve"> 56.4f</w:t>
      </w:r>
      <w:r>
        <w:rPr>
          <w:rFonts w:hint="eastAsia" w:ascii="Times New Roman" w:hAnsi="Times New Roman" w:eastAsia="新宋体" w:cs="Times New Roman"/>
          <w:rPrChange w:id="5220" w:author="China" w:date="2017-06-06T20:51:00Z">
            <w:rPr>
              <w:rFonts w:hint="eastAsia" w:ascii="新宋体" w:hAnsi="新宋体" w:eastAsia="新宋体"/>
            </w:rPr>
          </w:rPrChange>
        </w:rPr>
        <w:t>，</w:t>
      </w:r>
      <w:r>
        <w:rPr>
          <w:rFonts w:ascii="Times New Roman" w:hAnsi="Times New Roman" w:eastAsia="新宋体" w:cs="Times New Roman"/>
          <w:rPrChange w:id="5221" w:author="China" w:date="2017-06-06T20:51:00Z">
            <w:rPr>
              <w:rFonts w:ascii="新宋体" w:hAnsi="新宋体" w:eastAsia="新宋体"/>
            </w:rPr>
          </w:rPrChange>
        </w:rPr>
        <w:t xml:space="preserve"> 45.8f</w:t>
      </w:r>
      <w:r>
        <w:rPr>
          <w:rFonts w:hint="eastAsia" w:ascii="Times New Roman" w:hAnsi="Times New Roman" w:eastAsia="新宋体" w:cs="Times New Roman"/>
          <w:rPrChange w:id="5222" w:author="China" w:date="2017-06-06T20:51:00Z">
            <w:rPr>
              <w:rFonts w:hint="eastAsia" w:ascii="新宋体" w:hAnsi="新宋体" w:eastAsia="新宋体"/>
            </w:rPr>
          </w:rPrChange>
        </w:rPr>
        <w:t>，</w:t>
      </w:r>
      <w:r>
        <w:rPr>
          <w:rFonts w:ascii="Times New Roman" w:hAnsi="Times New Roman" w:eastAsia="新宋体" w:cs="Times New Roman"/>
          <w:rPrChange w:id="5223" w:author="China" w:date="2017-06-06T20:51:00Z">
            <w:rPr>
              <w:rFonts w:ascii="新宋体" w:hAnsi="新宋体" w:eastAsia="新宋体"/>
            </w:rPr>
          </w:rPrChange>
        </w:rPr>
        <w:t xml:space="preserve"> 66.5f</w:t>
      </w:r>
      <w:r>
        <w:rPr>
          <w:rFonts w:hint="eastAsia" w:ascii="Times New Roman" w:hAnsi="Times New Roman" w:eastAsia="新宋体" w:cs="Times New Roman"/>
          <w:rPrChange w:id="5224" w:author="China" w:date="2017-06-06T20:51:00Z">
            <w:rPr>
              <w:rFonts w:hint="eastAsia" w:ascii="新宋体" w:hAnsi="新宋体" w:eastAsia="新宋体"/>
            </w:rPr>
          </w:rPrChange>
        </w:rPr>
        <w:t>，</w:t>
      </w:r>
      <w:r>
        <w:rPr>
          <w:rFonts w:ascii="Times New Roman" w:hAnsi="Times New Roman" w:eastAsia="新宋体" w:cs="Times New Roman"/>
          <w:rPrChange w:id="5225" w:author="China" w:date="2017-06-06T20:51:00Z">
            <w:rPr>
              <w:rFonts w:ascii="新宋体" w:hAnsi="新宋体" w:eastAsia="新宋体"/>
            </w:rPr>
          </w:rPrChange>
        </w:rPr>
        <w:t xml:space="preserve"> 20.0f</w:t>
      </w:r>
      <w:r>
        <w:rPr>
          <w:rFonts w:hint="eastAsia" w:ascii="Times New Roman" w:hAnsi="Times New Roman" w:eastAsia="新宋体" w:cs="Times New Roman"/>
          <w:rPrChange w:id="5226" w:author="China" w:date="2017-06-06T20:51:00Z">
            <w:rPr>
              <w:rFonts w:hint="eastAsia" w:ascii="新宋体" w:hAnsi="新宋体" w:eastAsia="新宋体"/>
            </w:rPr>
          </w:rPrChange>
        </w:rPr>
        <w:t>，</w:t>
      </w:r>
      <w:r>
        <w:rPr>
          <w:rFonts w:ascii="Times New Roman" w:hAnsi="Times New Roman" w:eastAsia="新宋体" w:cs="Times New Roman"/>
          <w:rPrChange w:id="5227" w:author="China" w:date="2017-06-06T20:51:00Z">
            <w:rPr>
              <w:rFonts w:ascii="新宋体" w:hAnsi="新宋体" w:eastAsia="新宋体"/>
            </w:rPr>
          </w:rPrChange>
        </w:rPr>
        <w:t xml:space="preserve"> 30.0f</w:t>
      </w:r>
      <w:r>
        <w:rPr>
          <w:rFonts w:hint="eastAsia" w:ascii="Times New Roman" w:hAnsi="Times New Roman" w:eastAsia="新宋体" w:cs="Times New Roman"/>
          <w:rPrChange w:id="5228" w:author="China" w:date="2017-06-06T20:51:00Z">
            <w:rPr>
              <w:rFonts w:hint="eastAsia" w:ascii="新宋体" w:hAnsi="新宋体" w:eastAsia="新宋体"/>
            </w:rPr>
          </w:rPrChange>
        </w:rPr>
        <w:t>，</w:t>
      </w:r>
      <w:r>
        <w:rPr>
          <w:rFonts w:ascii="Times New Roman" w:hAnsi="Times New Roman" w:eastAsia="新宋体" w:cs="Times New Roman"/>
          <w:rPrChange w:id="5229" w:author="China" w:date="2017-06-06T20:51:00Z">
            <w:rPr>
              <w:rFonts w:ascii="新宋体" w:hAnsi="新宋体" w:eastAsia="新宋体"/>
            </w:rPr>
          </w:rPrChange>
        </w:rPr>
        <w:t xml:space="preserve"> 50.0f</w:t>
      </w:r>
      <w:r>
        <w:rPr>
          <w:rFonts w:hint="eastAsia" w:ascii="Times New Roman" w:hAnsi="Times New Roman" w:eastAsia="新宋体" w:cs="Times New Roman"/>
          <w:rPrChange w:id="5230" w:author="China" w:date="2017-06-06T20:51:00Z">
            <w:rPr>
              <w:rFonts w:hint="eastAsia" w:ascii="新宋体" w:hAnsi="新宋体" w:eastAsia="新宋体"/>
            </w:rPr>
          </w:rPrChange>
        </w:rPr>
        <w:t>，</w:t>
      </w:r>
      <w:r>
        <w:rPr>
          <w:rFonts w:ascii="Times New Roman" w:hAnsi="Times New Roman" w:eastAsia="新宋体" w:cs="Times New Roman"/>
          <w:rPrChange w:id="5231" w:author="China" w:date="2017-06-06T20:51:00Z">
            <w:rPr>
              <w:rFonts w:ascii="新宋体" w:hAnsi="新宋体" w:eastAsia="新宋体"/>
            </w:rPr>
          </w:rPrChange>
        </w:rPr>
        <w:t xml:space="preserve"> 55.4f</w:t>
      </w:r>
      <w:r>
        <w:rPr>
          <w:rFonts w:hint="eastAsia" w:ascii="Times New Roman" w:hAnsi="Times New Roman" w:eastAsia="新宋体" w:cs="Times New Roman"/>
          <w:rPrChange w:id="5232" w:author="China" w:date="2017-06-06T20:51:00Z">
            <w:rPr>
              <w:rFonts w:hint="eastAsia" w:ascii="新宋体" w:hAnsi="新宋体" w:eastAsia="新宋体"/>
            </w:rPr>
          </w:rPrChange>
        </w:rPr>
        <w:t>，</w:t>
      </w:r>
      <w:r>
        <w:rPr>
          <w:rFonts w:ascii="Times New Roman" w:hAnsi="Times New Roman" w:eastAsia="新宋体" w:cs="Times New Roman"/>
          <w:rPrChange w:id="5233" w:author="China" w:date="2017-06-06T20:51:00Z">
            <w:rPr>
              <w:rFonts w:ascii="新宋体" w:hAnsi="新宋体" w:eastAsia="新宋体"/>
            </w:rPr>
          </w:rPrChange>
        </w:rPr>
        <w:t xml:space="preserve"> 21.6f</w:t>
      </w:r>
      <w:r>
        <w:rPr>
          <w:rFonts w:hint="eastAsia" w:ascii="Times New Roman" w:hAnsi="Times New Roman" w:eastAsia="新宋体" w:cs="Times New Roman"/>
          <w:rPrChange w:id="5234" w:author="China" w:date="2017-06-06T20:51:00Z">
            <w:rPr>
              <w:rFonts w:hint="eastAsia" w:ascii="新宋体" w:hAnsi="新宋体" w:eastAsia="新宋体"/>
            </w:rPr>
          </w:rPrChange>
        </w:rPr>
        <w:t>，</w:t>
      </w:r>
      <w:r>
        <w:rPr>
          <w:rFonts w:ascii="Times New Roman" w:hAnsi="Times New Roman" w:eastAsia="新宋体" w:cs="Times New Roman"/>
          <w:rPrChange w:id="5235" w:author="China" w:date="2017-06-06T20:51:00Z">
            <w:rPr>
              <w:rFonts w:ascii="新宋体" w:hAnsi="新宋体" w:eastAsia="新宋体"/>
            </w:rPr>
          </w:rPrChange>
        </w:rPr>
        <w:t xml:space="preserve"> 12.8f }; </w:t>
      </w:r>
      <w:r>
        <w:rPr>
          <w:rFonts w:ascii="Times New Roman" w:hAnsi="Times New Roman" w:eastAsia="新宋体" w:cs="Times New Roman"/>
          <w:color w:val="008000"/>
          <w:rPrChange w:id="523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237" w:author="China" w:date="2017-06-06T20:51:00Z">
            <w:rPr>
              <w:rFonts w:hint="eastAsia" w:ascii="新宋体" w:hAnsi="新宋体" w:eastAsia="新宋体"/>
              <w:color w:val="008000"/>
            </w:rPr>
          </w:rPrChange>
        </w:rPr>
        <w:t>值</w:t>
      </w:r>
    </w:p>
    <w:p>
      <w:pPr>
        <w:ind w:firstLine="480"/>
        <w:jc w:val="left"/>
        <w:rPr>
          <w:rFonts w:ascii="Times New Roman" w:hAnsi="Times New Roman" w:eastAsia="新宋体" w:cs="Times New Roman"/>
          <w:rPrChange w:id="5238" w:author="China" w:date="2017-06-06T20:51:00Z">
            <w:rPr>
              <w:rFonts w:ascii="新宋体" w:hAnsi="新宋体" w:eastAsia="新宋体"/>
            </w:rPr>
          </w:rPrChange>
        </w:rPr>
      </w:pPr>
      <w:r>
        <w:rPr>
          <w:rFonts w:ascii="Times New Roman" w:hAnsi="Times New Roman" w:eastAsia="新宋体" w:cs="Times New Roman"/>
          <w:rPrChange w:id="5239" w:author="China" w:date="2017-06-06T20:51:00Z">
            <w:rPr>
              <w:rFonts w:ascii="新宋体" w:hAnsi="新宋体" w:eastAsia="新宋体"/>
            </w:rPr>
          </w:rPrChange>
        </w:rPr>
        <w:t xml:space="preserve">            </w:t>
      </w:r>
      <w:r>
        <w:rPr>
          <w:rFonts w:ascii="Times New Roman" w:hAnsi="Times New Roman" w:eastAsia="新宋体" w:cs="Times New Roman"/>
          <w:color w:val="0000FF"/>
          <w:rPrChange w:id="5240" w:author="China" w:date="2017-06-06T20:51:00Z">
            <w:rPr>
              <w:rFonts w:ascii="新宋体" w:hAnsi="新宋体" w:eastAsia="新宋体"/>
              <w:color w:val="0000FF"/>
            </w:rPr>
          </w:rPrChange>
        </w:rPr>
        <w:t>prvte</w:t>
      </w:r>
      <w:r>
        <w:rPr>
          <w:rFonts w:ascii="Times New Roman" w:hAnsi="Times New Roman" w:eastAsia="新宋体" w:cs="Times New Roman"/>
          <w:rPrChange w:id="5241" w:author="China" w:date="2017-06-06T20:51:00Z">
            <w:rPr>
              <w:rFonts w:ascii="新宋体" w:hAnsi="新宋体" w:eastAsia="新宋体"/>
            </w:rPr>
          </w:rPrChange>
        </w:rPr>
        <w:t xml:space="preserve"> </w:t>
      </w:r>
      <w:r>
        <w:rPr>
          <w:rFonts w:ascii="Times New Roman" w:hAnsi="Times New Roman" w:eastAsia="新宋体" w:cs="Times New Roman"/>
          <w:color w:val="2B91AF"/>
          <w:rPrChange w:id="5242" w:author="China" w:date="2017-06-06T20:51:00Z">
            <w:rPr>
              <w:rFonts w:ascii="新宋体" w:hAnsi="新宋体" w:eastAsia="新宋体"/>
              <w:color w:val="2B91AF"/>
            </w:rPr>
          </w:rPrChange>
        </w:rPr>
        <w:t>Color</w:t>
      </w:r>
      <w:r>
        <w:rPr>
          <w:rFonts w:ascii="Times New Roman" w:hAnsi="Times New Roman" w:eastAsia="新宋体" w:cs="Times New Roman"/>
          <w:rPrChange w:id="5243" w:author="China" w:date="2017-06-06T20:51:00Z">
            <w:rPr>
              <w:rFonts w:ascii="新宋体" w:hAnsi="新宋体" w:eastAsia="新宋体"/>
            </w:rPr>
          </w:rPrChange>
        </w:rPr>
        <w:t xml:space="preserve"> clrBgColor = </w:t>
      </w:r>
      <w:r>
        <w:rPr>
          <w:rFonts w:ascii="Times New Roman" w:hAnsi="Times New Roman" w:eastAsia="新宋体" w:cs="Times New Roman"/>
          <w:color w:val="2B91AF"/>
          <w:rPrChange w:id="5244" w:author="China" w:date="2017-06-06T20:51:00Z">
            <w:rPr>
              <w:rFonts w:ascii="新宋体" w:hAnsi="新宋体" w:eastAsia="新宋体"/>
              <w:color w:val="2B91AF"/>
            </w:rPr>
          </w:rPrChange>
        </w:rPr>
        <w:t>Color</w:t>
      </w:r>
      <w:r>
        <w:rPr>
          <w:rFonts w:ascii="Times New Roman" w:hAnsi="Times New Roman" w:eastAsia="新宋体" w:cs="Times New Roman"/>
          <w:rPrChange w:id="5245" w:author="China" w:date="2017-06-06T20:51:00Z">
            <w:rPr>
              <w:rFonts w:ascii="新宋体" w:hAnsi="新宋体" w:eastAsia="新宋体"/>
            </w:rPr>
          </w:rPrChange>
        </w:rPr>
        <w:t xml:space="preserve">.Snow; </w:t>
      </w:r>
      <w:r>
        <w:rPr>
          <w:rFonts w:ascii="Times New Roman" w:hAnsi="Times New Roman" w:eastAsia="新宋体" w:cs="Times New Roman"/>
          <w:color w:val="008000"/>
          <w:rPrChange w:id="524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247" w:author="China" w:date="2017-06-06T20:51:00Z">
            <w:rPr>
              <w:rFonts w:hint="eastAsia" w:ascii="新宋体" w:hAnsi="新宋体" w:eastAsia="新宋体"/>
              <w:color w:val="008000"/>
            </w:rPr>
          </w:rPrChange>
        </w:rPr>
        <w:t>背景色</w:t>
      </w:r>
    </w:p>
    <w:p>
      <w:pPr>
        <w:ind w:firstLine="480"/>
        <w:jc w:val="left"/>
        <w:rPr>
          <w:rFonts w:ascii="Times New Roman" w:hAnsi="Times New Roman" w:eastAsia="新宋体" w:cs="Times New Roman"/>
          <w:rPrChange w:id="5248" w:author="China" w:date="2017-06-06T20:51:00Z">
            <w:rPr>
              <w:rFonts w:ascii="新宋体" w:hAnsi="新宋体" w:eastAsia="新宋体"/>
            </w:rPr>
          </w:rPrChange>
        </w:rPr>
      </w:pPr>
      <w:r>
        <w:rPr>
          <w:rFonts w:ascii="Times New Roman" w:hAnsi="Times New Roman" w:eastAsia="新宋体" w:cs="Times New Roman"/>
          <w:rPrChange w:id="5249" w:author="China" w:date="2017-06-06T20:51:00Z">
            <w:rPr>
              <w:rFonts w:ascii="新宋体" w:hAnsi="新宋体" w:eastAsia="新宋体"/>
            </w:rPr>
          </w:rPrChange>
        </w:rPr>
        <w:t xml:space="preserve">            </w:t>
      </w:r>
      <w:r>
        <w:rPr>
          <w:rFonts w:ascii="Times New Roman" w:hAnsi="Times New Roman" w:eastAsia="新宋体" w:cs="Times New Roman"/>
          <w:color w:val="0000FF"/>
          <w:rPrChange w:id="5250" w:author="China" w:date="2017-06-06T20:51:00Z">
            <w:rPr>
              <w:rFonts w:ascii="新宋体" w:hAnsi="新宋体" w:eastAsia="新宋体"/>
              <w:color w:val="0000FF"/>
            </w:rPr>
          </w:rPrChange>
        </w:rPr>
        <w:t>prvte</w:t>
      </w:r>
      <w:r>
        <w:rPr>
          <w:rFonts w:ascii="Times New Roman" w:hAnsi="Times New Roman" w:eastAsia="新宋体" w:cs="Times New Roman"/>
          <w:rPrChange w:id="5251" w:author="China" w:date="2017-06-06T20:51:00Z">
            <w:rPr>
              <w:rFonts w:ascii="新宋体" w:hAnsi="新宋体" w:eastAsia="新宋体"/>
            </w:rPr>
          </w:rPrChange>
        </w:rPr>
        <w:t xml:space="preserve"> </w:t>
      </w:r>
      <w:r>
        <w:rPr>
          <w:rFonts w:ascii="Times New Roman" w:hAnsi="Times New Roman" w:eastAsia="新宋体" w:cs="Times New Roman"/>
          <w:color w:val="2B91AF"/>
          <w:rPrChange w:id="5252" w:author="China" w:date="2017-06-06T20:51:00Z">
            <w:rPr>
              <w:rFonts w:ascii="新宋体" w:hAnsi="新宋体" w:eastAsia="新宋体"/>
              <w:color w:val="2B91AF"/>
            </w:rPr>
          </w:rPrChange>
        </w:rPr>
        <w:t>Color</w:t>
      </w:r>
      <w:r>
        <w:rPr>
          <w:rFonts w:ascii="Times New Roman" w:hAnsi="Times New Roman" w:eastAsia="新宋体" w:cs="Times New Roman"/>
          <w:rPrChange w:id="5253" w:author="China" w:date="2017-06-06T20:51:00Z">
            <w:rPr>
              <w:rFonts w:ascii="新宋体" w:hAnsi="新宋体" w:eastAsia="新宋体"/>
            </w:rPr>
          </w:rPrChange>
        </w:rPr>
        <w:t xml:space="preserve"> clrTextColor = </w:t>
      </w:r>
      <w:r>
        <w:rPr>
          <w:rFonts w:ascii="Times New Roman" w:hAnsi="Times New Roman" w:eastAsia="新宋体" w:cs="Times New Roman"/>
          <w:color w:val="2B91AF"/>
          <w:rPrChange w:id="5254" w:author="China" w:date="2017-06-06T20:51:00Z">
            <w:rPr>
              <w:rFonts w:ascii="新宋体" w:hAnsi="新宋体" w:eastAsia="新宋体"/>
              <w:color w:val="2B91AF"/>
            </w:rPr>
          </w:rPrChange>
        </w:rPr>
        <w:t>Color</w:t>
      </w:r>
      <w:r>
        <w:rPr>
          <w:rFonts w:ascii="Times New Roman" w:hAnsi="Times New Roman" w:eastAsia="新宋体" w:cs="Times New Roman"/>
          <w:rPrChange w:id="5255" w:author="China" w:date="2017-06-06T20:51:00Z">
            <w:rPr>
              <w:rFonts w:ascii="新宋体" w:hAnsi="新宋体" w:eastAsia="新宋体"/>
            </w:rPr>
          </w:rPrChange>
        </w:rPr>
        <w:t xml:space="preserve">.Blck; </w:t>
      </w:r>
      <w:r>
        <w:rPr>
          <w:rFonts w:ascii="Times New Roman" w:hAnsi="Times New Roman" w:eastAsia="新宋体" w:cs="Times New Roman"/>
          <w:color w:val="008000"/>
          <w:rPrChange w:id="525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257" w:author="China" w:date="2017-06-06T20:51:00Z">
            <w:rPr>
              <w:rFonts w:hint="eastAsia" w:ascii="新宋体" w:hAnsi="新宋体" w:eastAsia="新宋体"/>
              <w:color w:val="008000"/>
            </w:rPr>
          </w:rPrChange>
        </w:rPr>
        <w:t>文字颜色</w:t>
      </w:r>
    </w:p>
    <w:p>
      <w:pPr>
        <w:ind w:firstLine="480"/>
        <w:jc w:val="left"/>
        <w:rPr>
          <w:rFonts w:ascii="Times New Roman" w:hAnsi="Times New Roman" w:eastAsia="新宋体" w:cs="Times New Roman"/>
          <w:rPrChange w:id="5258" w:author="China" w:date="2017-06-06T20:51:00Z">
            <w:rPr>
              <w:rFonts w:ascii="新宋体" w:hAnsi="新宋体" w:eastAsia="新宋体"/>
            </w:rPr>
          </w:rPrChange>
        </w:rPr>
      </w:pPr>
      <w:r>
        <w:rPr>
          <w:rFonts w:ascii="Times New Roman" w:hAnsi="Times New Roman" w:eastAsia="新宋体" w:cs="Times New Roman"/>
          <w:rPrChange w:id="5259" w:author="China" w:date="2017-06-06T20:51:00Z">
            <w:rPr>
              <w:rFonts w:ascii="新宋体" w:hAnsi="新宋体" w:eastAsia="新宋体"/>
            </w:rPr>
          </w:rPrChange>
        </w:rPr>
        <w:t xml:space="preserve">            </w:t>
      </w:r>
      <w:r>
        <w:rPr>
          <w:rFonts w:ascii="Times New Roman" w:hAnsi="Times New Roman" w:eastAsia="新宋体" w:cs="Times New Roman"/>
          <w:color w:val="0000FF"/>
          <w:rPrChange w:id="5260" w:author="China" w:date="2017-06-06T20:51:00Z">
            <w:rPr>
              <w:rFonts w:ascii="新宋体" w:hAnsi="新宋体" w:eastAsia="新宋体"/>
              <w:color w:val="0000FF"/>
            </w:rPr>
          </w:rPrChange>
        </w:rPr>
        <w:t>prvte</w:t>
      </w:r>
      <w:r>
        <w:rPr>
          <w:rFonts w:ascii="Times New Roman" w:hAnsi="Times New Roman" w:eastAsia="新宋体" w:cs="Times New Roman"/>
          <w:rPrChange w:id="5261" w:author="China" w:date="2017-06-06T20:51:00Z">
            <w:rPr>
              <w:rFonts w:ascii="新宋体" w:hAnsi="新宋体" w:eastAsia="新宋体"/>
            </w:rPr>
          </w:rPrChange>
        </w:rPr>
        <w:t xml:space="preserve"> </w:t>
      </w:r>
      <w:r>
        <w:rPr>
          <w:rFonts w:ascii="Times New Roman" w:hAnsi="Times New Roman" w:eastAsia="新宋体" w:cs="Times New Roman"/>
          <w:color w:val="2B91AF"/>
          <w:rPrChange w:id="5262" w:author="China" w:date="2017-06-06T20:51:00Z">
            <w:rPr>
              <w:rFonts w:ascii="新宋体" w:hAnsi="新宋体" w:eastAsia="新宋体"/>
              <w:color w:val="2B91AF"/>
            </w:rPr>
          </w:rPrChange>
        </w:rPr>
        <w:t>Color</w:t>
      </w:r>
      <w:r>
        <w:rPr>
          <w:rFonts w:ascii="Times New Roman" w:hAnsi="Times New Roman" w:eastAsia="新宋体" w:cs="Times New Roman"/>
          <w:rPrChange w:id="5263" w:author="China" w:date="2017-06-06T20:51:00Z">
            <w:rPr>
              <w:rFonts w:ascii="新宋体" w:hAnsi="新宋体" w:eastAsia="新宋体"/>
            </w:rPr>
          </w:rPrChange>
        </w:rPr>
        <w:t xml:space="preserve"> clrBorderColor = </w:t>
      </w:r>
      <w:r>
        <w:rPr>
          <w:rFonts w:ascii="Times New Roman" w:hAnsi="Times New Roman" w:eastAsia="新宋体" w:cs="Times New Roman"/>
          <w:color w:val="2B91AF"/>
          <w:rPrChange w:id="5264" w:author="China" w:date="2017-06-06T20:51:00Z">
            <w:rPr>
              <w:rFonts w:ascii="新宋体" w:hAnsi="新宋体" w:eastAsia="新宋体"/>
              <w:color w:val="2B91AF"/>
            </w:rPr>
          </w:rPrChange>
        </w:rPr>
        <w:t>Color</w:t>
      </w:r>
      <w:r>
        <w:rPr>
          <w:rFonts w:ascii="Times New Roman" w:hAnsi="Times New Roman" w:eastAsia="新宋体" w:cs="Times New Roman"/>
          <w:rPrChange w:id="5265" w:author="China" w:date="2017-06-06T20:51:00Z">
            <w:rPr>
              <w:rFonts w:ascii="新宋体" w:hAnsi="新宋体" w:eastAsia="新宋体"/>
            </w:rPr>
          </w:rPrChange>
        </w:rPr>
        <w:t xml:space="preserve">.Blck; </w:t>
      </w:r>
      <w:r>
        <w:rPr>
          <w:rFonts w:ascii="Times New Roman" w:hAnsi="Times New Roman" w:eastAsia="新宋体" w:cs="Times New Roman"/>
          <w:color w:val="008000"/>
          <w:rPrChange w:id="526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267" w:author="China" w:date="2017-06-06T20:51:00Z">
            <w:rPr>
              <w:rFonts w:hint="eastAsia" w:ascii="新宋体" w:hAnsi="新宋体" w:eastAsia="新宋体"/>
              <w:color w:val="008000"/>
            </w:rPr>
          </w:rPrChange>
        </w:rPr>
        <w:t>整体边框颜色</w:t>
      </w:r>
    </w:p>
    <w:p>
      <w:pPr>
        <w:ind w:firstLine="480"/>
        <w:jc w:val="left"/>
        <w:rPr>
          <w:rFonts w:ascii="Times New Roman" w:hAnsi="Times New Roman" w:eastAsia="新宋体" w:cs="Times New Roman"/>
          <w:rPrChange w:id="5268" w:author="China" w:date="2017-06-06T20:51:00Z">
            <w:rPr>
              <w:rFonts w:ascii="新宋体" w:hAnsi="新宋体" w:eastAsia="新宋体"/>
            </w:rPr>
          </w:rPrChange>
        </w:rPr>
      </w:pPr>
      <w:r>
        <w:rPr>
          <w:rFonts w:ascii="Times New Roman" w:hAnsi="Times New Roman" w:eastAsia="新宋体" w:cs="Times New Roman"/>
          <w:rPrChange w:id="5269" w:author="China" w:date="2017-06-06T20:51:00Z">
            <w:rPr>
              <w:rFonts w:ascii="新宋体" w:hAnsi="新宋体" w:eastAsia="新宋体"/>
            </w:rPr>
          </w:rPrChange>
        </w:rPr>
        <w:t xml:space="preserve">            </w:t>
      </w:r>
      <w:r>
        <w:rPr>
          <w:rFonts w:ascii="Times New Roman" w:hAnsi="Times New Roman" w:eastAsia="新宋体" w:cs="Times New Roman"/>
          <w:color w:val="0000FF"/>
          <w:rPrChange w:id="5270" w:author="China" w:date="2017-06-06T20:51:00Z">
            <w:rPr>
              <w:rFonts w:ascii="新宋体" w:hAnsi="新宋体" w:eastAsia="新宋体"/>
              <w:color w:val="0000FF"/>
            </w:rPr>
          </w:rPrChange>
        </w:rPr>
        <w:t>prvte</w:t>
      </w:r>
      <w:r>
        <w:rPr>
          <w:rFonts w:ascii="Times New Roman" w:hAnsi="Times New Roman" w:eastAsia="新宋体" w:cs="Times New Roman"/>
          <w:rPrChange w:id="5271" w:author="China" w:date="2017-06-06T20:51:00Z">
            <w:rPr>
              <w:rFonts w:ascii="新宋体" w:hAnsi="新宋体" w:eastAsia="新宋体"/>
            </w:rPr>
          </w:rPrChange>
        </w:rPr>
        <w:t xml:space="preserve"> </w:t>
      </w:r>
      <w:r>
        <w:rPr>
          <w:rFonts w:ascii="Times New Roman" w:hAnsi="Times New Roman" w:eastAsia="新宋体" w:cs="Times New Roman"/>
          <w:color w:val="2B91AF"/>
          <w:rPrChange w:id="5272" w:author="China" w:date="2017-06-06T20:51:00Z">
            <w:rPr>
              <w:rFonts w:ascii="新宋体" w:hAnsi="新宋体" w:eastAsia="新宋体"/>
              <w:color w:val="2B91AF"/>
            </w:rPr>
          </w:rPrChange>
        </w:rPr>
        <w:t>Color</w:t>
      </w:r>
      <w:r>
        <w:rPr>
          <w:rFonts w:ascii="Times New Roman" w:hAnsi="Times New Roman" w:eastAsia="新宋体" w:cs="Times New Roman"/>
          <w:rPrChange w:id="5273" w:author="China" w:date="2017-06-06T20:51:00Z">
            <w:rPr>
              <w:rFonts w:ascii="新宋体" w:hAnsi="新宋体" w:eastAsia="新宋体"/>
            </w:rPr>
          </w:rPrChange>
        </w:rPr>
        <w:t xml:space="preserve"> clrxsColor = </w:t>
      </w:r>
      <w:r>
        <w:rPr>
          <w:rFonts w:ascii="Times New Roman" w:hAnsi="Times New Roman" w:eastAsia="新宋体" w:cs="Times New Roman"/>
          <w:color w:val="2B91AF"/>
          <w:rPrChange w:id="5274" w:author="China" w:date="2017-06-06T20:51:00Z">
            <w:rPr>
              <w:rFonts w:ascii="新宋体" w:hAnsi="新宋体" w:eastAsia="新宋体"/>
              <w:color w:val="2B91AF"/>
            </w:rPr>
          </w:rPrChange>
        </w:rPr>
        <w:t>Color</w:t>
      </w:r>
      <w:r>
        <w:rPr>
          <w:rFonts w:ascii="Times New Roman" w:hAnsi="Times New Roman" w:eastAsia="新宋体" w:cs="Times New Roman"/>
          <w:rPrChange w:id="5275" w:author="China" w:date="2017-06-06T20:51:00Z">
            <w:rPr>
              <w:rFonts w:ascii="新宋体" w:hAnsi="新宋体" w:eastAsia="新宋体"/>
            </w:rPr>
          </w:rPrChange>
        </w:rPr>
        <w:t xml:space="preserve">.Blck; </w:t>
      </w:r>
      <w:r>
        <w:rPr>
          <w:rFonts w:ascii="Times New Roman" w:hAnsi="Times New Roman" w:eastAsia="新宋体" w:cs="Times New Roman"/>
          <w:color w:val="008000"/>
          <w:rPrChange w:id="527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277" w:author="China" w:date="2017-06-06T20:51:00Z">
            <w:rPr>
              <w:rFonts w:hint="eastAsia" w:ascii="新宋体" w:hAnsi="新宋体" w:eastAsia="新宋体"/>
              <w:color w:val="008000"/>
            </w:rPr>
          </w:rPrChange>
        </w:rPr>
        <w:t>轴线颜色</w:t>
      </w:r>
    </w:p>
    <w:p>
      <w:pPr>
        <w:ind w:firstLine="480"/>
        <w:jc w:val="left"/>
        <w:rPr>
          <w:rFonts w:ascii="Times New Roman" w:hAnsi="Times New Roman" w:eastAsia="新宋体" w:cs="Times New Roman"/>
          <w:rPrChange w:id="5278" w:author="China" w:date="2017-06-06T20:51:00Z">
            <w:rPr>
              <w:rFonts w:ascii="新宋体" w:hAnsi="新宋体" w:eastAsia="新宋体"/>
            </w:rPr>
          </w:rPrChange>
        </w:rPr>
      </w:pPr>
      <w:r>
        <w:rPr>
          <w:rFonts w:ascii="Times New Roman" w:hAnsi="Times New Roman" w:eastAsia="新宋体" w:cs="Times New Roman"/>
          <w:rPrChange w:id="5279" w:author="China" w:date="2017-06-06T20:51:00Z">
            <w:rPr>
              <w:rFonts w:ascii="新宋体" w:hAnsi="新宋体" w:eastAsia="新宋体"/>
            </w:rPr>
          </w:rPrChange>
        </w:rPr>
        <w:t xml:space="preserve">            </w:t>
      </w:r>
      <w:r>
        <w:rPr>
          <w:rFonts w:ascii="Times New Roman" w:hAnsi="Times New Roman" w:eastAsia="新宋体" w:cs="Times New Roman"/>
          <w:color w:val="0000FF"/>
          <w:rPrChange w:id="5280" w:author="China" w:date="2017-06-06T20:51:00Z">
            <w:rPr>
              <w:rFonts w:ascii="新宋体" w:hAnsi="新宋体" w:eastAsia="新宋体"/>
              <w:color w:val="0000FF"/>
            </w:rPr>
          </w:rPrChange>
        </w:rPr>
        <w:t>prvte</w:t>
      </w:r>
      <w:r>
        <w:rPr>
          <w:rFonts w:ascii="Times New Roman" w:hAnsi="Times New Roman" w:eastAsia="新宋体" w:cs="Times New Roman"/>
          <w:rPrChange w:id="5281" w:author="China" w:date="2017-06-06T20:51:00Z">
            <w:rPr>
              <w:rFonts w:ascii="新宋体" w:hAnsi="新宋体" w:eastAsia="新宋体"/>
            </w:rPr>
          </w:rPrChange>
        </w:rPr>
        <w:t xml:space="preserve"> </w:t>
      </w:r>
      <w:r>
        <w:rPr>
          <w:rFonts w:ascii="Times New Roman" w:hAnsi="Times New Roman" w:eastAsia="新宋体" w:cs="Times New Roman"/>
          <w:color w:val="2B91AF"/>
          <w:rPrChange w:id="5282" w:author="China" w:date="2017-06-06T20:51:00Z">
            <w:rPr>
              <w:rFonts w:ascii="新宋体" w:hAnsi="新宋体" w:eastAsia="新宋体"/>
              <w:color w:val="2B91AF"/>
            </w:rPr>
          </w:rPrChange>
        </w:rPr>
        <w:t>Color</w:t>
      </w:r>
      <w:r>
        <w:rPr>
          <w:rFonts w:ascii="Times New Roman" w:hAnsi="Times New Roman" w:eastAsia="新宋体" w:cs="Times New Roman"/>
          <w:rPrChange w:id="5283" w:author="China" w:date="2017-06-06T20:51:00Z">
            <w:rPr>
              <w:rFonts w:ascii="新宋体" w:hAnsi="新宋体" w:eastAsia="新宋体"/>
            </w:rPr>
          </w:rPrChange>
        </w:rPr>
        <w:t xml:space="preserve"> clrxsTextColor = </w:t>
      </w:r>
      <w:r>
        <w:rPr>
          <w:rFonts w:ascii="Times New Roman" w:hAnsi="Times New Roman" w:eastAsia="新宋体" w:cs="Times New Roman"/>
          <w:color w:val="2B91AF"/>
          <w:rPrChange w:id="5284" w:author="China" w:date="2017-06-06T20:51:00Z">
            <w:rPr>
              <w:rFonts w:ascii="新宋体" w:hAnsi="新宋体" w:eastAsia="新宋体"/>
              <w:color w:val="2B91AF"/>
            </w:rPr>
          </w:rPrChange>
        </w:rPr>
        <w:t>Color</w:t>
      </w:r>
      <w:r>
        <w:rPr>
          <w:rFonts w:ascii="Times New Roman" w:hAnsi="Times New Roman" w:eastAsia="新宋体" w:cs="Times New Roman"/>
          <w:rPrChange w:id="5285" w:author="China" w:date="2017-06-06T20:51:00Z">
            <w:rPr>
              <w:rFonts w:ascii="新宋体" w:hAnsi="新宋体" w:eastAsia="新宋体"/>
            </w:rPr>
          </w:rPrChange>
        </w:rPr>
        <w:t xml:space="preserve">.Blck; </w:t>
      </w:r>
      <w:r>
        <w:rPr>
          <w:rFonts w:ascii="Times New Roman" w:hAnsi="Times New Roman" w:eastAsia="新宋体" w:cs="Times New Roman"/>
          <w:color w:val="008000"/>
          <w:rPrChange w:id="528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287" w:author="China" w:date="2017-06-06T20:51:00Z">
            <w:rPr>
              <w:rFonts w:hint="eastAsia" w:ascii="新宋体" w:hAnsi="新宋体" w:eastAsia="新宋体"/>
              <w:color w:val="008000"/>
            </w:rPr>
          </w:rPrChange>
        </w:rPr>
        <w:t>轴说明</w:t>
      </w:r>
      <w:r>
        <w:rPr>
          <w:rFonts w:hint="eastAsia" w:ascii="Times New Roman" w:hAnsi="Times New Roman" w:eastAsia="新宋体" w:cs="Times New Roman"/>
          <w:color w:val="008000"/>
          <w:rPrChange w:id="5288" w:author="China" w:date="2017-06-06T20:51:00Z">
            <w:rPr>
              <w:rFonts w:hint="eastAsia" w:ascii="新宋体" w:hAnsi="新宋体" w:eastAsia="新宋体"/>
              <w:color w:val="008000"/>
            </w:rPr>
          </w:rPrChange>
        </w:rPr>
        <w:t>文字颜色</w:t>
      </w:r>
    </w:p>
    <w:p>
      <w:pPr>
        <w:ind w:firstLine="480"/>
        <w:jc w:val="left"/>
        <w:rPr>
          <w:rFonts w:ascii="Times New Roman" w:hAnsi="Times New Roman" w:eastAsia="新宋体" w:cs="Times New Roman"/>
          <w:rPrChange w:id="5289" w:author="China" w:date="2017-06-06T20:51:00Z">
            <w:rPr>
              <w:rFonts w:ascii="新宋体" w:hAnsi="新宋体" w:eastAsia="新宋体"/>
            </w:rPr>
          </w:rPrChange>
        </w:rPr>
      </w:pPr>
      <w:r>
        <w:rPr>
          <w:rFonts w:ascii="Times New Roman" w:hAnsi="Times New Roman" w:eastAsia="新宋体" w:cs="Times New Roman"/>
          <w:rPrChange w:id="5290" w:author="China" w:date="2017-06-06T20:51:00Z">
            <w:rPr>
              <w:rFonts w:ascii="新宋体" w:hAnsi="新宋体" w:eastAsia="新宋体"/>
            </w:rPr>
          </w:rPrChange>
        </w:rPr>
        <w:t xml:space="preserve">            </w:t>
      </w:r>
      <w:r>
        <w:rPr>
          <w:rFonts w:ascii="Times New Roman" w:hAnsi="Times New Roman" w:eastAsia="新宋体" w:cs="Times New Roman"/>
          <w:color w:val="0000FF"/>
          <w:rPrChange w:id="5291" w:author="China" w:date="2017-06-06T20:51:00Z">
            <w:rPr>
              <w:rFonts w:ascii="新宋体" w:hAnsi="新宋体" w:eastAsia="新宋体"/>
              <w:color w:val="0000FF"/>
            </w:rPr>
          </w:rPrChange>
        </w:rPr>
        <w:t>prvte</w:t>
      </w:r>
      <w:r>
        <w:rPr>
          <w:rFonts w:ascii="Times New Roman" w:hAnsi="Times New Roman" w:eastAsia="新宋体" w:cs="Times New Roman"/>
          <w:rPrChange w:id="5292" w:author="China" w:date="2017-06-06T20:51:00Z">
            <w:rPr>
              <w:rFonts w:ascii="新宋体" w:hAnsi="新宋体" w:eastAsia="新宋体"/>
            </w:rPr>
          </w:rPrChange>
        </w:rPr>
        <w:t xml:space="preserve"> </w:t>
      </w:r>
      <w:r>
        <w:rPr>
          <w:rFonts w:ascii="Times New Roman" w:hAnsi="Times New Roman" w:eastAsia="新宋体" w:cs="Times New Roman"/>
          <w:color w:val="2B91AF"/>
          <w:rPrChange w:id="5293" w:author="China" w:date="2017-06-06T20:51:00Z">
            <w:rPr>
              <w:rFonts w:ascii="新宋体" w:hAnsi="新宋体" w:eastAsia="新宋体"/>
              <w:color w:val="2B91AF"/>
            </w:rPr>
          </w:rPrChange>
        </w:rPr>
        <w:t>Color</w:t>
      </w:r>
      <w:r>
        <w:rPr>
          <w:rFonts w:ascii="Times New Roman" w:hAnsi="Times New Roman" w:eastAsia="新宋体" w:cs="Times New Roman"/>
          <w:rPrChange w:id="5294" w:author="China" w:date="2017-06-06T20:51:00Z">
            <w:rPr>
              <w:rFonts w:ascii="新宋体" w:hAnsi="新宋体" w:eastAsia="新宋体"/>
            </w:rPr>
          </w:rPrChange>
        </w:rPr>
        <w:t xml:space="preserve"> clrSlceTextColor = </w:t>
      </w:r>
      <w:r>
        <w:rPr>
          <w:rFonts w:ascii="Times New Roman" w:hAnsi="Times New Roman" w:eastAsia="新宋体" w:cs="Times New Roman"/>
          <w:color w:val="2B91AF"/>
          <w:rPrChange w:id="5295" w:author="China" w:date="2017-06-06T20:51:00Z">
            <w:rPr>
              <w:rFonts w:ascii="新宋体" w:hAnsi="新宋体" w:eastAsia="新宋体"/>
              <w:color w:val="2B91AF"/>
            </w:rPr>
          </w:rPrChange>
        </w:rPr>
        <w:t>Color</w:t>
      </w:r>
      <w:r>
        <w:rPr>
          <w:rFonts w:ascii="Times New Roman" w:hAnsi="Times New Roman" w:eastAsia="新宋体" w:cs="Times New Roman"/>
          <w:rPrChange w:id="5296" w:author="China" w:date="2017-06-06T20:51:00Z">
            <w:rPr>
              <w:rFonts w:ascii="新宋体" w:hAnsi="新宋体" w:eastAsia="新宋体"/>
            </w:rPr>
          </w:rPrChange>
        </w:rPr>
        <w:t xml:space="preserve">.Blck; </w:t>
      </w:r>
      <w:r>
        <w:rPr>
          <w:rFonts w:ascii="Times New Roman" w:hAnsi="Times New Roman" w:eastAsia="新宋体" w:cs="Times New Roman"/>
          <w:color w:val="008000"/>
          <w:rPrChange w:id="5297"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298" w:author="China" w:date="2017-06-06T20:51:00Z">
            <w:rPr>
              <w:rFonts w:hint="eastAsia" w:ascii="新宋体" w:hAnsi="新宋体" w:eastAsia="新宋体"/>
              <w:color w:val="008000"/>
            </w:rPr>
          </w:rPrChange>
        </w:rPr>
        <w:t>刻度文字颜色</w:t>
      </w:r>
    </w:p>
    <w:p>
      <w:pPr>
        <w:ind w:firstLine="480"/>
        <w:jc w:val="left"/>
        <w:rPr>
          <w:rFonts w:ascii="Times New Roman" w:hAnsi="Times New Roman" w:eastAsia="新宋体" w:cs="Times New Roman"/>
          <w:rPrChange w:id="5299" w:author="China" w:date="2017-06-06T20:51:00Z">
            <w:rPr>
              <w:rFonts w:ascii="新宋体" w:hAnsi="新宋体" w:eastAsia="新宋体"/>
            </w:rPr>
          </w:rPrChange>
        </w:rPr>
      </w:pPr>
      <w:r>
        <w:rPr>
          <w:rFonts w:ascii="Times New Roman" w:hAnsi="Times New Roman" w:eastAsia="新宋体" w:cs="Times New Roman"/>
          <w:rPrChange w:id="5300" w:author="China" w:date="2017-06-06T20:51:00Z">
            <w:rPr>
              <w:rFonts w:ascii="新宋体" w:hAnsi="新宋体" w:eastAsia="新宋体"/>
            </w:rPr>
          </w:rPrChange>
        </w:rPr>
        <w:t xml:space="preserve">            </w:t>
      </w:r>
      <w:r>
        <w:rPr>
          <w:rFonts w:ascii="Times New Roman" w:hAnsi="Times New Roman" w:eastAsia="新宋体" w:cs="Times New Roman"/>
          <w:color w:val="0000FF"/>
          <w:rPrChange w:id="5301" w:author="China" w:date="2017-06-06T20:51:00Z">
            <w:rPr>
              <w:rFonts w:ascii="新宋体" w:hAnsi="新宋体" w:eastAsia="新宋体"/>
              <w:color w:val="0000FF"/>
            </w:rPr>
          </w:rPrChange>
        </w:rPr>
        <w:t>prvte</w:t>
      </w:r>
      <w:r>
        <w:rPr>
          <w:rFonts w:ascii="Times New Roman" w:hAnsi="Times New Roman" w:eastAsia="新宋体" w:cs="Times New Roman"/>
          <w:rPrChange w:id="5302" w:author="China" w:date="2017-06-06T20:51:00Z">
            <w:rPr>
              <w:rFonts w:ascii="新宋体" w:hAnsi="新宋体" w:eastAsia="新宋体"/>
            </w:rPr>
          </w:rPrChange>
        </w:rPr>
        <w:t xml:space="preserve"> </w:t>
      </w:r>
      <w:r>
        <w:rPr>
          <w:rFonts w:ascii="Times New Roman" w:hAnsi="Times New Roman" w:eastAsia="新宋体" w:cs="Times New Roman"/>
          <w:color w:val="2B91AF"/>
          <w:rPrChange w:id="5303" w:author="China" w:date="2017-06-06T20:51:00Z">
            <w:rPr>
              <w:rFonts w:ascii="新宋体" w:hAnsi="新宋体" w:eastAsia="新宋体"/>
              <w:color w:val="2B91AF"/>
            </w:rPr>
          </w:rPrChange>
        </w:rPr>
        <w:t>Color</w:t>
      </w:r>
      <w:r>
        <w:rPr>
          <w:rFonts w:ascii="Times New Roman" w:hAnsi="Times New Roman" w:eastAsia="新宋体" w:cs="Times New Roman"/>
          <w:rPrChange w:id="5304" w:author="China" w:date="2017-06-06T20:51:00Z">
            <w:rPr>
              <w:rFonts w:ascii="新宋体" w:hAnsi="新宋体" w:eastAsia="新宋体"/>
            </w:rPr>
          </w:rPrChange>
        </w:rPr>
        <w:t xml:space="preserve"> clrSlceColor = </w:t>
      </w:r>
      <w:r>
        <w:rPr>
          <w:rFonts w:ascii="Times New Roman" w:hAnsi="Times New Roman" w:eastAsia="新宋体" w:cs="Times New Roman"/>
          <w:color w:val="2B91AF"/>
          <w:rPrChange w:id="5305" w:author="China" w:date="2017-06-06T20:51:00Z">
            <w:rPr>
              <w:rFonts w:ascii="新宋体" w:hAnsi="新宋体" w:eastAsia="新宋体"/>
              <w:color w:val="2B91AF"/>
            </w:rPr>
          </w:rPrChange>
        </w:rPr>
        <w:t>Color</w:t>
      </w:r>
      <w:r>
        <w:rPr>
          <w:rFonts w:ascii="Times New Roman" w:hAnsi="Times New Roman" w:eastAsia="新宋体" w:cs="Times New Roman"/>
          <w:rPrChange w:id="5306" w:author="China" w:date="2017-06-06T20:51:00Z">
            <w:rPr>
              <w:rFonts w:ascii="新宋体" w:hAnsi="新宋体" w:eastAsia="新宋体"/>
            </w:rPr>
          </w:rPrChange>
        </w:rPr>
        <w:t xml:space="preserve">.Blck; </w:t>
      </w:r>
      <w:r>
        <w:rPr>
          <w:rFonts w:ascii="Times New Roman" w:hAnsi="Times New Roman" w:eastAsia="新宋体" w:cs="Times New Roman"/>
          <w:color w:val="008000"/>
          <w:rPrChange w:id="5307"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308" w:author="China" w:date="2017-06-06T20:51:00Z">
            <w:rPr>
              <w:rFonts w:hint="eastAsia" w:ascii="新宋体" w:hAnsi="新宋体" w:eastAsia="新宋体"/>
              <w:color w:val="008000"/>
            </w:rPr>
          </w:rPrChange>
        </w:rPr>
        <w:t>刻度颜色</w:t>
      </w:r>
    </w:p>
    <w:p>
      <w:pPr>
        <w:ind w:firstLine="480"/>
        <w:jc w:val="left"/>
        <w:rPr>
          <w:rFonts w:ascii="Times New Roman" w:hAnsi="Times New Roman" w:eastAsia="新宋体" w:cs="Times New Roman"/>
          <w:rPrChange w:id="5309" w:author="China" w:date="2017-06-06T20:51:00Z">
            <w:rPr>
              <w:rFonts w:ascii="新宋体" w:hAnsi="新宋体" w:eastAsia="新宋体"/>
            </w:rPr>
          </w:rPrChange>
        </w:rPr>
      </w:pPr>
      <w:r>
        <w:rPr>
          <w:rFonts w:ascii="Times New Roman" w:hAnsi="Times New Roman" w:eastAsia="新宋体" w:cs="Times New Roman"/>
          <w:rPrChange w:id="5310" w:author="China" w:date="2017-06-06T20:51:00Z">
            <w:rPr>
              <w:rFonts w:ascii="新宋体" w:hAnsi="新宋体" w:eastAsia="新宋体"/>
            </w:rPr>
          </w:rPrChange>
        </w:rPr>
        <w:t xml:space="preserve">            </w:t>
      </w:r>
      <w:r>
        <w:rPr>
          <w:rFonts w:ascii="Times New Roman" w:hAnsi="Times New Roman" w:eastAsia="新宋体" w:cs="Times New Roman"/>
          <w:color w:val="0000FF"/>
          <w:rPrChange w:id="5311" w:author="China" w:date="2017-06-06T20:51:00Z">
            <w:rPr>
              <w:rFonts w:ascii="新宋体" w:hAnsi="新宋体" w:eastAsia="新宋体"/>
              <w:color w:val="0000FF"/>
            </w:rPr>
          </w:rPrChange>
        </w:rPr>
        <w:t>prvte</w:t>
      </w:r>
      <w:r>
        <w:rPr>
          <w:rFonts w:ascii="Times New Roman" w:hAnsi="Times New Roman" w:eastAsia="新宋体" w:cs="Times New Roman"/>
          <w:rPrChange w:id="5312" w:author="China" w:date="2017-06-06T20:51:00Z">
            <w:rPr>
              <w:rFonts w:ascii="新宋体" w:hAnsi="新宋体" w:eastAsia="新宋体"/>
            </w:rPr>
          </w:rPrChange>
        </w:rPr>
        <w:t xml:space="preserve"> </w:t>
      </w:r>
      <w:r>
        <w:rPr>
          <w:rFonts w:ascii="Times New Roman" w:hAnsi="Times New Roman" w:eastAsia="新宋体" w:cs="Times New Roman"/>
          <w:color w:val="2B91AF"/>
          <w:rPrChange w:id="5313" w:author="China" w:date="2017-06-06T20:51:00Z">
            <w:rPr>
              <w:rFonts w:ascii="新宋体" w:hAnsi="新宋体" w:eastAsia="新宋体"/>
              <w:color w:val="2B91AF"/>
            </w:rPr>
          </w:rPrChange>
        </w:rPr>
        <w:t>Color</w:t>
      </w:r>
      <w:r>
        <w:rPr>
          <w:rFonts w:ascii="Times New Roman" w:hAnsi="Times New Roman" w:eastAsia="新宋体" w:cs="Times New Roman"/>
          <w:rPrChange w:id="5314" w:author="China" w:date="2017-06-06T20:51:00Z">
            <w:rPr>
              <w:rFonts w:ascii="新宋体" w:hAnsi="新宋体" w:eastAsia="新宋体"/>
            </w:rPr>
          </w:rPrChange>
        </w:rPr>
        <w:t xml:space="preserve">[] clrsCurveColors = </w:t>
      </w:r>
      <w:r>
        <w:rPr>
          <w:rFonts w:ascii="Times New Roman" w:hAnsi="Times New Roman" w:eastAsia="新宋体" w:cs="Times New Roman"/>
          <w:color w:val="0000FF"/>
          <w:rPrChange w:id="5315" w:author="China" w:date="2017-06-06T20:51:00Z">
            <w:rPr>
              <w:rFonts w:ascii="新宋体" w:hAnsi="新宋体" w:eastAsia="新宋体"/>
              <w:color w:val="0000FF"/>
            </w:rPr>
          </w:rPrChange>
        </w:rPr>
        <w:t>new</w:t>
      </w:r>
      <w:r>
        <w:rPr>
          <w:rFonts w:ascii="Times New Roman" w:hAnsi="Times New Roman" w:eastAsia="新宋体" w:cs="Times New Roman"/>
          <w:rPrChange w:id="5316" w:author="China" w:date="2017-06-06T20:51:00Z">
            <w:rPr>
              <w:rFonts w:ascii="新宋体" w:hAnsi="新宋体" w:eastAsia="新宋体"/>
            </w:rPr>
          </w:rPrChange>
        </w:rPr>
        <w:t xml:space="preserve"> </w:t>
      </w:r>
      <w:r>
        <w:rPr>
          <w:rFonts w:ascii="Times New Roman" w:hAnsi="Times New Roman" w:eastAsia="新宋体" w:cs="Times New Roman"/>
          <w:color w:val="2B91AF"/>
          <w:rPrChange w:id="5317" w:author="China" w:date="2017-06-06T20:51:00Z">
            <w:rPr>
              <w:rFonts w:ascii="新宋体" w:hAnsi="新宋体" w:eastAsia="新宋体"/>
              <w:color w:val="2B91AF"/>
            </w:rPr>
          </w:rPrChange>
        </w:rPr>
        <w:t>Color</w:t>
      </w:r>
      <w:r>
        <w:rPr>
          <w:rFonts w:ascii="Times New Roman" w:hAnsi="Times New Roman" w:eastAsia="新宋体" w:cs="Times New Roman"/>
          <w:rPrChange w:id="5318" w:author="China" w:date="2017-06-06T20:51:00Z">
            <w:rPr>
              <w:rFonts w:ascii="新宋体" w:hAnsi="新宋体" w:eastAsia="新宋体"/>
            </w:rPr>
          </w:rPrChange>
        </w:rPr>
        <w:t xml:space="preserve">[] { </w:t>
      </w:r>
      <w:r>
        <w:rPr>
          <w:rFonts w:ascii="Times New Roman" w:hAnsi="Times New Roman" w:eastAsia="新宋体" w:cs="Times New Roman"/>
          <w:color w:val="2B91AF"/>
          <w:rPrChange w:id="5319" w:author="China" w:date="2017-06-06T20:51:00Z">
            <w:rPr>
              <w:rFonts w:ascii="新宋体" w:hAnsi="新宋体" w:eastAsia="新宋体"/>
              <w:color w:val="2B91AF"/>
            </w:rPr>
          </w:rPrChange>
        </w:rPr>
        <w:t>Color</w:t>
      </w:r>
      <w:r>
        <w:rPr>
          <w:rFonts w:ascii="Times New Roman" w:hAnsi="Times New Roman" w:eastAsia="新宋体" w:cs="Times New Roman"/>
          <w:rPrChange w:id="5320" w:author="China" w:date="2017-06-06T20:51:00Z">
            <w:rPr>
              <w:rFonts w:ascii="新宋体" w:hAnsi="新宋体" w:eastAsia="新宋体"/>
            </w:rPr>
          </w:rPrChange>
        </w:rPr>
        <w:t>.Red</w:t>
      </w:r>
      <w:r>
        <w:rPr>
          <w:rFonts w:hint="eastAsia" w:ascii="Times New Roman" w:hAnsi="Times New Roman" w:eastAsia="新宋体" w:cs="Times New Roman"/>
          <w:rPrChange w:id="5321" w:author="China" w:date="2017-06-06T20:51:00Z">
            <w:rPr>
              <w:rFonts w:hint="eastAsia" w:ascii="新宋体" w:hAnsi="新宋体" w:eastAsia="新宋体"/>
            </w:rPr>
          </w:rPrChange>
        </w:rPr>
        <w:t>，</w:t>
      </w:r>
      <w:r>
        <w:rPr>
          <w:rFonts w:ascii="Times New Roman" w:hAnsi="Times New Roman" w:eastAsia="新宋体" w:cs="Times New Roman"/>
          <w:rPrChange w:id="5322" w:author="China" w:date="2017-06-06T20:51:00Z">
            <w:rPr>
              <w:rFonts w:ascii="新宋体" w:hAnsi="新宋体" w:eastAsia="新宋体"/>
            </w:rPr>
          </w:rPrChange>
        </w:rPr>
        <w:t xml:space="preserve"> </w:t>
      </w:r>
      <w:r>
        <w:rPr>
          <w:rFonts w:ascii="Times New Roman" w:hAnsi="Times New Roman" w:eastAsia="新宋体" w:cs="Times New Roman"/>
          <w:color w:val="2B91AF"/>
          <w:rPrChange w:id="5323" w:author="China" w:date="2017-06-06T20:51:00Z">
            <w:rPr>
              <w:rFonts w:ascii="新宋体" w:hAnsi="新宋体" w:eastAsia="新宋体"/>
              <w:color w:val="2B91AF"/>
            </w:rPr>
          </w:rPrChange>
        </w:rPr>
        <w:t>Color</w:t>
      </w:r>
      <w:r>
        <w:rPr>
          <w:rFonts w:ascii="Times New Roman" w:hAnsi="Times New Roman" w:eastAsia="新宋体" w:cs="Times New Roman"/>
          <w:rPrChange w:id="5324" w:author="China" w:date="2017-06-06T20:51:00Z">
            <w:rPr>
              <w:rFonts w:ascii="新宋体" w:hAnsi="新宋体" w:eastAsia="新宋体"/>
            </w:rPr>
          </w:rPrChange>
        </w:rPr>
        <w:t xml:space="preserve">.Blue }; </w:t>
      </w:r>
      <w:r>
        <w:rPr>
          <w:rFonts w:ascii="Times New Roman" w:hAnsi="Times New Roman" w:eastAsia="新宋体" w:cs="Times New Roman"/>
          <w:color w:val="008000"/>
          <w:rPrChange w:id="5325"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326" w:author="China" w:date="2017-06-06T20:51:00Z">
            <w:rPr>
              <w:rFonts w:hint="eastAsia" w:ascii="新宋体" w:hAnsi="新宋体" w:eastAsia="新宋体"/>
              <w:color w:val="008000"/>
            </w:rPr>
          </w:rPrChange>
        </w:rPr>
        <w:t>曲线颜色</w:t>
      </w:r>
    </w:p>
    <w:p>
      <w:pPr>
        <w:ind w:firstLine="480"/>
        <w:jc w:val="left"/>
        <w:rPr>
          <w:rFonts w:ascii="Times New Roman" w:hAnsi="Times New Roman" w:eastAsia="新宋体" w:cs="Times New Roman"/>
          <w:rPrChange w:id="5327" w:author="China" w:date="2017-06-06T20:51:00Z">
            <w:rPr>
              <w:rFonts w:ascii="新宋体" w:hAnsi="新宋体" w:eastAsia="新宋体"/>
            </w:rPr>
          </w:rPrChange>
        </w:rPr>
      </w:pPr>
      <w:r>
        <w:rPr>
          <w:rFonts w:ascii="Times New Roman" w:hAnsi="Times New Roman" w:eastAsia="新宋体" w:cs="Times New Roman"/>
          <w:rPrChange w:id="5328" w:author="China" w:date="2017-06-06T20:51:00Z">
            <w:rPr>
              <w:rFonts w:ascii="新宋体" w:hAnsi="新宋体" w:eastAsia="新宋体"/>
            </w:rPr>
          </w:rPrChange>
        </w:rPr>
        <w:t xml:space="preserve">            </w:t>
      </w:r>
      <w:r>
        <w:rPr>
          <w:rFonts w:ascii="Times New Roman" w:hAnsi="Times New Roman" w:eastAsia="新宋体" w:cs="Times New Roman"/>
          <w:color w:val="0000FF"/>
          <w:rPrChange w:id="5329" w:author="China" w:date="2017-06-06T20:51:00Z">
            <w:rPr>
              <w:rFonts w:ascii="新宋体" w:hAnsi="新宋体" w:eastAsia="新宋体"/>
              <w:color w:val="0000FF"/>
            </w:rPr>
          </w:rPrChange>
        </w:rPr>
        <w:t>prvte</w:t>
      </w:r>
      <w:r>
        <w:rPr>
          <w:rFonts w:ascii="Times New Roman" w:hAnsi="Times New Roman" w:eastAsia="新宋体" w:cs="Times New Roman"/>
          <w:rPrChange w:id="5330" w:author="China" w:date="2017-06-06T20:51:00Z">
            <w:rPr>
              <w:rFonts w:ascii="新宋体" w:hAnsi="新宋体" w:eastAsia="新宋体"/>
            </w:rPr>
          </w:rPrChange>
        </w:rPr>
        <w:t xml:space="preserve"> </w:t>
      </w:r>
      <w:r>
        <w:rPr>
          <w:rFonts w:ascii="Times New Roman" w:hAnsi="Times New Roman" w:eastAsia="新宋体" w:cs="Times New Roman"/>
          <w:color w:val="0000FF"/>
          <w:rPrChange w:id="5331" w:author="China" w:date="2017-06-06T20:51:00Z">
            <w:rPr>
              <w:rFonts w:ascii="新宋体" w:hAnsi="新宋体" w:eastAsia="新宋体"/>
              <w:color w:val="0000FF"/>
            </w:rPr>
          </w:rPrChange>
        </w:rPr>
        <w:t>flot</w:t>
      </w:r>
      <w:r>
        <w:rPr>
          <w:rFonts w:ascii="Times New Roman" w:hAnsi="Times New Roman" w:eastAsia="新宋体" w:cs="Times New Roman"/>
          <w:rPrChange w:id="5332" w:author="China" w:date="2017-06-06T20:51:00Z">
            <w:rPr>
              <w:rFonts w:ascii="新宋体" w:hAnsi="新宋体" w:eastAsia="新宋体"/>
            </w:rPr>
          </w:rPrChange>
        </w:rPr>
        <w:t xml:space="preserve"> fltXSpce = 100f; </w:t>
      </w:r>
      <w:r>
        <w:rPr>
          <w:rFonts w:ascii="Times New Roman" w:hAnsi="Times New Roman" w:eastAsia="新宋体" w:cs="Times New Roman"/>
          <w:color w:val="008000"/>
          <w:rPrChange w:id="5333"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334" w:author="China" w:date="2017-06-06T20:51:00Z">
            <w:rPr>
              <w:rFonts w:hint="eastAsia" w:ascii="新宋体" w:hAnsi="新宋体" w:eastAsia="新宋体"/>
              <w:color w:val="008000"/>
            </w:rPr>
          </w:rPrChange>
        </w:rPr>
        <w:t>图像左</w:t>
      </w:r>
      <w:del w:id="5335" w:author="刘宁" w:date="2017-06-09T10:12:00Z">
        <w:r>
          <w:rPr>
            <w:rFonts w:hint="eastAsia" w:ascii="Times New Roman" w:hAnsi="Times New Roman" w:eastAsia="新宋体" w:cs="Times New Roman"/>
            <w:color w:val="008000"/>
            <w:rPrChange w:id="5336" w:author="China" w:date="2017-06-06T20:51:00Z">
              <w:rPr>
                <w:rFonts w:hint="eastAsia" w:ascii="新宋体" w:hAnsi="新宋体" w:eastAsia="新宋体"/>
                <w:color w:val="008000"/>
              </w:rPr>
            </w:rPrChange>
          </w:rPr>
          <w:delText>哩</w:delText>
        </w:r>
      </w:del>
      <w:r>
        <w:rPr>
          <w:rFonts w:hint="eastAsia" w:ascii="Times New Roman" w:hAnsi="Times New Roman" w:eastAsia="新宋体" w:cs="Times New Roman"/>
          <w:color w:val="008000"/>
          <w:rPrChange w:id="5337" w:author="China" w:date="2017-06-06T20:51:00Z">
            <w:rPr>
              <w:rFonts w:hint="eastAsia" w:ascii="新宋体" w:hAnsi="新宋体" w:eastAsia="新宋体"/>
              <w:color w:val="008000"/>
            </w:rPr>
          </w:rPrChange>
        </w:rPr>
        <w:t>右</w:t>
      </w:r>
      <w:del w:id="5338" w:author="刘宁" w:date="2017-06-09T10:12:00Z">
        <w:r>
          <w:rPr>
            <w:rFonts w:hint="eastAsia" w:ascii="Times New Roman" w:hAnsi="Times New Roman" w:eastAsia="新宋体" w:cs="Times New Roman"/>
            <w:color w:val="008000"/>
            <w:rPrChange w:id="5339" w:author="China" w:date="2017-06-06T20:51:00Z">
              <w:rPr>
                <w:rFonts w:hint="eastAsia" w:ascii="新宋体" w:hAnsi="新宋体" w:eastAsia="新宋体"/>
                <w:color w:val="008000"/>
              </w:rPr>
            </w:rPrChange>
          </w:rPr>
          <w:delText></w:delText>
        </w:r>
      </w:del>
      <w:r>
        <w:rPr>
          <w:rFonts w:hint="eastAsia" w:ascii="Times New Roman" w:hAnsi="Times New Roman" w:eastAsia="新宋体" w:cs="Times New Roman"/>
          <w:color w:val="008000"/>
          <w:rPrChange w:id="5340" w:author="China" w:date="2017-06-06T20:51:00Z">
            <w:rPr>
              <w:rFonts w:hint="eastAsia" w:ascii="新宋体" w:hAnsi="新宋体" w:eastAsia="新宋体"/>
              <w:color w:val="008000"/>
            </w:rPr>
          </w:rPrChange>
        </w:rPr>
        <w:t>距离边缘距离</w:t>
      </w:r>
    </w:p>
    <w:p>
      <w:pPr>
        <w:ind w:firstLine="480"/>
        <w:jc w:val="left"/>
        <w:rPr>
          <w:rFonts w:ascii="Times New Roman" w:hAnsi="Times New Roman" w:eastAsia="新宋体" w:cs="Times New Roman"/>
          <w:rPrChange w:id="5341" w:author="China" w:date="2017-06-06T20:51:00Z">
            <w:rPr>
              <w:rFonts w:ascii="新宋体" w:hAnsi="新宋体" w:eastAsia="新宋体"/>
            </w:rPr>
          </w:rPrChange>
        </w:rPr>
      </w:pPr>
      <w:r>
        <w:rPr>
          <w:rFonts w:ascii="Times New Roman" w:hAnsi="Times New Roman" w:eastAsia="新宋体" w:cs="Times New Roman"/>
          <w:rPrChange w:id="5342" w:author="China" w:date="2017-06-06T20:51:00Z">
            <w:rPr>
              <w:rFonts w:ascii="新宋体" w:hAnsi="新宋体" w:eastAsia="新宋体"/>
            </w:rPr>
          </w:rPrChange>
        </w:rPr>
        <w:t xml:space="preserve">            </w:t>
      </w:r>
      <w:r>
        <w:rPr>
          <w:rFonts w:ascii="Times New Roman" w:hAnsi="Times New Roman" w:eastAsia="新宋体" w:cs="Times New Roman"/>
          <w:color w:val="0000FF"/>
          <w:rPrChange w:id="5343" w:author="China" w:date="2017-06-06T20:51:00Z">
            <w:rPr>
              <w:rFonts w:ascii="新宋体" w:hAnsi="新宋体" w:eastAsia="新宋体"/>
              <w:color w:val="0000FF"/>
            </w:rPr>
          </w:rPrChange>
        </w:rPr>
        <w:t>prvte</w:t>
      </w:r>
      <w:r>
        <w:rPr>
          <w:rFonts w:ascii="Times New Roman" w:hAnsi="Times New Roman" w:eastAsia="新宋体" w:cs="Times New Roman"/>
          <w:rPrChange w:id="5344" w:author="China" w:date="2017-06-06T20:51:00Z">
            <w:rPr>
              <w:rFonts w:ascii="新宋体" w:hAnsi="新宋体" w:eastAsia="新宋体"/>
            </w:rPr>
          </w:rPrChange>
        </w:rPr>
        <w:t xml:space="preserve"> </w:t>
      </w:r>
      <w:r>
        <w:rPr>
          <w:rFonts w:ascii="Times New Roman" w:hAnsi="Times New Roman" w:eastAsia="新宋体" w:cs="Times New Roman"/>
          <w:color w:val="0000FF"/>
          <w:rPrChange w:id="5345" w:author="China" w:date="2017-06-06T20:51:00Z">
            <w:rPr>
              <w:rFonts w:ascii="新宋体" w:hAnsi="新宋体" w:eastAsia="新宋体"/>
              <w:color w:val="0000FF"/>
            </w:rPr>
          </w:rPrChange>
        </w:rPr>
        <w:t>flot</w:t>
      </w:r>
      <w:r>
        <w:rPr>
          <w:rFonts w:ascii="Times New Roman" w:hAnsi="Times New Roman" w:eastAsia="新宋体" w:cs="Times New Roman"/>
          <w:rPrChange w:id="5346" w:author="China" w:date="2017-06-06T20:51:00Z">
            <w:rPr>
              <w:rFonts w:ascii="新宋体" w:hAnsi="新宋体" w:eastAsia="新宋体"/>
            </w:rPr>
          </w:rPrChange>
        </w:rPr>
        <w:t xml:space="preserve"> fltSpce = 100f; </w:t>
      </w:r>
      <w:r>
        <w:rPr>
          <w:rFonts w:ascii="Times New Roman" w:hAnsi="Times New Roman" w:eastAsia="新宋体" w:cs="Times New Roman"/>
          <w:color w:val="008000"/>
          <w:rPrChange w:id="5347"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348" w:author="China" w:date="2017-06-06T20:51:00Z">
            <w:rPr>
              <w:rFonts w:hint="eastAsia" w:ascii="新宋体" w:hAnsi="新宋体" w:eastAsia="新宋体"/>
              <w:color w:val="008000"/>
            </w:rPr>
          </w:rPrChange>
        </w:rPr>
        <w:t>图像上下距离边缘距离</w:t>
      </w:r>
    </w:p>
    <w:p>
      <w:pPr>
        <w:ind w:firstLine="480"/>
        <w:jc w:val="left"/>
        <w:rPr>
          <w:rFonts w:ascii="Times New Roman" w:hAnsi="Times New Roman" w:eastAsia="新宋体" w:cs="Times New Roman"/>
          <w:rPrChange w:id="5349" w:author="China" w:date="2017-06-06T20:51:00Z">
            <w:rPr>
              <w:rFonts w:ascii="新宋体" w:hAnsi="新宋体" w:eastAsia="新宋体"/>
            </w:rPr>
          </w:rPrChange>
        </w:rPr>
      </w:pPr>
      <w:r>
        <w:rPr>
          <w:rFonts w:ascii="Times New Roman" w:hAnsi="Times New Roman" w:eastAsia="新宋体" w:cs="Times New Roman"/>
          <w:rPrChange w:id="5350" w:author="China" w:date="2017-06-06T20:51:00Z">
            <w:rPr>
              <w:rFonts w:ascii="新宋体" w:hAnsi="新宋体" w:eastAsia="新宋体"/>
            </w:rPr>
          </w:rPrChange>
        </w:rPr>
        <w:t xml:space="preserve">            </w:t>
      </w:r>
      <w:r>
        <w:rPr>
          <w:rFonts w:ascii="Times New Roman" w:hAnsi="Times New Roman" w:eastAsia="新宋体" w:cs="Times New Roman"/>
          <w:color w:val="0000FF"/>
          <w:rPrChange w:id="5351" w:author="China" w:date="2017-06-06T20:51:00Z">
            <w:rPr>
              <w:rFonts w:ascii="新宋体" w:hAnsi="新宋体" w:eastAsia="新宋体"/>
              <w:color w:val="0000FF"/>
            </w:rPr>
          </w:rPrChange>
        </w:rPr>
        <w:t>prvte</w:t>
      </w:r>
      <w:r>
        <w:rPr>
          <w:rFonts w:ascii="Times New Roman" w:hAnsi="Times New Roman" w:eastAsia="新宋体" w:cs="Times New Roman"/>
          <w:rPrChange w:id="5352" w:author="China" w:date="2017-06-06T20:51:00Z">
            <w:rPr>
              <w:rFonts w:ascii="新宋体" w:hAnsi="新宋体" w:eastAsia="新宋体"/>
            </w:rPr>
          </w:rPrChange>
        </w:rPr>
        <w:t xml:space="preserve"> </w:t>
      </w:r>
      <w:r>
        <w:rPr>
          <w:rFonts w:ascii="Times New Roman" w:hAnsi="Times New Roman" w:eastAsia="新宋体" w:cs="Times New Roman"/>
          <w:color w:val="0000FF"/>
          <w:rPrChange w:id="5353" w:author="China" w:date="2017-06-06T20:51:00Z">
            <w:rPr>
              <w:rFonts w:ascii="新宋体" w:hAnsi="新宋体" w:eastAsia="新宋体"/>
              <w:color w:val="0000FF"/>
            </w:rPr>
          </w:rPrChange>
        </w:rPr>
        <w:t>nt</w:t>
      </w:r>
      <w:r>
        <w:rPr>
          <w:rFonts w:ascii="Times New Roman" w:hAnsi="Times New Roman" w:eastAsia="新宋体" w:cs="Times New Roman"/>
          <w:rPrChange w:id="5354" w:author="China" w:date="2017-06-06T20:51:00Z">
            <w:rPr>
              <w:rFonts w:ascii="新宋体" w:hAnsi="新宋体" w:eastAsia="新宋体"/>
            </w:rPr>
          </w:rPrChange>
        </w:rPr>
        <w:t xml:space="preserve"> ntFontSze = 9; </w:t>
      </w:r>
      <w:r>
        <w:rPr>
          <w:rFonts w:ascii="Times New Roman" w:hAnsi="Times New Roman" w:eastAsia="新宋体" w:cs="Times New Roman"/>
          <w:color w:val="008000"/>
          <w:rPrChange w:id="5355"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356" w:author="China" w:date="2017-06-06T20:51:00Z">
            <w:rPr>
              <w:rFonts w:hint="eastAsia" w:ascii="新宋体" w:hAnsi="新宋体" w:eastAsia="新宋体"/>
              <w:color w:val="008000"/>
            </w:rPr>
          </w:rPrChange>
        </w:rPr>
        <w:t>字体大</w:t>
      </w:r>
      <w:del w:id="5357" w:author="刘宁" w:date="2017-06-09T10:12:00Z">
        <w:r>
          <w:rPr>
            <w:rFonts w:hint="eastAsia" w:ascii="Times New Roman" w:hAnsi="Times New Roman" w:eastAsia="新宋体" w:cs="Times New Roman"/>
            <w:color w:val="008000"/>
            <w:rPrChange w:id="5358" w:author="China" w:date="2017-06-06T20:51:00Z">
              <w:rPr>
                <w:rFonts w:hint="eastAsia" w:ascii="新宋体" w:hAnsi="新宋体" w:eastAsia="新宋体"/>
                <w:color w:val="008000"/>
              </w:rPr>
            </w:rPrChange>
          </w:rPr>
          <w:delText>洙</w:delText>
        </w:r>
      </w:del>
      <w:r>
        <w:rPr>
          <w:rFonts w:hint="eastAsia" w:ascii="Times New Roman" w:hAnsi="Times New Roman" w:eastAsia="新宋体" w:cs="Times New Roman"/>
          <w:color w:val="008000"/>
          <w:rPrChange w:id="5359" w:author="China" w:date="2017-06-06T20:51:00Z">
            <w:rPr>
              <w:rFonts w:hint="eastAsia" w:ascii="新宋体" w:hAnsi="新宋体" w:eastAsia="新宋体"/>
              <w:color w:val="008000"/>
            </w:rPr>
          </w:rPrChange>
        </w:rPr>
        <w:t>小号数</w:t>
      </w:r>
      <w:del w:id="5360" w:author="刘宁" w:date="2017-06-09T10:12:00Z">
        <w:r>
          <w:rPr>
            <w:rFonts w:hint="eastAsia" w:ascii="Times New Roman" w:hAnsi="Times New Roman" w:eastAsia="新宋体" w:cs="Times New Roman"/>
            <w:color w:val="008000"/>
            <w:rPrChange w:id="5361" w:author="China" w:date="2017-06-06T20:51:00Z">
              <w:rPr>
                <w:rFonts w:hint="eastAsia" w:ascii="新宋体" w:hAnsi="新宋体" w:eastAsia="新宋体"/>
                <w:color w:val="008000"/>
              </w:rPr>
            </w:rPrChange>
          </w:rPr>
          <w:delText>簓</w:delText>
        </w:r>
      </w:del>
    </w:p>
    <w:p>
      <w:pPr>
        <w:ind w:firstLine="480"/>
        <w:jc w:val="left"/>
        <w:rPr>
          <w:rFonts w:ascii="Times New Roman" w:hAnsi="Times New Roman" w:eastAsia="新宋体" w:cs="Times New Roman"/>
          <w:rPrChange w:id="5362" w:author="China" w:date="2017-06-06T20:51:00Z">
            <w:rPr>
              <w:rFonts w:ascii="新宋体" w:hAnsi="新宋体" w:eastAsia="新宋体"/>
            </w:rPr>
          </w:rPrChange>
        </w:rPr>
      </w:pPr>
      <w:r>
        <w:rPr>
          <w:rFonts w:ascii="Times New Roman" w:hAnsi="Times New Roman" w:eastAsia="新宋体" w:cs="Times New Roman"/>
          <w:rPrChange w:id="5363" w:author="China" w:date="2017-06-06T20:51:00Z">
            <w:rPr>
              <w:rFonts w:ascii="新宋体" w:hAnsi="新宋体" w:eastAsia="新宋体"/>
            </w:rPr>
          </w:rPrChange>
        </w:rPr>
        <w:t xml:space="preserve">            </w:t>
      </w:r>
      <w:r>
        <w:rPr>
          <w:rFonts w:ascii="Times New Roman" w:hAnsi="Times New Roman" w:eastAsia="新宋体" w:cs="Times New Roman"/>
          <w:color w:val="0000FF"/>
          <w:rPrChange w:id="5364" w:author="China" w:date="2017-06-06T20:51:00Z">
            <w:rPr>
              <w:rFonts w:ascii="新宋体" w:hAnsi="新宋体" w:eastAsia="新宋体"/>
              <w:color w:val="0000FF"/>
            </w:rPr>
          </w:rPrChange>
        </w:rPr>
        <w:t>prvte</w:t>
      </w:r>
      <w:r>
        <w:rPr>
          <w:rFonts w:ascii="Times New Roman" w:hAnsi="Times New Roman" w:eastAsia="新宋体" w:cs="Times New Roman"/>
          <w:rPrChange w:id="5365" w:author="China" w:date="2017-06-06T20:51:00Z">
            <w:rPr>
              <w:rFonts w:ascii="新宋体" w:hAnsi="新宋体" w:eastAsia="新宋体"/>
            </w:rPr>
          </w:rPrChange>
        </w:rPr>
        <w:t xml:space="preserve"> </w:t>
      </w:r>
      <w:r>
        <w:rPr>
          <w:rFonts w:ascii="Times New Roman" w:hAnsi="Times New Roman" w:eastAsia="新宋体" w:cs="Times New Roman"/>
          <w:color w:val="0000FF"/>
          <w:rPrChange w:id="5366" w:author="China" w:date="2017-06-06T20:51:00Z">
            <w:rPr>
              <w:rFonts w:ascii="新宋体" w:hAnsi="新宋体" w:eastAsia="新宋体"/>
              <w:color w:val="0000FF"/>
            </w:rPr>
          </w:rPrChange>
        </w:rPr>
        <w:t>flot</w:t>
      </w:r>
      <w:r>
        <w:rPr>
          <w:rFonts w:ascii="Times New Roman" w:hAnsi="Times New Roman" w:eastAsia="新宋体" w:cs="Times New Roman"/>
          <w:rPrChange w:id="5367" w:author="China" w:date="2017-06-06T20:51:00Z">
            <w:rPr>
              <w:rFonts w:ascii="新宋体" w:hAnsi="新宋体" w:eastAsia="新宋体"/>
            </w:rPr>
          </w:rPrChange>
        </w:rPr>
        <w:t xml:space="preserve"> fltXRottengle = 30f; </w:t>
      </w:r>
      <w:r>
        <w:rPr>
          <w:rFonts w:ascii="Times New Roman" w:hAnsi="Times New Roman" w:eastAsia="新宋体" w:cs="Times New Roman"/>
          <w:color w:val="008000"/>
          <w:rPrChange w:id="5368" w:author="China" w:date="2017-06-06T20:51:00Z">
            <w:rPr>
              <w:rFonts w:ascii="新宋体" w:hAnsi="新宋体" w:eastAsia="新宋体"/>
              <w:color w:val="008000"/>
            </w:rPr>
          </w:rPrChange>
        </w:rPr>
        <w:t>//X</w:t>
      </w:r>
      <w:r>
        <w:rPr>
          <w:rFonts w:hint="eastAsia" w:ascii="Times New Roman" w:hAnsi="Times New Roman" w:eastAsia="新宋体" w:cs="Times New Roman"/>
          <w:color w:val="008000"/>
          <w:rPrChange w:id="5369" w:author="China" w:date="2017-06-06T20:51:00Z">
            <w:rPr>
              <w:rFonts w:hint="eastAsia" w:ascii="新宋体" w:hAnsi="新宋体" w:eastAsia="新宋体"/>
              <w:color w:val="008000"/>
            </w:rPr>
          </w:rPrChange>
        </w:rPr>
        <w:t>轴文字</w:t>
      </w:r>
      <w:r>
        <w:rPr>
          <w:rFonts w:hint="eastAsia" w:ascii="Times New Roman" w:hAnsi="Times New Roman" w:eastAsia="新宋体" w:cs="Times New Roman"/>
          <w:color w:val="008000"/>
          <w:rPrChange w:id="5370" w:author="China" w:date="2017-06-06T20:51:00Z">
            <w:rPr>
              <w:rFonts w:hint="eastAsia" w:ascii="新宋体" w:hAnsi="新宋体" w:eastAsia="新宋体"/>
              <w:color w:val="008000"/>
            </w:rPr>
          </w:rPrChange>
        </w:rPr>
        <w:t>旋转角度</w:t>
      </w:r>
    </w:p>
    <w:p>
      <w:pPr>
        <w:ind w:firstLine="480"/>
        <w:jc w:val="left"/>
        <w:rPr>
          <w:rFonts w:ascii="Times New Roman" w:hAnsi="Times New Roman" w:eastAsia="新宋体" w:cs="Times New Roman"/>
          <w:rPrChange w:id="5371" w:author="China" w:date="2017-06-06T20:51:00Z">
            <w:rPr>
              <w:rFonts w:ascii="新宋体" w:hAnsi="新宋体" w:eastAsia="新宋体"/>
            </w:rPr>
          </w:rPrChange>
        </w:rPr>
      </w:pPr>
      <w:r>
        <w:rPr>
          <w:rFonts w:ascii="Times New Roman" w:hAnsi="Times New Roman" w:eastAsia="新宋体" w:cs="Times New Roman"/>
          <w:rPrChange w:id="5372" w:author="China" w:date="2017-06-06T20:51:00Z">
            <w:rPr>
              <w:rFonts w:ascii="新宋体" w:hAnsi="新宋体" w:eastAsia="新宋体"/>
            </w:rPr>
          </w:rPrChange>
        </w:rPr>
        <w:t xml:space="preserve">            </w:t>
      </w:r>
      <w:r>
        <w:rPr>
          <w:rFonts w:ascii="Times New Roman" w:hAnsi="Times New Roman" w:eastAsia="新宋体" w:cs="Times New Roman"/>
          <w:color w:val="0000FF"/>
          <w:rPrChange w:id="5373" w:author="China" w:date="2017-06-06T20:51:00Z">
            <w:rPr>
              <w:rFonts w:ascii="新宋体" w:hAnsi="新宋体" w:eastAsia="新宋体"/>
              <w:color w:val="0000FF"/>
            </w:rPr>
          </w:rPrChange>
        </w:rPr>
        <w:t>prvte</w:t>
      </w:r>
      <w:r>
        <w:rPr>
          <w:rFonts w:ascii="Times New Roman" w:hAnsi="Times New Roman" w:eastAsia="新宋体" w:cs="Times New Roman"/>
          <w:rPrChange w:id="5374" w:author="China" w:date="2017-06-06T20:51:00Z">
            <w:rPr>
              <w:rFonts w:ascii="新宋体" w:hAnsi="新宋体" w:eastAsia="新宋体"/>
            </w:rPr>
          </w:rPrChange>
        </w:rPr>
        <w:t xml:space="preserve"> </w:t>
      </w:r>
      <w:r>
        <w:rPr>
          <w:rFonts w:ascii="Times New Roman" w:hAnsi="Times New Roman" w:eastAsia="新宋体" w:cs="Times New Roman"/>
          <w:color w:val="0000FF"/>
          <w:rPrChange w:id="5375" w:author="China" w:date="2017-06-06T20:51:00Z">
            <w:rPr>
              <w:rFonts w:ascii="新宋体" w:hAnsi="新宋体" w:eastAsia="新宋体"/>
              <w:color w:val="0000FF"/>
            </w:rPr>
          </w:rPrChange>
        </w:rPr>
        <w:t>flot</w:t>
      </w:r>
      <w:r>
        <w:rPr>
          <w:rFonts w:ascii="Times New Roman" w:hAnsi="Times New Roman" w:eastAsia="新宋体" w:cs="Times New Roman"/>
          <w:rPrChange w:id="5376" w:author="China" w:date="2017-06-06T20:51:00Z">
            <w:rPr>
              <w:rFonts w:ascii="新宋体" w:hAnsi="新宋体" w:eastAsia="新宋体"/>
            </w:rPr>
          </w:rPrChange>
        </w:rPr>
        <w:t xml:space="preserve"> fltRottengle = 0f; </w:t>
      </w:r>
      <w:r>
        <w:rPr>
          <w:rFonts w:ascii="Times New Roman" w:hAnsi="Times New Roman" w:eastAsia="新宋体" w:cs="Times New Roman"/>
          <w:color w:val="008000"/>
          <w:rPrChange w:id="5377" w:author="China" w:date="2017-06-06T20:51:00Z">
            <w:rPr>
              <w:rFonts w:ascii="新宋体" w:hAnsi="新宋体" w:eastAsia="新宋体"/>
              <w:color w:val="008000"/>
            </w:rPr>
          </w:rPrChange>
        </w:rPr>
        <w:t>//</w:t>
      </w:r>
      <w:ins w:id="5378" w:author="刘宁" w:date="2017-06-09T10:12:00Z">
        <w:r>
          <w:rPr>
            <w:rFonts w:hint="eastAsia" w:eastAsia="新宋体" w:cs="Times New Roman"/>
            <w:color w:val="008000"/>
          </w:rPr>
          <w:t>Y</w:t>
        </w:r>
      </w:ins>
      <w:r>
        <w:rPr>
          <w:rFonts w:hint="eastAsia" w:ascii="Times New Roman" w:hAnsi="Times New Roman" w:eastAsia="新宋体" w:cs="Times New Roman"/>
          <w:color w:val="008000"/>
          <w:rPrChange w:id="5379" w:author="China" w:date="2017-06-06T20:51:00Z">
            <w:rPr>
              <w:rFonts w:hint="eastAsia" w:ascii="新宋体" w:hAnsi="新宋体" w:eastAsia="新宋体"/>
              <w:color w:val="008000"/>
            </w:rPr>
          </w:rPrChange>
        </w:rPr>
        <w:t>轴文字</w:t>
      </w:r>
      <w:r>
        <w:rPr>
          <w:rFonts w:hint="eastAsia" w:ascii="Times New Roman" w:hAnsi="Times New Roman" w:eastAsia="新宋体" w:cs="Times New Roman"/>
          <w:color w:val="008000"/>
          <w:rPrChange w:id="5380" w:author="China" w:date="2017-06-06T20:51:00Z">
            <w:rPr>
              <w:rFonts w:hint="eastAsia" w:ascii="新宋体" w:hAnsi="新宋体" w:eastAsia="新宋体"/>
              <w:color w:val="008000"/>
            </w:rPr>
          </w:rPrChange>
        </w:rPr>
        <w:t>旋</w:t>
      </w:r>
      <w:r>
        <w:rPr>
          <w:rFonts w:hint="eastAsia" w:ascii="Times New Roman" w:hAnsi="Times New Roman" w:eastAsia="新宋体" w:cs="Times New Roman"/>
          <w:color w:val="008000"/>
          <w:rPrChange w:id="5381" w:author="China" w:date="2017-06-06T20:51:00Z">
            <w:rPr>
              <w:rFonts w:hint="eastAsia" w:ascii="新宋体" w:hAnsi="新宋体" w:eastAsia="新宋体"/>
              <w:color w:val="008000"/>
            </w:rPr>
          </w:rPrChange>
        </w:rPr>
        <w:t>角度</w:t>
      </w:r>
      <w:r>
        <w:rPr>
          <w:rFonts w:ascii="Times New Roman" w:hAnsi="Times New Roman" w:eastAsia="新宋体" w:cs="Times New Roman"/>
          <w:rPrChange w:id="5382" w:author="China" w:date="2017-06-06T20:51:00Z">
            <w:rPr>
              <w:rFonts w:ascii="新宋体" w:hAnsi="新宋体" w:eastAsia="新宋体"/>
            </w:rPr>
          </w:rPrChange>
        </w:rPr>
        <w:t xml:space="preserve">            </w:t>
      </w:r>
      <w:r>
        <w:rPr>
          <w:rFonts w:ascii="Times New Roman" w:hAnsi="Times New Roman" w:eastAsia="新宋体" w:cs="Times New Roman"/>
          <w:color w:val="0000FF"/>
          <w:rPrChange w:id="5383" w:author="China" w:date="2017-06-06T20:51:00Z">
            <w:rPr>
              <w:rFonts w:ascii="新宋体" w:hAnsi="新宋体" w:eastAsia="新宋体"/>
              <w:color w:val="0000FF"/>
            </w:rPr>
          </w:rPrChange>
        </w:rPr>
        <w:t>prvte</w:t>
      </w:r>
      <w:r>
        <w:rPr>
          <w:rFonts w:ascii="Times New Roman" w:hAnsi="Times New Roman" w:eastAsia="新宋体" w:cs="Times New Roman"/>
          <w:rPrChange w:id="5384" w:author="China" w:date="2017-06-06T20:51:00Z">
            <w:rPr>
              <w:rFonts w:ascii="新宋体" w:hAnsi="新宋体" w:eastAsia="新宋体"/>
            </w:rPr>
          </w:rPrChange>
        </w:rPr>
        <w:t xml:space="preserve"> </w:t>
      </w:r>
      <w:r>
        <w:rPr>
          <w:rFonts w:ascii="Times New Roman" w:hAnsi="Times New Roman" w:eastAsia="新宋体" w:cs="Times New Roman"/>
          <w:color w:val="0000FF"/>
          <w:rPrChange w:id="5385" w:author="China" w:date="2017-06-06T20:51:00Z">
            <w:rPr>
              <w:rFonts w:ascii="新宋体" w:hAnsi="新宋体" w:eastAsia="新宋体"/>
              <w:color w:val="0000FF"/>
            </w:rPr>
          </w:rPrChange>
        </w:rPr>
        <w:t>nt</w:t>
      </w:r>
      <w:r>
        <w:rPr>
          <w:rFonts w:ascii="Times New Roman" w:hAnsi="Times New Roman" w:eastAsia="新宋体" w:cs="Times New Roman"/>
          <w:rPrChange w:id="5386" w:author="China" w:date="2017-06-06T20:51:00Z">
            <w:rPr>
              <w:rFonts w:ascii="新宋体" w:hAnsi="新宋体" w:eastAsia="新宋体"/>
            </w:rPr>
          </w:rPrChange>
        </w:rPr>
        <w:t xml:space="preserve"> ntCurveSze = 2; </w:t>
      </w:r>
      <w:r>
        <w:rPr>
          <w:rFonts w:ascii="Times New Roman" w:hAnsi="Times New Roman" w:eastAsia="新宋体" w:cs="Times New Roman"/>
          <w:color w:val="008000"/>
          <w:rPrChange w:id="5387"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5388" w:author="China" w:date="2017-06-06T20:51:00Z">
            <w:rPr>
              <w:rFonts w:hint="eastAsia" w:ascii="新宋体" w:hAnsi="新宋体" w:eastAsia="新宋体"/>
              <w:color w:val="008000"/>
            </w:rPr>
          </w:rPrChange>
        </w:rPr>
        <w:t>曲线线条大小</w:t>
      </w:r>
    </w:p>
    <w:p>
      <w:pPr>
        <w:ind w:firstLine="480"/>
        <w:jc w:val="left"/>
        <w:rPr>
          <w:rFonts w:ascii="Times New Roman" w:hAnsi="Times New Roman" w:eastAsia="新宋体" w:cs="Times New Roman"/>
          <w:rPrChange w:id="5389" w:author="China" w:date="2017-06-06T20:51:00Z">
            <w:rPr>
              <w:rFonts w:ascii="新宋体" w:hAnsi="新宋体" w:eastAsia="新宋体"/>
            </w:rPr>
          </w:rPrChange>
        </w:rPr>
      </w:pPr>
      <w:r>
        <w:rPr>
          <w:rFonts w:ascii="Times New Roman" w:hAnsi="Times New Roman" w:eastAsia="新宋体" w:cs="Times New Roman"/>
          <w:rPrChange w:id="5390" w:author="China" w:date="2017-06-06T20:51:00Z">
            <w:rPr>
              <w:rFonts w:ascii="新宋体" w:hAnsi="新宋体" w:eastAsia="新宋体"/>
            </w:rPr>
          </w:rPrChange>
        </w:rPr>
        <w:t xml:space="preserve">            </w:t>
      </w:r>
      <w:r>
        <w:rPr>
          <w:rFonts w:ascii="Times New Roman" w:hAnsi="Times New Roman" w:eastAsia="新宋体" w:cs="Times New Roman"/>
          <w:color w:val="0000FF"/>
          <w:rPrChange w:id="5391" w:author="China" w:date="2017-06-06T20:51:00Z">
            <w:rPr>
              <w:rFonts w:ascii="新宋体" w:hAnsi="新宋体" w:eastAsia="新宋体"/>
              <w:color w:val="0000FF"/>
            </w:rPr>
          </w:rPrChange>
        </w:rPr>
        <w:t>prvte</w:t>
      </w:r>
      <w:r>
        <w:rPr>
          <w:rFonts w:ascii="Times New Roman" w:hAnsi="Times New Roman" w:eastAsia="新宋体" w:cs="Times New Roman"/>
          <w:rPrChange w:id="5392" w:author="China" w:date="2017-06-06T20:51:00Z">
            <w:rPr>
              <w:rFonts w:ascii="新宋体" w:hAnsi="新宋体" w:eastAsia="新宋体"/>
            </w:rPr>
          </w:rPrChange>
        </w:rPr>
        <w:t xml:space="preserve"> </w:t>
      </w:r>
      <w:r>
        <w:rPr>
          <w:rFonts w:ascii="Times New Roman" w:hAnsi="Times New Roman" w:eastAsia="新宋体" w:cs="Times New Roman"/>
          <w:color w:val="0000FF"/>
          <w:rPrChange w:id="5393" w:author="China" w:date="2017-06-06T20:51:00Z">
            <w:rPr>
              <w:rFonts w:ascii="新宋体" w:hAnsi="新宋体" w:eastAsia="新宋体"/>
              <w:color w:val="0000FF"/>
            </w:rPr>
          </w:rPrChange>
        </w:rPr>
        <w:t>nt</w:t>
      </w:r>
      <w:r>
        <w:rPr>
          <w:rFonts w:ascii="Times New Roman" w:hAnsi="Times New Roman" w:eastAsia="新宋体" w:cs="Times New Roman"/>
          <w:rPrChange w:id="5394" w:author="China" w:date="2017-06-06T20:51:00Z">
            <w:rPr>
              <w:rFonts w:ascii="新宋体" w:hAnsi="新宋体" w:eastAsia="新宋体"/>
            </w:rPr>
          </w:rPrChange>
        </w:rPr>
        <w:t xml:space="preserve"> ntFontSpce = 0; </w:t>
      </w:r>
      <w:r>
        <w:rPr>
          <w:rFonts w:ascii="Times New Roman" w:hAnsi="Times New Roman" w:eastAsia="新宋体" w:cs="Times New Roman"/>
          <w:color w:val="008000"/>
          <w:rPrChange w:id="5395" w:author="China" w:date="2017-06-06T20:51:00Z">
            <w:rPr>
              <w:rFonts w:ascii="新宋体" w:hAnsi="新宋体" w:eastAsia="新宋体"/>
              <w:color w:val="008000"/>
            </w:rPr>
          </w:rPrChange>
        </w:rPr>
        <w:t xml:space="preserve">//ntFontSpce </w:t>
      </w:r>
      <w:r>
        <w:rPr>
          <w:rFonts w:hint="eastAsia" w:ascii="Times New Roman" w:hAnsi="Times New Roman" w:eastAsia="新宋体" w:cs="Times New Roman"/>
          <w:color w:val="008000"/>
          <w:rPrChange w:id="5396" w:author="China" w:date="2017-06-06T20:51:00Z">
            <w:rPr>
              <w:rFonts w:hint="eastAsia" w:ascii="新宋体" w:hAnsi="新宋体" w:eastAsia="新宋体"/>
              <w:color w:val="008000"/>
            </w:rPr>
          </w:rPrChange>
        </w:rPr>
        <w:t>是字体大</w:t>
      </w:r>
      <w:del w:id="5397" w:author="刘宁" w:date="2017-06-09T10:12:00Z">
        <w:r>
          <w:rPr>
            <w:rFonts w:hint="eastAsia" w:ascii="Times New Roman" w:hAnsi="Times New Roman" w:eastAsia="新宋体" w:cs="Times New Roman"/>
            <w:color w:val="008000"/>
            <w:rPrChange w:id="5398" w:author="China" w:date="2017-06-06T20:51:00Z">
              <w:rPr>
                <w:rFonts w:hint="eastAsia" w:ascii="新宋体" w:hAnsi="新宋体" w:eastAsia="新宋体"/>
                <w:color w:val="008000"/>
              </w:rPr>
            </w:rPrChange>
          </w:rPr>
          <w:delText>洙</w:delText>
        </w:r>
      </w:del>
      <w:r>
        <w:rPr>
          <w:rFonts w:hint="eastAsia" w:ascii="Times New Roman" w:hAnsi="Times New Roman" w:eastAsia="新宋体" w:cs="Times New Roman"/>
          <w:color w:val="008000"/>
          <w:rPrChange w:id="5399" w:author="China" w:date="2017-06-06T20:51:00Z">
            <w:rPr>
              <w:rFonts w:hint="eastAsia" w:ascii="新宋体" w:hAnsi="新宋体" w:eastAsia="新宋体"/>
              <w:color w:val="008000"/>
            </w:rPr>
          </w:rPrChange>
        </w:rPr>
        <w:t>小和距离调整出来的一个比</w:t>
      </w:r>
      <w:r>
        <w:rPr>
          <w:rFonts w:hint="eastAsia" w:ascii="Times New Roman" w:hAnsi="Times New Roman" w:eastAsia="新宋体" w:cs="Times New Roman"/>
          <w:color w:val="008000"/>
          <w:rPrChange w:id="5400" w:author="China" w:date="2017-06-06T20:51:00Z">
            <w:rPr>
              <w:rFonts w:hint="eastAsia" w:ascii="新宋体" w:hAnsi="新宋体" w:eastAsia="新宋体"/>
              <w:color w:val="008000"/>
            </w:rPr>
          </w:rPrChange>
        </w:rPr>
        <w:t>括</w:t>
      </w:r>
      <w:r>
        <w:rPr>
          <w:rFonts w:hint="eastAsia" w:ascii="Times New Roman" w:hAnsi="Times New Roman" w:eastAsia="新宋体" w:cs="Times New Roman"/>
          <w:color w:val="008000"/>
          <w:rPrChange w:id="5401" w:author="China" w:date="2017-06-06T20:51:00Z">
            <w:rPr>
              <w:rFonts w:hint="eastAsia" w:ascii="新宋体" w:hAnsi="新宋体" w:eastAsia="新宋体"/>
              <w:color w:val="008000"/>
            </w:rPr>
          </w:rPrChange>
        </w:rPr>
        <w:t>较适合的数字</w:t>
      </w:r>
    </w:p>
    <w:p>
      <w:pPr>
        <w:ind w:firstLine="480"/>
        <w:jc w:val="left"/>
        <w:rPr>
          <w:rFonts w:ascii="Times New Roman" w:hAnsi="Times New Roman" w:eastAsia="新宋体" w:cs="Times New Roman"/>
          <w:rPrChange w:id="5402" w:author="China" w:date="2017-06-06T20:51:00Z">
            <w:rPr>
              <w:rFonts w:ascii="新宋体" w:hAnsi="新宋体" w:eastAsia="新宋体"/>
            </w:rPr>
          </w:rPrChange>
        </w:rPr>
      </w:pPr>
      <w:r>
        <w:rPr>
          <w:rFonts w:ascii="Times New Roman" w:hAnsi="Times New Roman" w:eastAsia="新宋体" w:cs="Times New Roman"/>
          <w:color w:val="0000FF"/>
          <w:rPrChange w:id="5403" w:author="China" w:date="2017-06-06T20:51:00Z">
            <w:rPr>
              <w:rFonts w:ascii="新宋体" w:hAnsi="新宋体" w:eastAsia="新宋体"/>
              <w:color w:val="0000FF"/>
            </w:rPr>
          </w:rPrChange>
        </w:rPr>
        <w:t xml:space="preserve">            #regon</w:t>
      </w:r>
      <w:r>
        <w:rPr>
          <w:rFonts w:ascii="Times New Roman" w:hAnsi="Times New Roman" w:eastAsia="新宋体" w:cs="Times New Roman"/>
          <w:rPrChange w:id="5404" w:author="China" w:date="2017-06-06T20:51:00Z">
            <w:rPr>
              <w:rFonts w:ascii="新宋体" w:hAnsi="新宋体" w:eastAsia="新宋体"/>
            </w:rPr>
          </w:rPrChange>
        </w:rPr>
        <w:t xml:space="preserve"> </w:t>
      </w:r>
      <w:r>
        <w:rPr>
          <w:rFonts w:hint="eastAsia" w:ascii="Times New Roman" w:hAnsi="Times New Roman" w:eastAsia="新宋体" w:cs="Times New Roman"/>
          <w:rPrChange w:id="5405" w:author="China" w:date="2017-06-06T20:51:00Z">
            <w:rPr>
              <w:rFonts w:hint="eastAsia" w:ascii="新宋体" w:hAnsi="新宋体" w:eastAsia="新宋体"/>
            </w:rPr>
          </w:rPrChange>
        </w:rPr>
        <w:t>公共属性</w:t>
      </w:r>
    </w:p>
    <w:p>
      <w:pPr>
        <w:ind w:firstLine="480"/>
        <w:jc w:val="left"/>
        <w:rPr>
          <w:rFonts w:ascii="Times New Roman" w:hAnsi="Times New Roman" w:eastAsia="新宋体" w:cs="Times New Roman"/>
          <w:rPrChange w:id="5406" w:author="China" w:date="2017-06-06T20:51:00Z">
            <w:rPr>
              <w:rFonts w:ascii="新宋体" w:hAnsi="新宋体" w:eastAsia="新宋体"/>
            </w:rPr>
          </w:rPrChange>
        </w:rPr>
      </w:pPr>
      <w:r>
        <w:rPr>
          <w:rFonts w:ascii="Times New Roman" w:hAnsi="Times New Roman" w:eastAsia="新宋体" w:cs="Times New Roman"/>
          <w:rPrChange w:id="5407" w:author="China" w:date="2017-06-06T20:51:00Z">
            <w:rPr>
              <w:rFonts w:ascii="新宋体" w:hAnsi="新宋体" w:eastAsia="新宋体"/>
            </w:rPr>
          </w:rPrChange>
        </w:rPr>
        <w:t xml:space="preserve">            </w:t>
      </w:r>
      <w:r>
        <w:rPr>
          <w:rFonts w:ascii="Times New Roman" w:hAnsi="Times New Roman" w:eastAsia="新宋体" w:cs="Times New Roman"/>
          <w:color w:val="808080"/>
          <w:rPrChange w:id="5408" w:author="China" w:date="2017-06-06T20:51:00Z">
            <w:rPr>
              <w:rFonts w:ascii="新宋体" w:hAnsi="新宋体" w:eastAsia="新宋体"/>
              <w:color w:val="808080"/>
            </w:rPr>
          </w:rPrChange>
        </w:rPr>
        <w:t>///</w:t>
      </w:r>
      <w:r>
        <w:rPr>
          <w:rFonts w:ascii="Times New Roman" w:hAnsi="Times New Roman" w:eastAsia="新宋体" w:cs="Times New Roman"/>
          <w:color w:val="008000"/>
          <w:rPrChange w:id="540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41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411" w:author="China" w:date="2017-06-06T20:51:00Z">
            <w:rPr>
              <w:rFonts w:ascii="新宋体" w:hAnsi="新宋体" w:eastAsia="新宋体"/>
            </w:rPr>
          </w:rPrChange>
        </w:rPr>
      </w:pPr>
      <w:r>
        <w:rPr>
          <w:rFonts w:ascii="Times New Roman" w:hAnsi="Times New Roman" w:eastAsia="新宋体" w:cs="Times New Roman"/>
          <w:rPrChange w:id="5412" w:author="China" w:date="2017-06-06T20:51:00Z">
            <w:rPr>
              <w:rFonts w:ascii="新宋体" w:hAnsi="新宋体" w:eastAsia="新宋体"/>
            </w:rPr>
          </w:rPrChange>
        </w:rPr>
        <w:t xml:space="preserve">            </w:t>
      </w:r>
      <w:r>
        <w:rPr>
          <w:rFonts w:ascii="Times New Roman" w:hAnsi="Times New Roman" w:eastAsia="新宋体" w:cs="Times New Roman"/>
          <w:color w:val="808080"/>
          <w:rPrChange w:id="5413" w:author="China" w:date="2017-06-06T20:51:00Z">
            <w:rPr>
              <w:rFonts w:ascii="新宋体" w:hAnsi="新宋体" w:eastAsia="新宋体"/>
              <w:color w:val="808080"/>
            </w:rPr>
          </w:rPrChange>
        </w:rPr>
        <w:t>///</w:t>
      </w:r>
      <w:r>
        <w:rPr>
          <w:rFonts w:ascii="Times New Roman" w:hAnsi="Times New Roman" w:eastAsia="新宋体" w:cs="Times New Roman"/>
          <w:color w:val="008000"/>
          <w:rPrChange w:id="5414"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5415" w:author="China" w:date="2017-06-06T20:51:00Z">
            <w:rPr>
              <w:rFonts w:hint="eastAsia" w:ascii="新宋体" w:hAnsi="新宋体" w:eastAsia="新宋体"/>
              <w:color w:val="008000"/>
            </w:rPr>
          </w:rPrChange>
        </w:rPr>
        <w:t>图像的宽度</w:t>
      </w:r>
    </w:p>
    <w:p>
      <w:pPr>
        <w:ind w:firstLine="480"/>
        <w:jc w:val="left"/>
        <w:rPr>
          <w:rFonts w:ascii="Times New Roman" w:hAnsi="Times New Roman" w:eastAsia="新宋体" w:cs="Times New Roman"/>
          <w:rPrChange w:id="5416" w:author="China" w:date="2017-06-06T20:51:00Z">
            <w:rPr>
              <w:rFonts w:ascii="新宋体" w:hAnsi="新宋体" w:eastAsia="新宋体"/>
            </w:rPr>
          </w:rPrChange>
        </w:rPr>
      </w:pPr>
      <w:r>
        <w:rPr>
          <w:rFonts w:ascii="Times New Roman" w:hAnsi="Times New Roman" w:eastAsia="新宋体" w:cs="Times New Roman"/>
          <w:rPrChange w:id="5417" w:author="China" w:date="2017-06-06T20:51:00Z">
            <w:rPr>
              <w:rFonts w:ascii="新宋体" w:hAnsi="新宋体" w:eastAsia="新宋体"/>
            </w:rPr>
          </w:rPrChange>
        </w:rPr>
        <w:t xml:space="preserve">            </w:t>
      </w:r>
      <w:r>
        <w:rPr>
          <w:rFonts w:ascii="Times New Roman" w:hAnsi="Times New Roman" w:eastAsia="新宋体" w:cs="Times New Roman"/>
          <w:color w:val="808080"/>
          <w:rPrChange w:id="5418" w:author="China" w:date="2017-06-06T20:51:00Z">
            <w:rPr>
              <w:rFonts w:ascii="新宋体" w:hAnsi="新宋体" w:eastAsia="新宋体"/>
              <w:color w:val="808080"/>
            </w:rPr>
          </w:rPrChange>
        </w:rPr>
        <w:t>///</w:t>
      </w:r>
      <w:r>
        <w:rPr>
          <w:rFonts w:ascii="Times New Roman" w:hAnsi="Times New Roman" w:eastAsia="新宋体" w:cs="Times New Roman"/>
          <w:color w:val="008000"/>
          <w:rPrChange w:id="541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42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421" w:author="China" w:date="2017-06-06T20:51:00Z">
            <w:rPr>
              <w:rFonts w:ascii="新宋体" w:hAnsi="新宋体" w:eastAsia="新宋体"/>
            </w:rPr>
          </w:rPrChange>
        </w:rPr>
      </w:pPr>
      <w:r>
        <w:rPr>
          <w:rFonts w:ascii="Times New Roman" w:hAnsi="Times New Roman" w:eastAsia="新宋体" w:cs="Times New Roman"/>
          <w:rPrChange w:id="5422" w:author="China" w:date="2017-06-06T20:51:00Z">
            <w:rPr>
              <w:rFonts w:ascii="新宋体" w:hAnsi="新宋体" w:eastAsia="新宋体"/>
            </w:rPr>
          </w:rPrChange>
        </w:rPr>
        <w:t xml:space="preserve">            </w:t>
      </w:r>
      <w:r>
        <w:rPr>
          <w:rFonts w:ascii="Times New Roman" w:hAnsi="Times New Roman" w:eastAsia="新宋体" w:cs="Times New Roman"/>
          <w:color w:val="0000FF"/>
          <w:rPrChange w:id="5423" w:author="China" w:date="2017-06-06T20:51:00Z">
            <w:rPr>
              <w:rFonts w:ascii="新宋体" w:hAnsi="新宋体" w:eastAsia="新宋体"/>
              <w:color w:val="0000FF"/>
            </w:rPr>
          </w:rPrChange>
        </w:rPr>
        <w:t>publc</w:t>
      </w:r>
      <w:r>
        <w:rPr>
          <w:rFonts w:ascii="Times New Roman" w:hAnsi="Times New Roman" w:eastAsia="新宋体" w:cs="Times New Roman"/>
          <w:rPrChange w:id="5424" w:author="China" w:date="2017-06-06T20:51:00Z">
            <w:rPr>
              <w:rFonts w:ascii="新宋体" w:hAnsi="新宋体" w:eastAsia="新宋体"/>
            </w:rPr>
          </w:rPrChange>
        </w:rPr>
        <w:t xml:space="preserve"> </w:t>
      </w:r>
      <w:r>
        <w:rPr>
          <w:rFonts w:ascii="Times New Roman" w:hAnsi="Times New Roman" w:eastAsia="新宋体" w:cs="Times New Roman"/>
          <w:color w:val="0000FF"/>
          <w:rPrChange w:id="5425" w:author="China" w:date="2017-06-06T20:51:00Z">
            <w:rPr>
              <w:rFonts w:ascii="新宋体" w:hAnsi="新宋体" w:eastAsia="新宋体"/>
              <w:color w:val="0000FF"/>
            </w:rPr>
          </w:rPrChange>
        </w:rPr>
        <w:t>flot</w:t>
      </w:r>
      <w:r>
        <w:rPr>
          <w:rFonts w:ascii="Times New Roman" w:hAnsi="Times New Roman" w:eastAsia="新宋体" w:cs="Times New Roman"/>
          <w:rPrChange w:id="5426" w:author="China" w:date="2017-06-06T20:51:00Z">
            <w:rPr>
              <w:rFonts w:ascii="新宋体" w:hAnsi="新宋体" w:eastAsia="新宋体"/>
            </w:rPr>
          </w:rPrChange>
        </w:rPr>
        <w:t xml:space="preserve"> Wdth</w:t>
      </w:r>
    </w:p>
    <w:p>
      <w:pPr>
        <w:ind w:firstLine="480"/>
        <w:jc w:val="left"/>
        <w:rPr>
          <w:rFonts w:ascii="Times New Roman" w:hAnsi="Times New Roman" w:eastAsia="新宋体" w:cs="Times New Roman"/>
          <w:rPrChange w:id="5427" w:author="China" w:date="2017-06-06T20:51:00Z">
            <w:rPr>
              <w:rFonts w:ascii="新宋体" w:hAnsi="新宋体" w:eastAsia="新宋体"/>
            </w:rPr>
          </w:rPrChange>
        </w:rPr>
      </w:pPr>
      <w:r>
        <w:rPr>
          <w:rFonts w:ascii="Times New Roman" w:hAnsi="Times New Roman" w:eastAsia="新宋体" w:cs="Times New Roman"/>
          <w:rPrChange w:id="542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29" w:author="China" w:date="2017-06-06T20:51:00Z">
            <w:rPr>
              <w:rFonts w:ascii="新宋体" w:hAnsi="新宋体" w:eastAsia="新宋体"/>
            </w:rPr>
          </w:rPrChange>
        </w:rPr>
      </w:pPr>
      <w:r>
        <w:rPr>
          <w:rFonts w:ascii="Times New Roman" w:hAnsi="Times New Roman" w:eastAsia="新宋体" w:cs="Times New Roman"/>
          <w:rPrChange w:id="5430" w:author="China" w:date="2017-06-06T20:51:00Z">
            <w:rPr>
              <w:rFonts w:ascii="新宋体" w:hAnsi="新宋体" w:eastAsia="新宋体"/>
            </w:rPr>
          </w:rPrChange>
        </w:rPr>
        <w:t xml:space="preserve">                </w:t>
      </w:r>
      <w:r>
        <w:rPr>
          <w:rFonts w:ascii="Times New Roman" w:hAnsi="Times New Roman" w:eastAsia="新宋体" w:cs="Times New Roman"/>
          <w:color w:val="0000FF"/>
          <w:rPrChange w:id="5431" w:author="China" w:date="2017-06-06T20:51:00Z">
            <w:rPr>
              <w:rFonts w:ascii="新宋体" w:hAnsi="新宋体" w:eastAsia="新宋体"/>
              <w:color w:val="0000FF"/>
            </w:rPr>
          </w:rPrChange>
        </w:rPr>
        <w:t>set</w:t>
      </w:r>
    </w:p>
    <w:p>
      <w:pPr>
        <w:ind w:firstLine="480"/>
        <w:jc w:val="left"/>
        <w:rPr>
          <w:rFonts w:ascii="Times New Roman" w:hAnsi="Times New Roman" w:eastAsia="新宋体" w:cs="Times New Roman"/>
          <w:rPrChange w:id="5432" w:author="China" w:date="2017-06-06T20:51:00Z">
            <w:rPr>
              <w:rFonts w:ascii="新宋体" w:hAnsi="新宋体" w:eastAsia="新宋体"/>
            </w:rPr>
          </w:rPrChange>
        </w:rPr>
      </w:pPr>
      <w:r>
        <w:rPr>
          <w:rFonts w:ascii="Times New Roman" w:hAnsi="Times New Roman" w:eastAsia="新宋体" w:cs="Times New Roman"/>
          <w:rPrChange w:id="543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34" w:author="China" w:date="2017-06-06T20:51:00Z">
            <w:rPr>
              <w:rFonts w:ascii="新宋体" w:hAnsi="新宋体" w:eastAsia="新宋体"/>
            </w:rPr>
          </w:rPrChange>
        </w:rPr>
      </w:pPr>
      <w:r>
        <w:rPr>
          <w:rFonts w:ascii="Times New Roman" w:hAnsi="Times New Roman" w:eastAsia="新宋体" w:cs="Times New Roman"/>
          <w:rPrChange w:id="5435" w:author="China" w:date="2017-06-06T20:51:00Z">
            <w:rPr>
              <w:rFonts w:ascii="新宋体" w:hAnsi="新宋体" w:eastAsia="新宋体"/>
            </w:rPr>
          </w:rPrChange>
        </w:rPr>
        <w:t xml:space="preserve">                    </w:t>
      </w:r>
      <w:r>
        <w:rPr>
          <w:rFonts w:ascii="Times New Roman" w:hAnsi="Times New Roman" w:eastAsia="新宋体" w:cs="Times New Roman"/>
          <w:color w:val="0000FF"/>
          <w:rPrChange w:id="5436" w:author="China" w:date="2017-06-06T20:51:00Z">
            <w:rPr>
              <w:rFonts w:ascii="新宋体" w:hAnsi="新宋体" w:eastAsia="新宋体"/>
              <w:color w:val="0000FF"/>
            </w:rPr>
          </w:rPrChange>
        </w:rPr>
        <w:t>f</w:t>
      </w:r>
      <w:r>
        <w:rPr>
          <w:rFonts w:ascii="Times New Roman" w:hAnsi="Times New Roman" w:eastAsia="新宋体" w:cs="Times New Roman"/>
          <w:rPrChange w:id="5437" w:author="China" w:date="2017-06-06T20:51:00Z">
            <w:rPr>
              <w:rFonts w:ascii="新宋体" w:hAnsi="新宋体" w:eastAsia="新宋体"/>
            </w:rPr>
          </w:rPrChange>
        </w:rPr>
        <w:t xml:space="preserve"> (</w:t>
      </w:r>
      <w:r>
        <w:rPr>
          <w:rFonts w:ascii="Times New Roman" w:hAnsi="Times New Roman" w:eastAsia="新宋体" w:cs="Times New Roman"/>
          <w:color w:val="0000FF"/>
          <w:rPrChange w:id="5438" w:author="China" w:date="2017-06-06T20:51:00Z">
            <w:rPr>
              <w:rFonts w:ascii="新宋体" w:hAnsi="新宋体" w:eastAsia="新宋体"/>
              <w:color w:val="0000FF"/>
            </w:rPr>
          </w:rPrChange>
        </w:rPr>
        <w:t>vlue</w:t>
      </w:r>
      <w:r>
        <w:rPr>
          <w:rFonts w:ascii="Times New Roman" w:hAnsi="Times New Roman" w:eastAsia="新宋体" w:cs="Times New Roman"/>
          <w:rPrChange w:id="5439" w:author="China" w:date="2017-06-06T20:51:00Z">
            <w:rPr>
              <w:rFonts w:ascii="新宋体" w:hAnsi="新宋体" w:eastAsia="新宋体"/>
            </w:rPr>
          </w:rPrChange>
        </w:rPr>
        <w:t xml:space="preserve"> &lt; 100)</w:t>
      </w:r>
    </w:p>
    <w:p>
      <w:pPr>
        <w:ind w:firstLine="480"/>
        <w:jc w:val="left"/>
        <w:rPr>
          <w:rFonts w:ascii="Times New Roman" w:hAnsi="Times New Roman" w:eastAsia="新宋体" w:cs="Times New Roman"/>
          <w:rPrChange w:id="5440" w:author="China" w:date="2017-06-06T20:51:00Z">
            <w:rPr>
              <w:rFonts w:ascii="新宋体" w:hAnsi="新宋体" w:eastAsia="新宋体"/>
            </w:rPr>
          </w:rPrChange>
        </w:rPr>
      </w:pPr>
      <w:r>
        <w:rPr>
          <w:rFonts w:ascii="Times New Roman" w:hAnsi="Times New Roman" w:eastAsia="新宋体" w:cs="Times New Roman"/>
          <w:rPrChange w:id="544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42" w:author="China" w:date="2017-06-06T20:51:00Z">
            <w:rPr>
              <w:rFonts w:ascii="新宋体" w:hAnsi="新宋体" w:eastAsia="新宋体"/>
            </w:rPr>
          </w:rPrChange>
        </w:rPr>
      </w:pPr>
      <w:r>
        <w:rPr>
          <w:rFonts w:ascii="Times New Roman" w:hAnsi="Times New Roman" w:eastAsia="新宋体" w:cs="Times New Roman"/>
          <w:rPrChange w:id="5443" w:author="China" w:date="2017-06-06T20:51:00Z">
            <w:rPr>
              <w:rFonts w:ascii="新宋体" w:hAnsi="新宋体" w:eastAsia="新宋体"/>
            </w:rPr>
          </w:rPrChange>
        </w:rPr>
        <w:t xml:space="preserve">                        </w:t>
      </w:r>
      <w:r>
        <w:rPr>
          <w:rFonts w:ascii="Times New Roman" w:hAnsi="Times New Roman" w:eastAsia="新宋体" w:cs="Times New Roman"/>
          <w:rPrChange w:id="5444" w:author="China" w:date="2017-06-06T20:51:00Z">
            <w:rPr>
              <w:rFonts w:ascii="新宋体" w:hAnsi="新宋体" w:eastAsia="新宋体"/>
            </w:rPr>
          </w:rPrChange>
        </w:rPr>
        <w:t>fltWdth</w:t>
      </w:r>
      <w:r>
        <w:rPr>
          <w:rFonts w:ascii="Times New Roman" w:hAnsi="Times New Roman" w:eastAsia="新宋体" w:cs="Times New Roman"/>
          <w:rPrChange w:id="5445" w:author="China" w:date="2017-06-06T20:51:00Z">
            <w:rPr>
              <w:rFonts w:ascii="新宋体" w:hAnsi="新宋体" w:eastAsia="新宋体"/>
            </w:rPr>
          </w:rPrChange>
        </w:rPr>
        <w:t xml:space="preserve"> = 100;</w:t>
      </w:r>
    </w:p>
    <w:p>
      <w:pPr>
        <w:ind w:firstLine="480"/>
        <w:jc w:val="left"/>
        <w:rPr>
          <w:rFonts w:ascii="Times New Roman" w:hAnsi="Times New Roman" w:eastAsia="新宋体" w:cs="Times New Roman"/>
          <w:rPrChange w:id="5446" w:author="China" w:date="2017-06-06T20:51:00Z">
            <w:rPr>
              <w:rFonts w:ascii="新宋体" w:hAnsi="新宋体" w:eastAsia="新宋体"/>
            </w:rPr>
          </w:rPrChange>
        </w:rPr>
      </w:pPr>
      <w:r>
        <w:rPr>
          <w:rFonts w:ascii="Times New Roman" w:hAnsi="Times New Roman" w:eastAsia="新宋体" w:cs="Times New Roman"/>
          <w:rPrChange w:id="544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48" w:author="China" w:date="2017-06-06T20:51:00Z">
            <w:rPr>
              <w:rFonts w:ascii="新宋体" w:hAnsi="新宋体" w:eastAsia="新宋体"/>
            </w:rPr>
          </w:rPrChange>
        </w:rPr>
      </w:pPr>
      <w:r>
        <w:rPr>
          <w:rFonts w:ascii="Times New Roman" w:hAnsi="Times New Roman" w:eastAsia="新宋体" w:cs="Times New Roman"/>
          <w:rPrChange w:id="5449" w:author="China" w:date="2017-06-06T20:51:00Z">
            <w:rPr>
              <w:rFonts w:ascii="新宋体" w:hAnsi="新宋体" w:eastAsia="新宋体"/>
            </w:rPr>
          </w:rPrChange>
        </w:rPr>
        <w:t xml:space="preserve">                    </w:t>
      </w:r>
      <w:r>
        <w:rPr>
          <w:rFonts w:ascii="Times New Roman" w:hAnsi="Times New Roman" w:eastAsia="新宋体" w:cs="Times New Roman"/>
          <w:color w:val="0000FF"/>
          <w:rPrChange w:id="5450" w:author="China" w:date="2017-06-06T20:51:00Z">
            <w:rPr>
              <w:rFonts w:ascii="新宋体" w:hAnsi="新宋体" w:eastAsia="新宋体"/>
              <w:color w:val="0000FF"/>
            </w:rPr>
          </w:rPrChange>
        </w:rPr>
        <w:t>else</w:t>
      </w:r>
    </w:p>
    <w:p>
      <w:pPr>
        <w:ind w:firstLine="480"/>
        <w:jc w:val="left"/>
        <w:rPr>
          <w:rFonts w:ascii="Times New Roman" w:hAnsi="Times New Roman" w:eastAsia="新宋体" w:cs="Times New Roman"/>
          <w:rPrChange w:id="5451" w:author="China" w:date="2017-06-06T20:51:00Z">
            <w:rPr>
              <w:rFonts w:ascii="新宋体" w:hAnsi="新宋体" w:eastAsia="新宋体"/>
            </w:rPr>
          </w:rPrChange>
        </w:rPr>
      </w:pPr>
      <w:r>
        <w:rPr>
          <w:rFonts w:ascii="Times New Roman" w:hAnsi="Times New Roman" w:eastAsia="新宋体" w:cs="Times New Roman"/>
          <w:rPrChange w:id="545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53" w:author="China" w:date="2017-06-06T20:51:00Z">
            <w:rPr>
              <w:rFonts w:ascii="新宋体" w:hAnsi="新宋体" w:eastAsia="新宋体"/>
            </w:rPr>
          </w:rPrChange>
        </w:rPr>
      </w:pPr>
      <w:r>
        <w:rPr>
          <w:rFonts w:ascii="Times New Roman" w:hAnsi="Times New Roman" w:eastAsia="新宋体" w:cs="Times New Roman"/>
          <w:rPrChange w:id="5454" w:author="China" w:date="2017-06-06T20:51:00Z">
            <w:rPr>
              <w:rFonts w:ascii="新宋体" w:hAnsi="新宋体" w:eastAsia="新宋体"/>
            </w:rPr>
          </w:rPrChange>
        </w:rPr>
        <w:t xml:space="preserve">                        </w:t>
      </w:r>
      <w:r>
        <w:rPr>
          <w:rFonts w:ascii="Times New Roman" w:hAnsi="Times New Roman" w:eastAsia="新宋体" w:cs="Times New Roman"/>
          <w:rPrChange w:id="5455" w:author="China" w:date="2017-06-06T20:51:00Z">
            <w:rPr>
              <w:rFonts w:ascii="新宋体" w:hAnsi="新宋体" w:eastAsia="新宋体"/>
            </w:rPr>
          </w:rPrChange>
        </w:rPr>
        <w:t>fltWdth</w:t>
      </w:r>
      <w:r>
        <w:rPr>
          <w:rFonts w:ascii="Times New Roman" w:hAnsi="Times New Roman" w:eastAsia="新宋体" w:cs="Times New Roman"/>
          <w:rPrChange w:id="5456" w:author="China" w:date="2017-06-06T20:51:00Z">
            <w:rPr>
              <w:rFonts w:ascii="新宋体" w:hAnsi="新宋体" w:eastAsia="新宋体"/>
            </w:rPr>
          </w:rPrChange>
        </w:rPr>
        <w:t xml:space="preserve"> = </w:t>
      </w:r>
      <w:r>
        <w:rPr>
          <w:rFonts w:ascii="Times New Roman" w:hAnsi="Times New Roman" w:eastAsia="新宋体" w:cs="Times New Roman"/>
          <w:color w:val="0000FF"/>
          <w:rPrChange w:id="5457" w:author="China" w:date="2017-06-06T20:51:00Z">
            <w:rPr>
              <w:rFonts w:ascii="新宋体" w:hAnsi="新宋体" w:eastAsia="新宋体"/>
              <w:color w:val="0000FF"/>
            </w:rPr>
          </w:rPrChange>
        </w:rPr>
        <w:t>vlue</w:t>
      </w:r>
      <w:r>
        <w:rPr>
          <w:rFonts w:ascii="Times New Roman" w:hAnsi="Times New Roman" w:eastAsia="新宋体" w:cs="Times New Roman"/>
          <w:rPrChange w:id="5458"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5459" w:author="China" w:date="2017-06-06T20:51:00Z">
            <w:rPr>
              <w:rFonts w:ascii="新宋体" w:hAnsi="新宋体" w:eastAsia="新宋体"/>
            </w:rPr>
          </w:rPrChange>
        </w:rPr>
      </w:pPr>
      <w:r>
        <w:rPr>
          <w:rFonts w:ascii="Times New Roman" w:hAnsi="Times New Roman" w:eastAsia="新宋体" w:cs="Times New Roman"/>
          <w:rPrChange w:id="546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61" w:author="China" w:date="2017-06-06T20:51:00Z">
            <w:rPr>
              <w:rFonts w:ascii="新宋体" w:hAnsi="新宋体" w:eastAsia="新宋体"/>
            </w:rPr>
          </w:rPrChange>
        </w:rPr>
      </w:pPr>
      <w:r>
        <w:rPr>
          <w:rFonts w:ascii="Times New Roman" w:hAnsi="Times New Roman" w:eastAsia="新宋体" w:cs="Times New Roman"/>
          <w:rPrChange w:id="546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63" w:author="China" w:date="2017-06-06T20:51:00Z">
            <w:rPr>
              <w:rFonts w:ascii="新宋体" w:hAnsi="新宋体" w:eastAsia="新宋体"/>
            </w:rPr>
          </w:rPrChange>
        </w:rPr>
      </w:pPr>
      <w:r>
        <w:rPr>
          <w:rFonts w:ascii="Times New Roman" w:hAnsi="Times New Roman" w:eastAsia="新宋体" w:cs="Times New Roman"/>
          <w:rPrChange w:id="5464" w:author="China" w:date="2017-06-06T20:51:00Z">
            <w:rPr>
              <w:rFonts w:ascii="新宋体" w:hAnsi="新宋体" w:eastAsia="新宋体"/>
            </w:rPr>
          </w:rPrChange>
        </w:rPr>
        <w:t xml:space="preserve">                </w:t>
      </w:r>
      <w:r>
        <w:rPr>
          <w:rFonts w:ascii="Times New Roman" w:hAnsi="Times New Roman" w:eastAsia="新宋体" w:cs="Times New Roman"/>
          <w:color w:val="0000FF"/>
          <w:rPrChange w:id="5465" w:author="China" w:date="2017-06-06T20:51:00Z">
            <w:rPr>
              <w:rFonts w:ascii="新宋体" w:hAnsi="新宋体" w:eastAsia="新宋体"/>
              <w:color w:val="0000FF"/>
            </w:rPr>
          </w:rPrChange>
        </w:rPr>
        <w:t>get</w:t>
      </w:r>
    </w:p>
    <w:p>
      <w:pPr>
        <w:ind w:firstLine="480"/>
        <w:jc w:val="left"/>
        <w:rPr>
          <w:rFonts w:ascii="Times New Roman" w:hAnsi="Times New Roman" w:eastAsia="新宋体" w:cs="Times New Roman"/>
          <w:rPrChange w:id="5466" w:author="China" w:date="2017-06-06T20:51:00Z">
            <w:rPr>
              <w:rFonts w:ascii="新宋体" w:hAnsi="新宋体" w:eastAsia="新宋体"/>
            </w:rPr>
          </w:rPrChange>
        </w:rPr>
      </w:pPr>
      <w:r>
        <w:rPr>
          <w:rFonts w:ascii="Times New Roman" w:hAnsi="Times New Roman" w:eastAsia="新宋体" w:cs="Times New Roman"/>
          <w:rPrChange w:id="546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68" w:author="China" w:date="2017-06-06T20:51:00Z">
            <w:rPr>
              <w:rFonts w:ascii="新宋体" w:hAnsi="新宋体" w:eastAsia="新宋体"/>
            </w:rPr>
          </w:rPrChange>
        </w:rPr>
      </w:pPr>
      <w:r>
        <w:rPr>
          <w:rFonts w:ascii="Times New Roman" w:hAnsi="Times New Roman" w:eastAsia="新宋体" w:cs="Times New Roman"/>
          <w:rPrChange w:id="5469" w:author="China" w:date="2017-06-06T20:51:00Z">
            <w:rPr>
              <w:rFonts w:ascii="新宋体" w:hAnsi="新宋体" w:eastAsia="新宋体"/>
            </w:rPr>
          </w:rPrChange>
        </w:rPr>
        <w:t xml:space="preserve">                    </w:t>
      </w:r>
      <w:r>
        <w:rPr>
          <w:rFonts w:ascii="Times New Roman" w:hAnsi="Times New Roman" w:eastAsia="新宋体" w:cs="Times New Roman"/>
          <w:color w:val="0000FF"/>
          <w:rPrChange w:id="5470" w:author="China" w:date="2017-06-06T20:51:00Z">
            <w:rPr>
              <w:rFonts w:ascii="新宋体" w:hAnsi="新宋体" w:eastAsia="新宋体"/>
              <w:color w:val="0000FF"/>
            </w:rPr>
          </w:rPrChange>
        </w:rPr>
        <w:t>f</w:t>
      </w:r>
      <w:r>
        <w:rPr>
          <w:rFonts w:ascii="Times New Roman" w:hAnsi="Times New Roman" w:eastAsia="新宋体" w:cs="Times New Roman"/>
          <w:rPrChange w:id="5471" w:author="China" w:date="2017-06-06T20:51:00Z">
            <w:rPr>
              <w:rFonts w:ascii="新宋体" w:hAnsi="新宋体" w:eastAsia="新宋体"/>
            </w:rPr>
          </w:rPrChange>
        </w:rPr>
        <w:t xml:space="preserve"> (fltWdth &lt;= 100)</w:t>
      </w:r>
    </w:p>
    <w:p>
      <w:pPr>
        <w:ind w:firstLine="480"/>
        <w:jc w:val="left"/>
        <w:rPr>
          <w:rFonts w:ascii="Times New Roman" w:hAnsi="Times New Roman" w:eastAsia="新宋体" w:cs="Times New Roman"/>
          <w:rPrChange w:id="5472" w:author="China" w:date="2017-06-06T20:51:00Z">
            <w:rPr>
              <w:rFonts w:ascii="新宋体" w:hAnsi="新宋体" w:eastAsia="新宋体"/>
            </w:rPr>
          </w:rPrChange>
        </w:rPr>
      </w:pPr>
      <w:r>
        <w:rPr>
          <w:rFonts w:ascii="Times New Roman" w:hAnsi="Times New Roman" w:eastAsia="新宋体" w:cs="Times New Roman"/>
          <w:rPrChange w:id="547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74" w:author="China" w:date="2017-06-06T20:51:00Z">
            <w:rPr>
              <w:rFonts w:ascii="新宋体" w:hAnsi="新宋体" w:eastAsia="新宋体"/>
            </w:rPr>
          </w:rPrChange>
        </w:rPr>
      </w:pPr>
      <w:r>
        <w:rPr>
          <w:rFonts w:ascii="Times New Roman" w:hAnsi="Times New Roman" w:eastAsia="新宋体" w:cs="Times New Roman"/>
          <w:rPrChange w:id="5475" w:author="China" w:date="2017-06-06T20:51:00Z">
            <w:rPr>
              <w:rFonts w:ascii="新宋体" w:hAnsi="新宋体" w:eastAsia="新宋体"/>
            </w:rPr>
          </w:rPrChange>
        </w:rPr>
        <w:t xml:space="preserve">                        </w:t>
      </w:r>
      <w:r>
        <w:rPr>
          <w:rFonts w:ascii="Times New Roman" w:hAnsi="Times New Roman" w:eastAsia="新宋体" w:cs="Times New Roman"/>
          <w:color w:val="0000FF"/>
          <w:rPrChange w:id="5476" w:author="China" w:date="2017-06-06T20:51:00Z">
            <w:rPr>
              <w:rFonts w:ascii="新宋体" w:hAnsi="新宋体" w:eastAsia="新宋体"/>
              <w:color w:val="0000FF"/>
            </w:rPr>
          </w:rPrChange>
        </w:rPr>
        <w:t>return</w:t>
      </w:r>
      <w:r>
        <w:rPr>
          <w:rFonts w:ascii="Times New Roman" w:hAnsi="Times New Roman" w:eastAsia="新宋体" w:cs="Times New Roman"/>
          <w:rPrChange w:id="5477" w:author="China" w:date="2017-06-06T20:51:00Z">
            <w:rPr>
              <w:rFonts w:ascii="新宋体" w:hAnsi="新宋体" w:eastAsia="新宋体"/>
            </w:rPr>
          </w:rPrChange>
        </w:rPr>
        <w:t xml:space="preserve"> 100;</w:t>
      </w:r>
    </w:p>
    <w:p>
      <w:pPr>
        <w:ind w:firstLine="480"/>
        <w:jc w:val="left"/>
        <w:rPr>
          <w:rFonts w:ascii="Times New Roman" w:hAnsi="Times New Roman" w:eastAsia="新宋体" w:cs="Times New Roman"/>
          <w:rPrChange w:id="5478" w:author="China" w:date="2017-06-06T20:51:00Z">
            <w:rPr>
              <w:rFonts w:ascii="新宋体" w:hAnsi="新宋体" w:eastAsia="新宋体"/>
            </w:rPr>
          </w:rPrChange>
        </w:rPr>
      </w:pPr>
      <w:r>
        <w:rPr>
          <w:rFonts w:ascii="Times New Roman" w:hAnsi="Times New Roman" w:eastAsia="新宋体" w:cs="Times New Roman"/>
          <w:rPrChange w:id="547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80" w:author="China" w:date="2017-06-06T20:51:00Z">
            <w:rPr>
              <w:rFonts w:ascii="新宋体" w:hAnsi="新宋体" w:eastAsia="新宋体"/>
            </w:rPr>
          </w:rPrChange>
        </w:rPr>
      </w:pPr>
      <w:r>
        <w:rPr>
          <w:rFonts w:ascii="Times New Roman" w:hAnsi="Times New Roman" w:eastAsia="新宋体" w:cs="Times New Roman"/>
          <w:rPrChange w:id="5481" w:author="China" w:date="2017-06-06T20:51:00Z">
            <w:rPr>
              <w:rFonts w:ascii="新宋体" w:hAnsi="新宋体" w:eastAsia="新宋体"/>
            </w:rPr>
          </w:rPrChange>
        </w:rPr>
        <w:t xml:space="preserve">                    </w:t>
      </w:r>
      <w:r>
        <w:rPr>
          <w:rFonts w:ascii="Times New Roman" w:hAnsi="Times New Roman" w:eastAsia="新宋体" w:cs="Times New Roman"/>
          <w:color w:val="0000FF"/>
          <w:rPrChange w:id="5482" w:author="China" w:date="2017-06-06T20:51:00Z">
            <w:rPr>
              <w:rFonts w:ascii="新宋体" w:hAnsi="新宋体" w:eastAsia="新宋体"/>
              <w:color w:val="0000FF"/>
            </w:rPr>
          </w:rPrChange>
        </w:rPr>
        <w:t>else</w:t>
      </w:r>
    </w:p>
    <w:p>
      <w:pPr>
        <w:ind w:firstLine="480"/>
        <w:jc w:val="left"/>
        <w:rPr>
          <w:rFonts w:ascii="Times New Roman" w:hAnsi="Times New Roman" w:eastAsia="新宋体" w:cs="Times New Roman"/>
          <w:rPrChange w:id="5483" w:author="China" w:date="2017-06-06T20:51:00Z">
            <w:rPr>
              <w:rFonts w:ascii="新宋体" w:hAnsi="新宋体" w:eastAsia="新宋体"/>
            </w:rPr>
          </w:rPrChange>
        </w:rPr>
      </w:pPr>
      <w:r>
        <w:rPr>
          <w:rFonts w:ascii="Times New Roman" w:hAnsi="Times New Roman" w:eastAsia="新宋体" w:cs="Times New Roman"/>
          <w:rPrChange w:id="548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85" w:author="China" w:date="2017-06-06T20:51:00Z">
            <w:rPr>
              <w:rFonts w:ascii="新宋体" w:hAnsi="新宋体" w:eastAsia="新宋体"/>
            </w:rPr>
          </w:rPrChange>
        </w:rPr>
      </w:pPr>
      <w:r>
        <w:rPr>
          <w:rFonts w:ascii="Times New Roman" w:hAnsi="Times New Roman" w:eastAsia="新宋体" w:cs="Times New Roman"/>
          <w:rPrChange w:id="5486" w:author="China" w:date="2017-06-06T20:51:00Z">
            <w:rPr>
              <w:rFonts w:ascii="新宋体" w:hAnsi="新宋体" w:eastAsia="新宋体"/>
            </w:rPr>
          </w:rPrChange>
        </w:rPr>
        <w:t xml:space="preserve">                        </w:t>
      </w:r>
      <w:r>
        <w:rPr>
          <w:rFonts w:ascii="Times New Roman" w:hAnsi="Times New Roman" w:eastAsia="新宋体" w:cs="Times New Roman"/>
          <w:color w:val="0000FF"/>
          <w:rPrChange w:id="5487" w:author="China" w:date="2017-06-06T20:51:00Z">
            <w:rPr>
              <w:rFonts w:ascii="新宋体" w:hAnsi="新宋体" w:eastAsia="新宋体"/>
              <w:color w:val="0000FF"/>
            </w:rPr>
          </w:rPrChange>
        </w:rPr>
        <w:t>return</w:t>
      </w:r>
      <w:r>
        <w:rPr>
          <w:rFonts w:ascii="Times New Roman" w:hAnsi="Times New Roman" w:eastAsia="新宋体" w:cs="Times New Roman"/>
          <w:rPrChange w:id="5488" w:author="China" w:date="2017-06-06T20:51:00Z">
            <w:rPr>
              <w:rFonts w:ascii="新宋体" w:hAnsi="新宋体" w:eastAsia="新宋体"/>
            </w:rPr>
          </w:rPrChange>
        </w:rPr>
        <w:t xml:space="preserve"> fltWdth;</w:t>
      </w:r>
    </w:p>
    <w:p>
      <w:pPr>
        <w:ind w:firstLine="480"/>
        <w:jc w:val="left"/>
        <w:rPr>
          <w:rFonts w:ascii="Times New Roman" w:hAnsi="Times New Roman" w:eastAsia="新宋体" w:cs="Times New Roman"/>
          <w:rPrChange w:id="5489" w:author="China" w:date="2017-06-06T20:51:00Z">
            <w:rPr>
              <w:rFonts w:ascii="新宋体" w:hAnsi="新宋体" w:eastAsia="新宋体"/>
            </w:rPr>
          </w:rPrChange>
        </w:rPr>
      </w:pPr>
      <w:r>
        <w:rPr>
          <w:rFonts w:ascii="Times New Roman" w:hAnsi="Times New Roman" w:eastAsia="新宋体" w:cs="Times New Roman"/>
          <w:rPrChange w:id="549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91" w:author="China" w:date="2017-06-06T20:51:00Z">
            <w:rPr>
              <w:rFonts w:ascii="新宋体" w:hAnsi="新宋体" w:eastAsia="新宋体"/>
            </w:rPr>
          </w:rPrChange>
        </w:rPr>
      </w:pPr>
      <w:r>
        <w:rPr>
          <w:rFonts w:ascii="Times New Roman" w:hAnsi="Times New Roman" w:eastAsia="新宋体" w:cs="Times New Roman"/>
          <w:rPrChange w:id="549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93" w:author="China" w:date="2017-06-06T20:51:00Z">
            <w:rPr>
              <w:rFonts w:ascii="新宋体" w:hAnsi="新宋体" w:eastAsia="新宋体"/>
            </w:rPr>
          </w:rPrChange>
        </w:rPr>
      </w:pPr>
      <w:r>
        <w:rPr>
          <w:rFonts w:ascii="Times New Roman" w:hAnsi="Times New Roman" w:eastAsia="新宋体" w:cs="Times New Roman"/>
          <w:rPrChange w:id="549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495" w:author="China" w:date="2017-06-06T20:51:00Z">
            <w:rPr>
              <w:rFonts w:ascii="新宋体" w:hAnsi="新宋体" w:eastAsia="新宋体"/>
            </w:rPr>
          </w:rPrChange>
        </w:rPr>
      </w:pPr>
      <w:r>
        <w:rPr>
          <w:rFonts w:ascii="Times New Roman" w:hAnsi="Times New Roman" w:eastAsia="新宋体" w:cs="Times New Roman"/>
          <w:rPrChange w:id="5496" w:author="China" w:date="2017-06-06T20:51:00Z">
            <w:rPr>
              <w:rFonts w:ascii="新宋体" w:hAnsi="新宋体" w:eastAsia="新宋体"/>
            </w:rPr>
          </w:rPrChange>
        </w:rPr>
        <w:t xml:space="preserve">            </w:t>
      </w:r>
      <w:r>
        <w:rPr>
          <w:rFonts w:ascii="Times New Roman" w:hAnsi="Times New Roman" w:eastAsia="新宋体" w:cs="Times New Roman"/>
          <w:color w:val="808080"/>
          <w:rPrChange w:id="5497" w:author="China" w:date="2017-06-06T20:51:00Z">
            <w:rPr>
              <w:rFonts w:ascii="新宋体" w:hAnsi="新宋体" w:eastAsia="新宋体"/>
              <w:color w:val="808080"/>
            </w:rPr>
          </w:rPrChange>
        </w:rPr>
        <w:t>///</w:t>
      </w:r>
      <w:r>
        <w:rPr>
          <w:rFonts w:ascii="Times New Roman" w:hAnsi="Times New Roman" w:eastAsia="新宋体" w:cs="Times New Roman"/>
          <w:color w:val="008000"/>
          <w:rPrChange w:id="5498"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499"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500" w:author="China" w:date="2017-06-06T20:51:00Z">
            <w:rPr>
              <w:rFonts w:ascii="新宋体" w:hAnsi="新宋体" w:eastAsia="新宋体"/>
            </w:rPr>
          </w:rPrChange>
        </w:rPr>
      </w:pPr>
      <w:r>
        <w:rPr>
          <w:rFonts w:ascii="Times New Roman" w:hAnsi="Times New Roman" w:eastAsia="新宋体" w:cs="Times New Roman"/>
          <w:rPrChange w:id="5501" w:author="China" w:date="2017-06-06T20:51:00Z">
            <w:rPr>
              <w:rFonts w:ascii="新宋体" w:hAnsi="新宋体" w:eastAsia="新宋体"/>
            </w:rPr>
          </w:rPrChange>
        </w:rPr>
        <w:t xml:space="preserve">            </w:t>
      </w:r>
      <w:r>
        <w:rPr>
          <w:rFonts w:ascii="Times New Roman" w:hAnsi="Times New Roman" w:eastAsia="新宋体" w:cs="Times New Roman"/>
          <w:color w:val="808080"/>
          <w:rPrChange w:id="5502" w:author="China" w:date="2017-06-06T20:51:00Z">
            <w:rPr>
              <w:rFonts w:ascii="新宋体" w:hAnsi="新宋体" w:eastAsia="新宋体"/>
              <w:color w:val="808080"/>
            </w:rPr>
          </w:rPrChange>
        </w:rPr>
        <w:t>///</w:t>
      </w:r>
      <w:r>
        <w:rPr>
          <w:rFonts w:ascii="Times New Roman" w:hAnsi="Times New Roman" w:eastAsia="新宋体" w:cs="Times New Roman"/>
          <w:color w:val="008000"/>
          <w:rPrChange w:id="5503"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5504" w:author="China" w:date="2017-06-06T20:51:00Z">
            <w:rPr>
              <w:rFonts w:hint="eastAsia" w:ascii="新宋体" w:hAnsi="新宋体" w:eastAsia="新宋体"/>
              <w:color w:val="008000"/>
            </w:rPr>
          </w:rPrChange>
        </w:rPr>
        <w:t>图像的高度</w:t>
      </w:r>
    </w:p>
    <w:p>
      <w:pPr>
        <w:ind w:firstLine="480"/>
        <w:jc w:val="left"/>
        <w:rPr>
          <w:rFonts w:ascii="Times New Roman" w:hAnsi="Times New Roman" w:eastAsia="新宋体" w:cs="Times New Roman"/>
          <w:rPrChange w:id="5505" w:author="China" w:date="2017-06-06T20:51:00Z">
            <w:rPr>
              <w:rFonts w:ascii="新宋体" w:hAnsi="新宋体" w:eastAsia="新宋体"/>
            </w:rPr>
          </w:rPrChange>
        </w:rPr>
      </w:pPr>
      <w:r>
        <w:rPr>
          <w:rFonts w:ascii="Times New Roman" w:hAnsi="Times New Roman" w:eastAsia="新宋体" w:cs="Times New Roman"/>
          <w:rPrChange w:id="5506" w:author="China" w:date="2017-06-06T20:51:00Z">
            <w:rPr>
              <w:rFonts w:ascii="新宋体" w:hAnsi="新宋体" w:eastAsia="新宋体"/>
            </w:rPr>
          </w:rPrChange>
        </w:rPr>
        <w:t xml:space="preserve">            </w:t>
      </w:r>
      <w:r>
        <w:rPr>
          <w:rFonts w:ascii="Times New Roman" w:hAnsi="Times New Roman" w:eastAsia="新宋体" w:cs="Times New Roman"/>
          <w:color w:val="808080"/>
          <w:rPrChange w:id="5507" w:author="China" w:date="2017-06-06T20:51:00Z">
            <w:rPr>
              <w:rFonts w:ascii="新宋体" w:hAnsi="新宋体" w:eastAsia="新宋体"/>
              <w:color w:val="808080"/>
            </w:rPr>
          </w:rPrChange>
        </w:rPr>
        <w:t>///</w:t>
      </w:r>
      <w:r>
        <w:rPr>
          <w:rFonts w:ascii="Times New Roman" w:hAnsi="Times New Roman" w:eastAsia="新宋体" w:cs="Times New Roman"/>
          <w:color w:val="008000"/>
          <w:rPrChange w:id="5508"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509"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510" w:author="China" w:date="2017-06-06T20:51:00Z">
            <w:rPr>
              <w:rFonts w:ascii="新宋体" w:hAnsi="新宋体" w:eastAsia="新宋体"/>
            </w:rPr>
          </w:rPrChange>
        </w:rPr>
      </w:pPr>
      <w:r>
        <w:rPr>
          <w:rFonts w:ascii="Times New Roman" w:hAnsi="Times New Roman" w:eastAsia="新宋体" w:cs="Times New Roman"/>
          <w:rPrChange w:id="5511" w:author="China" w:date="2017-06-06T20:51:00Z">
            <w:rPr>
              <w:rFonts w:ascii="新宋体" w:hAnsi="新宋体" w:eastAsia="新宋体"/>
            </w:rPr>
          </w:rPrChange>
        </w:rPr>
        <w:t xml:space="preserve">            </w:t>
      </w:r>
      <w:r>
        <w:rPr>
          <w:rFonts w:ascii="Times New Roman" w:hAnsi="Times New Roman" w:eastAsia="新宋体" w:cs="Times New Roman"/>
          <w:color w:val="0000FF"/>
          <w:rPrChange w:id="5512" w:author="China" w:date="2017-06-06T20:51:00Z">
            <w:rPr>
              <w:rFonts w:ascii="新宋体" w:hAnsi="新宋体" w:eastAsia="新宋体"/>
              <w:color w:val="0000FF"/>
            </w:rPr>
          </w:rPrChange>
        </w:rPr>
        <w:t>publc</w:t>
      </w:r>
      <w:r>
        <w:rPr>
          <w:rFonts w:ascii="Times New Roman" w:hAnsi="Times New Roman" w:eastAsia="新宋体" w:cs="Times New Roman"/>
          <w:rPrChange w:id="5513" w:author="China" w:date="2017-06-06T20:51:00Z">
            <w:rPr>
              <w:rFonts w:ascii="新宋体" w:hAnsi="新宋体" w:eastAsia="新宋体"/>
            </w:rPr>
          </w:rPrChange>
        </w:rPr>
        <w:t xml:space="preserve"> </w:t>
      </w:r>
      <w:r>
        <w:rPr>
          <w:rFonts w:ascii="Times New Roman" w:hAnsi="Times New Roman" w:eastAsia="新宋体" w:cs="Times New Roman"/>
          <w:color w:val="0000FF"/>
          <w:rPrChange w:id="5514" w:author="China" w:date="2017-06-06T20:51:00Z">
            <w:rPr>
              <w:rFonts w:ascii="新宋体" w:hAnsi="新宋体" w:eastAsia="新宋体"/>
              <w:color w:val="0000FF"/>
            </w:rPr>
          </w:rPrChange>
        </w:rPr>
        <w:t>flot</w:t>
      </w:r>
      <w:r>
        <w:rPr>
          <w:rFonts w:ascii="Times New Roman" w:hAnsi="Times New Roman" w:eastAsia="新宋体" w:cs="Times New Roman"/>
          <w:rPrChange w:id="5515" w:author="China" w:date="2017-06-06T20:51:00Z">
            <w:rPr>
              <w:rFonts w:ascii="新宋体" w:hAnsi="新宋体" w:eastAsia="新宋体"/>
            </w:rPr>
          </w:rPrChange>
        </w:rPr>
        <w:t xml:space="preserve"> Heght</w:t>
      </w:r>
    </w:p>
    <w:p>
      <w:pPr>
        <w:ind w:firstLine="480"/>
        <w:jc w:val="left"/>
        <w:rPr>
          <w:rFonts w:ascii="Times New Roman" w:hAnsi="Times New Roman" w:eastAsia="新宋体" w:cs="Times New Roman"/>
          <w:rPrChange w:id="5516" w:author="China" w:date="2017-06-06T20:51:00Z">
            <w:rPr>
              <w:rFonts w:ascii="新宋体" w:hAnsi="新宋体" w:eastAsia="新宋体"/>
            </w:rPr>
          </w:rPrChange>
        </w:rPr>
      </w:pPr>
      <w:r>
        <w:rPr>
          <w:rFonts w:ascii="Times New Roman" w:hAnsi="Times New Roman" w:eastAsia="新宋体" w:cs="Times New Roman"/>
          <w:rPrChange w:id="551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18" w:author="China" w:date="2017-06-06T20:51:00Z">
            <w:rPr>
              <w:rFonts w:ascii="新宋体" w:hAnsi="新宋体" w:eastAsia="新宋体"/>
            </w:rPr>
          </w:rPrChange>
        </w:rPr>
      </w:pPr>
      <w:r>
        <w:rPr>
          <w:rFonts w:ascii="Times New Roman" w:hAnsi="Times New Roman" w:eastAsia="新宋体" w:cs="Times New Roman"/>
          <w:rPrChange w:id="5519" w:author="China" w:date="2017-06-06T20:51:00Z">
            <w:rPr>
              <w:rFonts w:ascii="新宋体" w:hAnsi="新宋体" w:eastAsia="新宋体"/>
            </w:rPr>
          </w:rPrChange>
        </w:rPr>
        <w:t xml:space="preserve">                </w:t>
      </w:r>
      <w:r>
        <w:rPr>
          <w:rFonts w:ascii="Times New Roman" w:hAnsi="Times New Roman" w:eastAsia="新宋体" w:cs="Times New Roman"/>
          <w:color w:val="0000FF"/>
          <w:rPrChange w:id="5520" w:author="China" w:date="2017-06-06T20:51:00Z">
            <w:rPr>
              <w:rFonts w:ascii="新宋体" w:hAnsi="新宋体" w:eastAsia="新宋体"/>
              <w:color w:val="0000FF"/>
            </w:rPr>
          </w:rPrChange>
        </w:rPr>
        <w:t>set</w:t>
      </w:r>
    </w:p>
    <w:p>
      <w:pPr>
        <w:ind w:firstLine="480"/>
        <w:jc w:val="left"/>
        <w:rPr>
          <w:rFonts w:ascii="Times New Roman" w:hAnsi="Times New Roman" w:eastAsia="新宋体" w:cs="Times New Roman"/>
          <w:rPrChange w:id="5521" w:author="China" w:date="2017-06-06T20:51:00Z">
            <w:rPr>
              <w:rFonts w:ascii="新宋体" w:hAnsi="新宋体" w:eastAsia="新宋体"/>
            </w:rPr>
          </w:rPrChange>
        </w:rPr>
      </w:pPr>
      <w:r>
        <w:rPr>
          <w:rFonts w:ascii="Times New Roman" w:hAnsi="Times New Roman" w:eastAsia="新宋体" w:cs="Times New Roman"/>
          <w:rPrChange w:id="552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23" w:author="China" w:date="2017-06-06T20:51:00Z">
            <w:rPr>
              <w:rFonts w:ascii="新宋体" w:hAnsi="新宋体" w:eastAsia="新宋体"/>
            </w:rPr>
          </w:rPrChange>
        </w:rPr>
      </w:pPr>
      <w:r>
        <w:rPr>
          <w:rFonts w:ascii="Times New Roman" w:hAnsi="Times New Roman" w:eastAsia="新宋体" w:cs="Times New Roman"/>
          <w:rPrChange w:id="5524" w:author="China" w:date="2017-06-06T20:51:00Z">
            <w:rPr>
              <w:rFonts w:ascii="新宋体" w:hAnsi="新宋体" w:eastAsia="新宋体"/>
            </w:rPr>
          </w:rPrChange>
        </w:rPr>
        <w:t xml:space="preserve">                    </w:t>
      </w:r>
      <w:r>
        <w:rPr>
          <w:rFonts w:ascii="Times New Roman" w:hAnsi="Times New Roman" w:eastAsia="新宋体" w:cs="Times New Roman"/>
          <w:color w:val="0000FF"/>
          <w:rPrChange w:id="5525" w:author="China" w:date="2017-06-06T20:51:00Z">
            <w:rPr>
              <w:rFonts w:ascii="新宋体" w:hAnsi="新宋体" w:eastAsia="新宋体"/>
              <w:color w:val="0000FF"/>
            </w:rPr>
          </w:rPrChange>
        </w:rPr>
        <w:t>f</w:t>
      </w:r>
      <w:r>
        <w:rPr>
          <w:rFonts w:ascii="Times New Roman" w:hAnsi="Times New Roman" w:eastAsia="新宋体" w:cs="Times New Roman"/>
          <w:rPrChange w:id="5526" w:author="China" w:date="2017-06-06T20:51:00Z">
            <w:rPr>
              <w:rFonts w:ascii="新宋体" w:hAnsi="新宋体" w:eastAsia="新宋体"/>
            </w:rPr>
          </w:rPrChange>
        </w:rPr>
        <w:t xml:space="preserve"> (</w:t>
      </w:r>
      <w:r>
        <w:rPr>
          <w:rFonts w:ascii="Times New Roman" w:hAnsi="Times New Roman" w:eastAsia="新宋体" w:cs="Times New Roman"/>
          <w:color w:val="0000FF"/>
          <w:rPrChange w:id="5527" w:author="China" w:date="2017-06-06T20:51:00Z">
            <w:rPr>
              <w:rFonts w:ascii="新宋体" w:hAnsi="新宋体" w:eastAsia="新宋体"/>
              <w:color w:val="0000FF"/>
            </w:rPr>
          </w:rPrChange>
        </w:rPr>
        <w:t>vlue</w:t>
      </w:r>
      <w:r>
        <w:rPr>
          <w:rFonts w:ascii="Times New Roman" w:hAnsi="Times New Roman" w:eastAsia="新宋体" w:cs="Times New Roman"/>
          <w:rPrChange w:id="5528" w:author="China" w:date="2017-06-06T20:51:00Z">
            <w:rPr>
              <w:rFonts w:ascii="新宋体" w:hAnsi="新宋体" w:eastAsia="新宋体"/>
            </w:rPr>
          </w:rPrChange>
        </w:rPr>
        <w:t xml:space="preserve"> &lt; 100)</w:t>
      </w:r>
    </w:p>
    <w:p>
      <w:pPr>
        <w:ind w:firstLine="480"/>
        <w:jc w:val="left"/>
        <w:rPr>
          <w:rFonts w:ascii="Times New Roman" w:hAnsi="Times New Roman" w:eastAsia="新宋体" w:cs="Times New Roman"/>
          <w:rPrChange w:id="5529" w:author="China" w:date="2017-06-06T20:51:00Z">
            <w:rPr>
              <w:rFonts w:ascii="新宋体" w:hAnsi="新宋体" w:eastAsia="新宋体"/>
            </w:rPr>
          </w:rPrChange>
        </w:rPr>
      </w:pPr>
      <w:r>
        <w:rPr>
          <w:rFonts w:ascii="Times New Roman" w:hAnsi="Times New Roman" w:eastAsia="新宋体" w:cs="Times New Roman"/>
          <w:rPrChange w:id="553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31" w:author="China" w:date="2017-06-06T20:51:00Z">
            <w:rPr>
              <w:rFonts w:ascii="新宋体" w:hAnsi="新宋体" w:eastAsia="新宋体"/>
            </w:rPr>
          </w:rPrChange>
        </w:rPr>
      </w:pPr>
      <w:r>
        <w:rPr>
          <w:rFonts w:ascii="Times New Roman" w:hAnsi="Times New Roman" w:eastAsia="新宋体" w:cs="Times New Roman"/>
          <w:rPrChange w:id="5532" w:author="China" w:date="2017-06-06T20:51:00Z">
            <w:rPr>
              <w:rFonts w:ascii="新宋体" w:hAnsi="新宋体" w:eastAsia="新宋体"/>
            </w:rPr>
          </w:rPrChange>
        </w:rPr>
        <w:t xml:space="preserve">                        </w:t>
      </w:r>
      <w:r>
        <w:rPr>
          <w:rFonts w:ascii="Times New Roman" w:hAnsi="Times New Roman" w:eastAsia="新宋体" w:cs="Times New Roman"/>
          <w:rPrChange w:id="5533" w:author="China" w:date="2017-06-06T20:51:00Z">
            <w:rPr>
              <w:rFonts w:ascii="新宋体" w:hAnsi="新宋体" w:eastAsia="新宋体"/>
            </w:rPr>
          </w:rPrChange>
        </w:rPr>
        <w:t>fltHeght</w:t>
      </w:r>
      <w:r>
        <w:rPr>
          <w:rFonts w:ascii="Times New Roman" w:hAnsi="Times New Roman" w:eastAsia="新宋体" w:cs="Times New Roman"/>
          <w:rPrChange w:id="5534" w:author="China" w:date="2017-06-06T20:51:00Z">
            <w:rPr>
              <w:rFonts w:ascii="新宋体" w:hAnsi="新宋体" w:eastAsia="新宋体"/>
            </w:rPr>
          </w:rPrChange>
        </w:rPr>
        <w:t xml:space="preserve"> = 100;</w:t>
      </w:r>
    </w:p>
    <w:p>
      <w:pPr>
        <w:ind w:firstLine="480"/>
        <w:jc w:val="left"/>
        <w:rPr>
          <w:rFonts w:ascii="Times New Roman" w:hAnsi="Times New Roman" w:eastAsia="新宋体" w:cs="Times New Roman"/>
          <w:rPrChange w:id="5535" w:author="China" w:date="2017-06-06T20:51:00Z">
            <w:rPr>
              <w:rFonts w:ascii="新宋体" w:hAnsi="新宋体" w:eastAsia="新宋体"/>
            </w:rPr>
          </w:rPrChange>
        </w:rPr>
      </w:pPr>
      <w:r>
        <w:rPr>
          <w:rFonts w:ascii="Times New Roman" w:hAnsi="Times New Roman" w:eastAsia="新宋体" w:cs="Times New Roman"/>
          <w:rPrChange w:id="553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37" w:author="China" w:date="2017-06-06T20:51:00Z">
            <w:rPr>
              <w:rFonts w:ascii="新宋体" w:hAnsi="新宋体" w:eastAsia="新宋体"/>
            </w:rPr>
          </w:rPrChange>
        </w:rPr>
      </w:pPr>
      <w:r>
        <w:rPr>
          <w:rFonts w:ascii="Times New Roman" w:hAnsi="Times New Roman" w:eastAsia="新宋体" w:cs="Times New Roman"/>
          <w:rPrChange w:id="5538" w:author="China" w:date="2017-06-06T20:51:00Z">
            <w:rPr>
              <w:rFonts w:ascii="新宋体" w:hAnsi="新宋体" w:eastAsia="新宋体"/>
            </w:rPr>
          </w:rPrChange>
        </w:rPr>
        <w:t xml:space="preserve">                    </w:t>
      </w:r>
      <w:r>
        <w:rPr>
          <w:rFonts w:ascii="Times New Roman" w:hAnsi="Times New Roman" w:eastAsia="新宋体" w:cs="Times New Roman"/>
          <w:color w:val="0000FF"/>
          <w:rPrChange w:id="5539" w:author="China" w:date="2017-06-06T20:51:00Z">
            <w:rPr>
              <w:rFonts w:ascii="新宋体" w:hAnsi="新宋体" w:eastAsia="新宋体"/>
              <w:color w:val="0000FF"/>
            </w:rPr>
          </w:rPrChange>
        </w:rPr>
        <w:t>else</w:t>
      </w:r>
    </w:p>
    <w:p>
      <w:pPr>
        <w:ind w:firstLine="480"/>
        <w:jc w:val="left"/>
        <w:rPr>
          <w:rFonts w:ascii="Times New Roman" w:hAnsi="Times New Roman" w:eastAsia="新宋体" w:cs="Times New Roman"/>
          <w:rPrChange w:id="5540" w:author="China" w:date="2017-06-06T20:51:00Z">
            <w:rPr>
              <w:rFonts w:ascii="新宋体" w:hAnsi="新宋体" w:eastAsia="新宋体"/>
            </w:rPr>
          </w:rPrChange>
        </w:rPr>
      </w:pPr>
      <w:r>
        <w:rPr>
          <w:rFonts w:ascii="Times New Roman" w:hAnsi="Times New Roman" w:eastAsia="新宋体" w:cs="Times New Roman"/>
          <w:rPrChange w:id="554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42" w:author="China" w:date="2017-06-06T20:51:00Z">
            <w:rPr>
              <w:rFonts w:ascii="新宋体" w:hAnsi="新宋体" w:eastAsia="新宋体"/>
            </w:rPr>
          </w:rPrChange>
        </w:rPr>
      </w:pPr>
      <w:r>
        <w:rPr>
          <w:rFonts w:ascii="Times New Roman" w:hAnsi="Times New Roman" w:eastAsia="新宋体" w:cs="Times New Roman"/>
          <w:rPrChange w:id="5543" w:author="China" w:date="2017-06-06T20:51:00Z">
            <w:rPr>
              <w:rFonts w:ascii="新宋体" w:hAnsi="新宋体" w:eastAsia="新宋体"/>
            </w:rPr>
          </w:rPrChange>
        </w:rPr>
        <w:t xml:space="preserve">                        </w:t>
      </w:r>
      <w:r>
        <w:rPr>
          <w:rFonts w:ascii="Times New Roman" w:hAnsi="Times New Roman" w:eastAsia="新宋体" w:cs="Times New Roman"/>
          <w:rPrChange w:id="5544" w:author="China" w:date="2017-06-06T20:51:00Z">
            <w:rPr>
              <w:rFonts w:ascii="新宋体" w:hAnsi="新宋体" w:eastAsia="新宋体"/>
            </w:rPr>
          </w:rPrChange>
        </w:rPr>
        <w:t>fltHeght</w:t>
      </w:r>
      <w:r>
        <w:rPr>
          <w:rFonts w:ascii="Times New Roman" w:hAnsi="Times New Roman" w:eastAsia="新宋体" w:cs="Times New Roman"/>
          <w:rPrChange w:id="5545" w:author="China" w:date="2017-06-06T20:51:00Z">
            <w:rPr>
              <w:rFonts w:ascii="新宋体" w:hAnsi="新宋体" w:eastAsia="新宋体"/>
            </w:rPr>
          </w:rPrChange>
        </w:rPr>
        <w:t xml:space="preserve"> = </w:t>
      </w:r>
      <w:r>
        <w:rPr>
          <w:rFonts w:ascii="Times New Roman" w:hAnsi="Times New Roman" w:eastAsia="新宋体" w:cs="Times New Roman"/>
          <w:color w:val="0000FF"/>
          <w:rPrChange w:id="5546" w:author="China" w:date="2017-06-06T20:51:00Z">
            <w:rPr>
              <w:rFonts w:ascii="新宋体" w:hAnsi="新宋体" w:eastAsia="新宋体"/>
              <w:color w:val="0000FF"/>
            </w:rPr>
          </w:rPrChange>
        </w:rPr>
        <w:t>vlue</w:t>
      </w:r>
      <w:r>
        <w:rPr>
          <w:rFonts w:ascii="Times New Roman" w:hAnsi="Times New Roman" w:eastAsia="新宋体" w:cs="Times New Roman"/>
          <w:rPrChange w:id="5547"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5548" w:author="China" w:date="2017-06-06T20:51:00Z">
            <w:rPr>
              <w:rFonts w:ascii="新宋体" w:hAnsi="新宋体" w:eastAsia="新宋体"/>
            </w:rPr>
          </w:rPrChange>
        </w:rPr>
      </w:pPr>
      <w:r>
        <w:rPr>
          <w:rFonts w:ascii="Times New Roman" w:hAnsi="Times New Roman" w:eastAsia="新宋体" w:cs="Times New Roman"/>
          <w:rPrChange w:id="554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50" w:author="China" w:date="2017-06-06T20:51:00Z">
            <w:rPr>
              <w:rFonts w:ascii="新宋体" w:hAnsi="新宋体" w:eastAsia="新宋体"/>
            </w:rPr>
          </w:rPrChange>
        </w:rPr>
      </w:pPr>
      <w:r>
        <w:rPr>
          <w:rFonts w:ascii="Times New Roman" w:hAnsi="Times New Roman" w:eastAsia="新宋体" w:cs="Times New Roman"/>
          <w:rPrChange w:id="555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52" w:author="China" w:date="2017-06-06T20:51:00Z">
            <w:rPr>
              <w:rFonts w:ascii="新宋体" w:hAnsi="新宋体" w:eastAsia="新宋体"/>
            </w:rPr>
          </w:rPrChange>
        </w:rPr>
      </w:pPr>
      <w:r>
        <w:rPr>
          <w:rFonts w:ascii="Times New Roman" w:hAnsi="Times New Roman" w:eastAsia="新宋体" w:cs="Times New Roman"/>
          <w:rPrChange w:id="5553" w:author="China" w:date="2017-06-06T20:51:00Z">
            <w:rPr>
              <w:rFonts w:ascii="新宋体" w:hAnsi="新宋体" w:eastAsia="新宋体"/>
            </w:rPr>
          </w:rPrChange>
        </w:rPr>
        <w:t xml:space="preserve">         </w:t>
      </w:r>
      <w:r>
        <w:rPr>
          <w:rFonts w:ascii="Times New Roman" w:hAnsi="Times New Roman" w:eastAsia="新宋体" w:cs="Times New Roman"/>
          <w:rPrChange w:id="5554" w:author="China" w:date="2017-06-06T20:51:00Z">
            <w:rPr>
              <w:rFonts w:ascii="新宋体" w:hAnsi="新宋体" w:eastAsia="新宋体"/>
            </w:rPr>
          </w:rPrChange>
        </w:rPr>
        <w:t xml:space="preserve">       </w:t>
      </w:r>
      <w:r>
        <w:rPr>
          <w:rFonts w:ascii="Times New Roman" w:hAnsi="Times New Roman" w:eastAsia="新宋体" w:cs="Times New Roman"/>
          <w:color w:val="0000FF"/>
          <w:rPrChange w:id="5555" w:author="China" w:date="2017-06-06T20:51:00Z">
            <w:rPr>
              <w:rFonts w:ascii="新宋体" w:hAnsi="新宋体" w:eastAsia="新宋体"/>
              <w:color w:val="0000FF"/>
            </w:rPr>
          </w:rPrChange>
        </w:rPr>
        <w:t>get</w:t>
      </w:r>
    </w:p>
    <w:p>
      <w:pPr>
        <w:ind w:firstLine="480"/>
        <w:jc w:val="left"/>
        <w:rPr>
          <w:rFonts w:ascii="Times New Roman" w:hAnsi="Times New Roman" w:eastAsia="新宋体" w:cs="Times New Roman"/>
          <w:rPrChange w:id="5556" w:author="China" w:date="2017-06-06T20:51:00Z">
            <w:rPr>
              <w:rFonts w:ascii="新宋体" w:hAnsi="新宋体" w:eastAsia="新宋体"/>
            </w:rPr>
          </w:rPrChange>
        </w:rPr>
      </w:pPr>
      <w:r>
        <w:rPr>
          <w:rFonts w:ascii="Times New Roman" w:hAnsi="Times New Roman" w:eastAsia="新宋体" w:cs="Times New Roman"/>
          <w:rPrChange w:id="555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58" w:author="China" w:date="2017-06-06T20:51:00Z">
            <w:rPr>
              <w:rFonts w:ascii="新宋体" w:hAnsi="新宋体" w:eastAsia="新宋体"/>
            </w:rPr>
          </w:rPrChange>
        </w:rPr>
      </w:pPr>
      <w:r>
        <w:rPr>
          <w:rFonts w:ascii="Times New Roman" w:hAnsi="Times New Roman" w:eastAsia="新宋体" w:cs="Times New Roman"/>
          <w:rPrChange w:id="5559" w:author="China" w:date="2017-06-06T20:51:00Z">
            <w:rPr>
              <w:rFonts w:ascii="新宋体" w:hAnsi="新宋体" w:eastAsia="新宋体"/>
            </w:rPr>
          </w:rPrChange>
        </w:rPr>
        <w:t xml:space="preserve">                    </w:t>
      </w:r>
      <w:r>
        <w:rPr>
          <w:rFonts w:ascii="Times New Roman" w:hAnsi="Times New Roman" w:eastAsia="新宋体" w:cs="Times New Roman"/>
          <w:color w:val="0000FF"/>
          <w:rPrChange w:id="5560" w:author="China" w:date="2017-06-06T20:51:00Z">
            <w:rPr>
              <w:rFonts w:ascii="新宋体" w:hAnsi="新宋体" w:eastAsia="新宋体"/>
              <w:color w:val="0000FF"/>
            </w:rPr>
          </w:rPrChange>
        </w:rPr>
        <w:t>f</w:t>
      </w:r>
      <w:r>
        <w:rPr>
          <w:rFonts w:ascii="Times New Roman" w:hAnsi="Times New Roman" w:eastAsia="新宋体" w:cs="Times New Roman"/>
          <w:rPrChange w:id="5561" w:author="China" w:date="2017-06-06T20:51:00Z">
            <w:rPr>
              <w:rFonts w:ascii="新宋体" w:hAnsi="新宋体" w:eastAsia="新宋体"/>
            </w:rPr>
          </w:rPrChange>
        </w:rPr>
        <w:t xml:space="preserve"> (fltHeght &lt;= 100)</w:t>
      </w:r>
    </w:p>
    <w:p>
      <w:pPr>
        <w:ind w:firstLine="480"/>
        <w:jc w:val="left"/>
        <w:rPr>
          <w:rFonts w:ascii="Times New Roman" w:hAnsi="Times New Roman" w:eastAsia="新宋体" w:cs="Times New Roman"/>
          <w:rPrChange w:id="5562" w:author="China" w:date="2017-06-06T20:51:00Z">
            <w:rPr>
              <w:rFonts w:ascii="新宋体" w:hAnsi="新宋体" w:eastAsia="新宋体"/>
            </w:rPr>
          </w:rPrChange>
        </w:rPr>
      </w:pPr>
      <w:r>
        <w:rPr>
          <w:rFonts w:ascii="Times New Roman" w:hAnsi="Times New Roman" w:eastAsia="新宋体" w:cs="Times New Roman"/>
          <w:rPrChange w:id="556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64" w:author="China" w:date="2017-06-06T20:51:00Z">
            <w:rPr>
              <w:rFonts w:ascii="新宋体" w:hAnsi="新宋体" w:eastAsia="新宋体"/>
            </w:rPr>
          </w:rPrChange>
        </w:rPr>
      </w:pPr>
      <w:r>
        <w:rPr>
          <w:rFonts w:ascii="Times New Roman" w:hAnsi="Times New Roman" w:eastAsia="新宋体" w:cs="Times New Roman"/>
          <w:rPrChange w:id="5565" w:author="China" w:date="2017-06-06T20:51:00Z">
            <w:rPr>
              <w:rFonts w:ascii="新宋体" w:hAnsi="新宋体" w:eastAsia="新宋体"/>
            </w:rPr>
          </w:rPrChange>
        </w:rPr>
        <w:t xml:space="preserve">                        </w:t>
      </w:r>
      <w:r>
        <w:rPr>
          <w:rFonts w:ascii="Times New Roman" w:hAnsi="Times New Roman" w:eastAsia="新宋体" w:cs="Times New Roman"/>
          <w:color w:val="0000FF"/>
          <w:rPrChange w:id="5566" w:author="China" w:date="2017-06-06T20:51:00Z">
            <w:rPr>
              <w:rFonts w:ascii="新宋体" w:hAnsi="新宋体" w:eastAsia="新宋体"/>
              <w:color w:val="0000FF"/>
            </w:rPr>
          </w:rPrChange>
        </w:rPr>
        <w:t>return</w:t>
      </w:r>
      <w:r>
        <w:rPr>
          <w:rFonts w:ascii="Times New Roman" w:hAnsi="Times New Roman" w:eastAsia="新宋体" w:cs="Times New Roman"/>
          <w:rPrChange w:id="5567" w:author="China" w:date="2017-06-06T20:51:00Z">
            <w:rPr>
              <w:rFonts w:ascii="新宋体" w:hAnsi="新宋体" w:eastAsia="新宋体"/>
            </w:rPr>
          </w:rPrChange>
        </w:rPr>
        <w:t xml:space="preserve"> 100;</w:t>
      </w:r>
    </w:p>
    <w:p>
      <w:pPr>
        <w:ind w:firstLine="480"/>
        <w:jc w:val="left"/>
        <w:rPr>
          <w:rFonts w:ascii="Times New Roman" w:hAnsi="Times New Roman" w:eastAsia="新宋体" w:cs="Times New Roman"/>
          <w:rPrChange w:id="5568" w:author="China" w:date="2017-06-06T20:51:00Z">
            <w:rPr>
              <w:rFonts w:ascii="新宋体" w:hAnsi="新宋体" w:eastAsia="新宋体"/>
            </w:rPr>
          </w:rPrChange>
        </w:rPr>
      </w:pPr>
      <w:r>
        <w:rPr>
          <w:rFonts w:ascii="Times New Roman" w:hAnsi="Times New Roman" w:eastAsia="新宋体" w:cs="Times New Roman"/>
          <w:rPrChange w:id="556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70" w:author="China" w:date="2017-06-06T20:51:00Z">
            <w:rPr>
              <w:rFonts w:ascii="新宋体" w:hAnsi="新宋体" w:eastAsia="新宋体"/>
            </w:rPr>
          </w:rPrChange>
        </w:rPr>
      </w:pPr>
      <w:r>
        <w:rPr>
          <w:rFonts w:ascii="Times New Roman" w:hAnsi="Times New Roman" w:eastAsia="新宋体" w:cs="Times New Roman"/>
          <w:rPrChange w:id="5571" w:author="China" w:date="2017-06-06T20:51:00Z">
            <w:rPr>
              <w:rFonts w:ascii="新宋体" w:hAnsi="新宋体" w:eastAsia="新宋体"/>
            </w:rPr>
          </w:rPrChange>
        </w:rPr>
        <w:t xml:space="preserve">                    </w:t>
      </w:r>
      <w:r>
        <w:rPr>
          <w:rFonts w:ascii="Times New Roman" w:hAnsi="Times New Roman" w:eastAsia="新宋体" w:cs="Times New Roman"/>
          <w:color w:val="0000FF"/>
          <w:rPrChange w:id="5572" w:author="China" w:date="2017-06-06T20:51:00Z">
            <w:rPr>
              <w:rFonts w:ascii="新宋体" w:hAnsi="新宋体" w:eastAsia="新宋体"/>
              <w:color w:val="0000FF"/>
            </w:rPr>
          </w:rPrChange>
        </w:rPr>
        <w:t>else</w:t>
      </w:r>
    </w:p>
    <w:p>
      <w:pPr>
        <w:ind w:firstLine="480"/>
        <w:jc w:val="left"/>
        <w:rPr>
          <w:rFonts w:ascii="Times New Roman" w:hAnsi="Times New Roman" w:eastAsia="新宋体" w:cs="Times New Roman"/>
          <w:rPrChange w:id="5573" w:author="China" w:date="2017-06-06T20:51:00Z">
            <w:rPr>
              <w:rFonts w:ascii="新宋体" w:hAnsi="新宋体" w:eastAsia="新宋体"/>
            </w:rPr>
          </w:rPrChange>
        </w:rPr>
      </w:pPr>
      <w:r>
        <w:rPr>
          <w:rFonts w:ascii="Times New Roman" w:hAnsi="Times New Roman" w:eastAsia="新宋体" w:cs="Times New Roman"/>
          <w:rPrChange w:id="557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75" w:author="China" w:date="2017-06-06T20:51:00Z">
            <w:rPr>
              <w:rFonts w:ascii="新宋体" w:hAnsi="新宋体" w:eastAsia="新宋体"/>
            </w:rPr>
          </w:rPrChange>
        </w:rPr>
      </w:pPr>
      <w:r>
        <w:rPr>
          <w:rFonts w:ascii="Times New Roman" w:hAnsi="Times New Roman" w:eastAsia="新宋体" w:cs="Times New Roman"/>
          <w:rPrChange w:id="5576" w:author="China" w:date="2017-06-06T20:51:00Z">
            <w:rPr>
              <w:rFonts w:ascii="新宋体" w:hAnsi="新宋体" w:eastAsia="新宋体"/>
            </w:rPr>
          </w:rPrChange>
        </w:rPr>
        <w:t xml:space="preserve">                        </w:t>
      </w:r>
      <w:r>
        <w:rPr>
          <w:rFonts w:ascii="Times New Roman" w:hAnsi="Times New Roman" w:eastAsia="新宋体" w:cs="Times New Roman"/>
          <w:color w:val="0000FF"/>
          <w:rPrChange w:id="5577" w:author="China" w:date="2017-06-06T20:51:00Z">
            <w:rPr>
              <w:rFonts w:ascii="新宋体" w:hAnsi="新宋体" w:eastAsia="新宋体"/>
              <w:color w:val="0000FF"/>
            </w:rPr>
          </w:rPrChange>
        </w:rPr>
        <w:t>return</w:t>
      </w:r>
      <w:r>
        <w:rPr>
          <w:rFonts w:ascii="Times New Roman" w:hAnsi="Times New Roman" w:eastAsia="新宋体" w:cs="Times New Roman"/>
          <w:rPrChange w:id="5578" w:author="China" w:date="2017-06-06T20:51:00Z">
            <w:rPr>
              <w:rFonts w:ascii="新宋体" w:hAnsi="新宋体" w:eastAsia="新宋体"/>
            </w:rPr>
          </w:rPrChange>
        </w:rPr>
        <w:t xml:space="preserve"> fltHeght;</w:t>
      </w:r>
    </w:p>
    <w:p>
      <w:pPr>
        <w:ind w:firstLine="480"/>
        <w:jc w:val="left"/>
        <w:rPr>
          <w:rFonts w:ascii="Times New Roman" w:hAnsi="Times New Roman" w:eastAsia="新宋体" w:cs="Times New Roman"/>
          <w:rPrChange w:id="5579" w:author="China" w:date="2017-06-06T20:51:00Z">
            <w:rPr>
              <w:rFonts w:ascii="新宋体" w:hAnsi="新宋体" w:eastAsia="新宋体"/>
            </w:rPr>
          </w:rPrChange>
        </w:rPr>
      </w:pPr>
      <w:r>
        <w:rPr>
          <w:rFonts w:ascii="Times New Roman" w:hAnsi="Times New Roman" w:eastAsia="新宋体" w:cs="Times New Roman"/>
          <w:rPrChange w:id="558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81" w:author="China" w:date="2017-06-06T20:51:00Z">
            <w:rPr>
              <w:rFonts w:ascii="新宋体" w:hAnsi="新宋体" w:eastAsia="新宋体"/>
            </w:rPr>
          </w:rPrChange>
        </w:rPr>
      </w:pPr>
      <w:r>
        <w:rPr>
          <w:rFonts w:ascii="Times New Roman" w:hAnsi="Times New Roman" w:eastAsia="新宋体" w:cs="Times New Roman"/>
          <w:rPrChange w:id="558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83" w:author="China" w:date="2017-06-06T20:51:00Z">
            <w:rPr>
              <w:rFonts w:ascii="新宋体" w:hAnsi="新宋体" w:eastAsia="新宋体"/>
            </w:rPr>
          </w:rPrChange>
        </w:rPr>
      </w:pPr>
      <w:r>
        <w:rPr>
          <w:rFonts w:ascii="Times New Roman" w:hAnsi="Times New Roman" w:eastAsia="新宋体" w:cs="Times New Roman"/>
          <w:rPrChange w:id="558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585" w:author="China" w:date="2017-06-06T20:51:00Z">
            <w:rPr>
              <w:rFonts w:ascii="新宋体" w:hAnsi="新宋体" w:eastAsia="新宋体"/>
            </w:rPr>
          </w:rPrChange>
        </w:rPr>
      </w:pPr>
      <w:r>
        <w:rPr>
          <w:rFonts w:ascii="Times New Roman" w:hAnsi="Times New Roman" w:eastAsia="新宋体" w:cs="Times New Roman"/>
          <w:rPrChange w:id="5586" w:author="China" w:date="2017-06-06T20:51:00Z">
            <w:rPr>
              <w:rFonts w:ascii="新宋体" w:hAnsi="新宋体" w:eastAsia="新宋体"/>
            </w:rPr>
          </w:rPrChange>
        </w:rPr>
        <w:t xml:space="preserve">            </w:t>
      </w:r>
      <w:r>
        <w:rPr>
          <w:rFonts w:ascii="Times New Roman" w:hAnsi="Times New Roman" w:eastAsia="新宋体" w:cs="Times New Roman"/>
          <w:color w:val="808080"/>
          <w:rPrChange w:id="5587" w:author="China" w:date="2017-06-06T20:51:00Z">
            <w:rPr>
              <w:rFonts w:ascii="新宋体" w:hAnsi="新宋体" w:eastAsia="新宋体"/>
              <w:color w:val="808080"/>
            </w:rPr>
          </w:rPrChange>
        </w:rPr>
        <w:t>///</w:t>
      </w:r>
      <w:r>
        <w:rPr>
          <w:rFonts w:ascii="Times New Roman" w:hAnsi="Times New Roman" w:eastAsia="新宋体" w:cs="Times New Roman"/>
          <w:color w:val="008000"/>
          <w:rPrChange w:id="5588"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589"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590" w:author="China" w:date="2017-06-06T20:51:00Z">
            <w:rPr>
              <w:rFonts w:ascii="新宋体" w:hAnsi="新宋体" w:eastAsia="新宋体"/>
            </w:rPr>
          </w:rPrChange>
        </w:rPr>
      </w:pPr>
      <w:r>
        <w:rPr>
          <w:rFonts w:ascii="Times New Roman" w:hAnsi="Times New Roman" w:eastAsia="新宋体" w:cs="Times New Roman"/>
          <w:rPrChange w:id="5591" w:author="China" w:date="2017-06-06T20:51:00Z">
            <w:rPr>
              <w:rFonts w:ascii="新宋体" w:hAnsi="新宋体" w:eastAsia="新宋体"/>
            </w:rPr>
          </w:rPrChange>
        </w:rPr>
        <w:t xml:space="preserve">            </w:t>
      </w:r>
      <w:r>
        <w:rPr>
          <w:rFonts w:ascii="Times New Roman" w:hAnsi="Times New Roman" w:eastAsia="新宋体" w:cs="Times New Roman"/>
          <w:color w:val="808080"/>
          <w:rPrChange w:id="5592" w:author="China" w:date="2017-06-06T20:51:00Z">
            <w:rPr>
              <w:rFonts w:ascii="新宋体" w:hAnsi="新宋体" w:eastAsia="新宋体"/>
              <w:color w:val="808080"/>
            </w:rPr>
          </w:rPrChange>
        </w:rPr>
        <w:t>///</w:t>
      </w:r>
      <w:r>
        <w:rPr>
          <w:rFonts w:ascii="Times New Roman" w:hAnsi="Times New Roman" w:eastAsia="新宋体" w:cs="Times New Roman"/>
          <w:color w:val="008000"/>
          <w:rPrChange w:id="5593" w:author="China" w:date="2017-06-06T20:51:00Z">
            <w:rPr>
              <w:rFonts w:ascii="新宋体" w:hAnsi="新宋体" w:eastAsia="新宋体"/>
              <w:color w:val="008000"/>
            </w:rPr>
          </w:rPrChange>
        </w:rPr>
        <w:t xml:space="preserve"> X</w:t>
      </w:r>
      <w:r>
        <w:rPr>
          <w:rFonts w:hint="eastAsia" w:ascii="Times New Roman" w:hAnsi="Times New Roman" w:eastAsia="新宋体" w:cs="Times New Roman"/>
          <w:color w:val="008000"/>
          <w:rPrChange w:id="5594" w:author="China" w:date="2017-06-06T20:51:00Z">
            <w:rPr>
              <w:rFonts w:hint="eastAsia" w:ascii="新宋体" w:hAnsi="新宋体" w:eastAsia="新宋体"/>
              <w:color w:val="008000"/>
            </w:rPr>
          </w:rPrChange>
        </w:rPr>
        <w:t>轴刻度宽度</w:t>
      </w:r>
    </w:p>
    <w:p>
      <w:pPr>
        <w:ind w:firstLine="480"/>
        <w:jc w:val="left"/>
        <w:rPr>
          <w:rFonts w:ascii="Times New Roman" w:hAnsi="Times New Roman" w:eastAsia="新宋体" w:cs="Times New Roman"/>
          <w:rPrChange w:id="5595" w:author="China" w:date="2017-06-06T20:51:00Z">
            <w:rPr>
              <w:rFonts w:ascii="新宋体" w:hAnsi="新宋体" w:eastAsia="新宋体"/>
            </w:rPr>
          </w:rPrChange>
        </w:rPr>
      </w:pPr>
      <w:r>
        <w:rPr>
          <w:rFonts w:ascii="Times New Roman" w:hAnsi="Times New Roman" w:eastAsia="新宋体" w:cs="Times New Roman"/>
          <w:rPrChange w:id="5596" w:author="China" w:date="2017-06-06T20:51:00Z">
            <w:rPr>
              <w:rFonts w:ascii="新宋体" w:hAnsi="新宋体" w:eastAsia="新宋体"/>
            </w:rPr>
          </w:rPrChange>
        </w:rPr>
        <w:t xml:space="preserve">            </w:t>
      </w:r>
      <w:r>
        <w:rPr>
          <w:rFonts w:ascii="Times New Roman" w:hAnsi="Times New Roman" w:eastAsia="新宋体" w:cs="Times New Roman"/>
          <w:color w:val="808080"/>
          <w:rPrChange w:id="5597" w:author="China" w:date="2017-06-06T20:51:00Z">
            <w:rPr>
              <w:rFonts w:ascii="新宋体" w:hAnsi="新宋体" w:eastAsia="新宋体"/>
              <w:color w:val="808080"/>
            </w:rPr>
          </w:rPrChange>
        </w:rPr>
        <w:t>///</w:t>
      </w:r>
      <w:r>
        <w:rPr>
          <w:rFonts w:ascii="Times New Roman" w:hAnsi="Times New Roman" w:eastAsia="新宋体" w:cs="Times New Roman"/>
          <w:color w:val="008000"/>
          <w:rPrChange w:id="5598"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599"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600" w:author="China" w:date="2017-06-06T20:51:00Z">
            <w:rPr>
              <w:rFonts w:ascii="新宋体" w:hAnsi="新宋体" w:eastAsia="新宋体"/>
            </w:rPr>
          </w:rPrChange>
        </w:rPr>
      </w:pPr>
      <w:r>
        <w:rPr>
          <w:rFonts w:ascii="Times New Roman" w:hAnsi="Times New Roman" w:eastAsia="新宋体" w:cs="Times New Roman"/>
          <w:rPrChange w:id="5601" w:author="China" w:date="2017-06-06T20:51:00Z">
            <w:rPr>
              <w:rFonts w:ascii="新宋体" w:hAnsi="新宋体" w:eastAsia="新宋体"/>
            </w:rPr>
          </w:rPrChange>
        </w:rPr>
        <w:t xml:space="preserve">            </w:t>
      </w:r>
      <w:r>
        <w:rPr>
          <w:rFonts w:ascii="Times New Roman" w:hAnsi="Times New Roman" w:eastAsia="新宋体" w:cs="Times New Roman"/>
          <w:color w:val="0000FF"/>
          <w:rPrChange w:id="5602" w:author="China" w:date="2017-06-06T20:51:00Z">
            <w:rPr>
              <w:rFonts w:ascii="新宋体" w:hAnsi="新宋体" w:eastAsia="新宋体"/>
              <w:color w:val="0000FF"/>
            </w:rPr>
          </w:rPrChange>
        </w:rPr>
        <w:t>publc</w:t>
      </w:r>
      <w:r>
        <w:rPr>
          <w:rFonts w:ascii="Times New Roman" w:hAnsi="Times New Roman" w:eastAsia="新宋体" w:cs="Times New Roman"/>
          <w:rPrChange w:id="5603" w:author="China" w:date="2017-06-06T20:51:00Z">
            <w:rPr>
              <w:rFonts w:ascii="新宋体" w:hAnsi="新宋体" w:eastAsia="新宋体"/>
            </w:rPr>
          </w:rPrChange>
        </w:rPr>
        <w:t xml:space="preserve"> </w:t>
      </w:r>
      <w:r>
        <w:rPr>
          <w:rFonts w:ascii="Times New Roman" w:hAnsi="Times New Roman" w:eastAsia="新宋体" w:cs="Times New Roman"/>
          <w:color w:val="0000FF"/>
          <w:rPrChange w:id="5604" w:author="China" w:date="2017-06-06T20:51:00Z">
            <w:rPr>
              <w:rFonts w:ascii="新宋体" w:hAnsi="新宋体" w:eastAsia="新宋体"/>
              <w:color w:val="0000FF"/>
            </w:rPr>
          </w:rPrChange>
        </w:rPr>
        <w:t>flot</w:t>
      </w:r>
      <w:r>
        <w:rPr>
          <w:rFonts w:ascii="Times New Roman" w:hAnsi="Times New Roman" w:eastAsia="新宋体" w:cs="Times New Roman"/>
          <w:rPrChange w:id="5605" w:author="China" w:date="2017-06-06T20:51:00Z">
            <w:rPr>
              <w:rFonts w:ascii="新宋体" w:hAnsi="新宋体" w:eastAsia="新宋体"/>
            </w:rPr>
          </w:rPrChange>
        </w:rPr>
        <w:t xml:space="preserve"> XSlce</w:t>
      </w:r>
    </w:p>
    <w:p>
      <w:pPr>
        <w:ind w:firstLine="480"/>
        <w:jc w:val="left"/>
        <w:rPr>
          <w:rFonts w:ascii="Times New Roman" w:hAnsi="Times New Roman" w:eastAsia="新宋体" w:cs="Times New Roman"/>
          <w:rPrChange w:id="5606" w:author="China" w:date="2017-06-06T20:51:00Z">
            <w:rPr>
              <w:rFonts w:ascii="新宋体" w:hAnsi="新宋体" w:eastAsia="新宋体"/>
            </w:rPr>
          </w:rPrChange>
        </w:rPr>
      </w:pPr>
      <w:r>
        <w:rPr>
          <w:rFonts w:ascii="Times New Roman" w:hAnsi="Times New Roman" w:eastAsia="新宋体" w:cs="Times New Roman"/>
          <w:rPrChange w:id="560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608" w:author="China" w:date="2017-06-06T20:51:00Z">
            <w:rPr>
              <w:rFonts w:ascii="新宋体" w:hAnsi="新宋体" w:eastAsia="新宋体"/>
            </w:rPr>
          </w:rPrChange>
        </w:rPr>
      </w:pPr>
      <w:r>
        <w:rPr>
          <w:rFonts w:ascii="Times New Roman" w:hAnsi="Times New Roman" w:eastAsia="新宋体" w:cs="Times New Roman"/>
          <w:rPrChange w:id="5609" w:author="China" w:date="2017-06-06T20:51:00Z">
            <w:rPr>
              <w:rFonts w:ascii="新宋体" w:hAnsi="新宋体" w:eastAsia="新宋体"/>
            </w:rPr>
          </w:rPrChange>
        </w:rPr>
        <w:t xml:space="preserve">                </w:t>
      </w:r>
      <w:r>
        <w:rPr>
          <w:rFonts w:ascii="Times New Roman" w:hAnsi="Times New Roman" w:eastAsia="新宋体" w:cs="Times New Roman"/>
          <w:color w:val="0000FF"/>
          <w:rPrChange w:id="5610" w:author="China" w:date="2017-06-06T20:51:00Z">
            <w:rPr>
              <w:rFonts w:ascii="新宋体" w:hAnsi="新宋体" w:eastAsia="新宋体"/>
              <w:color w:val="0000FF"/>
            </w:rPr>
          </w:rPrChange>
        </w:rPr>
        <w:t>set</w:t>
      </w:r>
      <w:r>
        <w:rPr>
          <w:rFonts w:ascii="Times New Roman" w:hAnsi="Times New Roman" w:eastAsia="新宋体" w:cs="Times New Roman"/>
          <w:rPrChange w:id="5611" w:author="China" w:date="2017-06-06T20:51:00Z">
            <w:rPr>
              <w:rFonts w:ascii="新宋体" w:hAnsi="新宋体" w:eastAsia="新宋体"/>
            </w:rPr>
          </w:rPrChange>
        </w:rPr>
        <w:t xml:space="preserve"> { fltXSlce = </w:t>
      </w:r>
      <w:r>
        <w:rPr>
          <w:rFonts w:ascii="Times New Roman" w:hAnsi="Times New Roman" w:eastAsia="新宋体" w:cs="Times New Roman"/>
          <w:color w:val="0000FF"/>
          <w:rPrChange w:id="5612" w:author="China" w:date="2017-06-06T20:51:00Z">
            <w:rPr>
              <w:rFonts w:ascii="新宋体" w:hAnsi="新宋体" w:eastAsia="新宋体"/>
              <w:color w:val="0000FF"/>
            </w:rPr>
          </w:rPrChange>
        </w:rPr>
        <w:t>vlue</w:t>
      </w:r>
      <w:r>
        <w:rPr>
          <w:rFonts w:ascii="Times New Roman" w:hAnsi="Times New Roman" w:eastAsia="新宋体" w:cs="Times New Roman"/>
          <w:rPrChange w:id="5613"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5614" w:author="China" w:date="2017-06-06T20:51:00Z">
            <w:rPr>
              <w:rFonts w:ascii="新宋体" w:hAnsi="新宋体" w:eastAsia="新宋体"/>
            </w:rPr>
          </w:rPrChange>
        </w:rPr>
      </w:pPr>
      <w:r>
        <w:rPr>
          <w:rFonts w:ascii="Times New Roman" w:hAnsi="Times New Roman" w:eastAsia="新宋体" w:cs="Times New Roman"/>
          <w:rPrChange w:id="5615" w:author="China" w:date="2017-06-06T20:51:00Z">
            <w:rPr>
              <w:rFonts w:ascii="新宋体" w:hAnsi="新宋体" w:eastAsia="新宋体"/>
            </w:rPr>
          </w:rPrChange>
        </w:rPr>
        <w:t xml:space="preserve">                </w:t>
      </w:r>
      <w:r>
        <w:rPr>
          <w:rFonts w:ascii="Times New Roman" w:hAnsi="Times New Roman" w:eastAsia="新宋体" w:cs="Times New Roman"/>
          <w:color w:val="0000FF"/>
          <w:rPrChange w:id="5616" w:author="China" w:date="2017-06-06T20:51:00Z">
            <w:rPr>
              <w:rFonts w:ascii="新宋体" w:hAnsi="新宋体" w:eastAsia="新宋体"/>
              <w:color w:val="0000FF"/>
            </w:rPr>
          </w:rPrChange>
        </w:rPr>
        <w:t>get</w:t>
      </w:r>
      <w:r>
        <w:rPr>
          <w:rFonts w:ascii="Times New Roman" w:hAnsi="Times New Roman" w:eastAsia="新宋体" w:cs="Times New Roman"/>
          <w:rPrChange w:id="5617" w:author="China" w:date="2017-06-06T20:51:00Z">
            <w:rPr>
              <w:rFonts w:ascii="新宋体" w:hAnsi="新宋体" w:eastAsia="新宋体"/>
            </w:rPr>
          </w:rPrChange>
        </w:rPr>
        <w:t xml:space="preserve"> { </w:t>
      </w:r>
      <w:r>
        <w:rPr>
          <w:rFonts w:ascii="Times New Roman" w:hAnsi="Times New Roman" w:eastAsia="新宋体" w:cs="Times New Roman"/>
          <w:color w:val="0000FF"/>
          <w:rPrChange w:id="5618" w:author="China" w:date="2017-06-06T20:51:00Z">
            <w:rPr>
              <w:rFonts w:ascii="新宋体" w:hAnsi="新宋体" w:eastAsia="新宋体"/>
              <w:color w:val="0000FF"/>
            </w:rPr>
          </w:rPrChange>
        </w:rPr>
        <w:t>return</w:t>
      </w:r>
      <w:r>
        <w:rPr>
          <w:rFonts w:ascii="Times New Roman" w:hAnsi="Times New Roman" w:eastAsia="新宋体" w:cs="Times New Roman"/>
          <w:rPrChange w:id="5619" w:author="China" w:date="2017-06-06T20:51:00Z">
            <w:rPr>
              <w:rFonts w:ascii="新宋体" w:hAnsi="新宋体" w:eastAsia="新宋体"/>
            </w:rPr>
          </w:rPrChange>
        </w:rPr>
        <w:t xml:space="preserve"> fltXSlce; }</w:t>
      </w:r>
    </w:p>
    <w:p>
      <w:pPr>
        <w:ind w:firstLine="480"/>
        <w:jc w:val="left"/>
        <w:rPr>
          <w:rFonts w:ascii="Times New Roman" w:hAnsi="Times New Roman" w:eastAsia="新宋体" w:cs="Times New Roman"/>
          <w:rPrChange w:id="5620" w:author="China" w:date="2017-06-06T20:51:00Z">
            <w:rPr>
              <w:rFonts w:ascii="新宋体" w:hAnsi="新宋体" w:eastAsia="新宋体"/>
            </w:rPr>
          </w:rPrChange>
        </w:rPr>
      </w:pPr>
      <w:r>
        <w:rPr>
          <w:rFonts w:ascii="Times New Roman" w:hAnsi="Times New Roman" w:eastAsia="新宋体" w:cs="Times New Roman"/>
          <w:rPrChange w:id="5621" w:author="China" w:date="2017-06-06T20:51:00Z">
            <w:rPr>
              <w:rFonts w:ascii="新宋体" w:hAnsi="新宋体" w:eastAsia="新宋体"/>
            </w:rPr>
          </w:rPrChange>
        </w:rPr>
        <w:t xml:space="preserve">     </w:t>
      </w:r>
      <w:r>
        <w:rPr>
          <w:rFonts w:ascii="Times New Roman" w:hAnsi="Times New Roman" w:eastAsia="新宋体" w:cs="Times New Roman"/>
          <w:rPrChange w:id="562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623" w:author="China" w:date="2017-06-06T20:51:00Z">
            <w:rPr>
              <w:rFonts w:ascii="新宋体" w:hAnsi="新宋体" w:eastAsia="新宋体"/>
            </w:rPr>
          </w:rPrChange>
        </w:rPr>
      </w:pPr>
      <w:r>
        <w:rPr>
          <w:rFonts w:ascii="Times New Roman" w:hAnsi="Times New Roman" w:eastAsia="新宋体" w:cs="Times New Roman"/>
          <w:rPrChange w:id="5624" w:author="China" w:date="2017-06-06T20:51:00Z">
            <w:rPr>
              <w:rFonts w:ascii="新宋体" w:hAnsi="新宋体" w:eastAsia="新宋体"/>
            </w:rPr>
          </w:rPrChange>
        </w:rPr>
        <w:t xml:space="preserve">            </w:t>
      </w:r>
      <w:r>
        <w:rPr>
          <w:rFonts w:ascii="Times New Roman" w:hAnsi="Times New Roman" w:eastAsia="新宋体" w:cs="Times New Roman"/>
          <w:color w:val="808080"/>
          <w:rPrChange w:id="5625" w:author="China" w:date="2017-06-06T20:51:00Z">
            <w:rPr>
              <w:rFonts w:ascii="新宋体" w:hAnsi="新宋体" w:eastAsia="新宋体"/>
              <w:color w:val="808080"/>
            </w:rPr>
          </w:rPrChange>
        </w:rPr>
        <w:t>///</w:t>
      </w:r>
      <w:r>
        <w:rPr>
          <w:rFonts w:ascii="Times New Roman" w:hAnsi="Times New Roman" w:eastAsia="新宋体" w:cs="Times New Roman"/>
          <w:color w:val="008000"/>
          <w:rPrChange w:id="562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62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628" w:author="China" w:date="2017-06-06T20:51:00Z">
            <w:rPr>
              <w:rFonts w:ascii="新宋体" w:hAnsi="新宋体" w:eastAsia="新宋体"/>
            </w:rPr>
          </w:rPrChange>
        </w:rPr>
      </w:pPr>
      <w:r>
        <w:rPr>
          <w:rFonts w:ascii="Times New Roman" w:hAnsi="Times New Roman" w:eastAsia="新宋体" w:cs="Times New Roman"/>
          <w:rPrChange w:id="5629" w:author="China" w:date="2017-06-06T20:51:00Z">
            <w:rPr>
              <w:rFonts w:ascii="新宋体" w:hAnsi="新宋体" w:eastAsia="新宋体"/>
            </w:rPr>
          </w:rPrChange>
        </w:rPr>
        <w:t xml:space="preserve">            </w:t>
      </w:r>
      <w:r>
        <w:rPr>
          <w:rFonts w:ascii="Times New Roman" w:hAnsi="Times New Roman" w:eastAsia="新宋体" w:cs="Times New Roman"/>
          <w:color w:val="808080"/>
          <w:rPrChange w:id="5630" w:author="China" w:date="2017-06-06T20:51:00Z">
            <w:rPr>
              <w:rFonts w:ascii="新宋体" w:hAnsi="新宋体" w:eastAsia="新宋体"/>
              <w:color w:val="808080"/>
            </w:rPr>
          </w:rPrChange>
        </w:rPr>
        <w:t>///</w:t>
      </w:r>
      <w:r>
        <w:rPr>
          <w:rFonts w:ascii="Times New Roman" w:hAnsi="Times New Roman" w:eastAsia="新宋体" w:cs="Times New Roman"/>
          <w:color w:val="008000"/>
          <w:rPrChange w:id="5631" w:author="China" w:date="2017-06-06T20:51:00Z">
            <w:rPr>
              <w:rFonts w:ascii="新宋体" w:hAnsi="新宋体" w:eastAsia="新宋体"/>
              <w:color w:val="008000"/>
            </w:rPr>
          </w:rPrChange>
        </w:rPr>
        <w:t xml:space="preserve"> </w:t>
      </w:r>
      <w:ins w:id="5632" w:author="刘宁" w:date="2017-06-09T10:21:00Z">
        <w:r>
          <w:rPr>
            <w:rFonts w:hint="eastAsia" w:eastAsia="新宋体" w:cs="Times New Roman"/>
            <w:color w:val="008000"/>
          </w:rPr>
          <w:t>Y</w:t>
        </w:r>
      </w:ins>
      <w:r>
        <w:rPr>
          <w:rFonts w:hint="eastAsia" w:ascii="Times New Roman" w:hAnsi="Times New Roman" w:eastAsia="新宋体" w:cs="Times New Roman"/>
          <w:color w:val="008000"/>
          <w:rPrChange w:id="5633" w:author="China" w:date="2017-06-06T20:51:00Z">
            <w:rPr>
              <w:rFonts w:hint="eastAsia" w:ascii="新宋体" w:hAnsi="新宋体" w:eastAsia="新宋体"/>
              <w:color w:val="008000"/>
            </w:rPr>
          </w:rPrChange>
        </w:rPr>
        <w:t>轴刻度宽度</w:t>
      </w:r>
    </w:p>
    <w:p>
      <w:pPr>
        <w:ind w:firstLine="480"/>
        <w:jc w:val="left"/>
        <w:rPr>
          <w:rFonts w:ascii="Times New Roman" w:hAnsi="Times New Roman" w:eastAsia="新宋体" w:cs="Times New Roman"/>
          <w:rPrChange w:id="5634" w:author="China" w:date="2017-06-06T20:51:00Z">
            <w:rPr>
              <w:rFonts w:ascii="新宋体" w:hAnsi="新宋体" w:eastAsia="新宋体"/>
            </w:rPr>
          </w:rPrChange>
        </w:rPr>
      </w:pPr>
      <w:r>
        <w:rPr>
          <w:rFonts w:ascii="Times New Roman" w:hAnsi="Times New Roman" w:eastAsia="新宋体" w:cs="Times New Roman"/>
          <w:rPrChange w:id="5635" w:author="China" w:date="2017-06-06T20:51:00Z">
            <w:rPr>
              <w:rFonts w:ascii="新宋体" w:hAnsi="新宋体" w:eastAsia="新宋体"/>
            </w:rPr>
          </w:rPrChange>
        </w:rPr>
        <w:t xml:space="preserve">            </w:t>
      </w:r>
      <w:r>
        <w:rPr>
          <w:rFonts w:ascii="Times New Roman" w:hAnsi="Times New Roman" w:eastAsia="新宋体" w:cs="Times New Roman"/>
          <w:color w:val="808080"/>
          <w:rPrChange w:id="5636" w:author="China" w:date="2017-06-06T20:51:00Z">
            <w:rPr>
              <w:rFonts w:ascii="新宋体" w:hAnsi="新宋体" w:eastAsia="新宋体"/>
              <w:color w:val="808080"/>
            </w:rPr>
          </w:rPrChange>
        </w:rPr>
        <w:t>///</w:t>
      </w:r>
      <w:r>
        <w:rPr>
          <w:rFonts w:ascii="Times New Roman" w:hAnsi="Times New Roman" w:eastAsia="新宋体" w:cs="Times New Roman"/>
          <w:color w:val="008000"/>
          <w:rPrChange w:id="5637"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638"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639" w:author="China" w:date="2017-06-06T20:51:00Z">
            <w:rPr>
              <w:rFonts w:ascii="新宋体" w:hAnsi="新宋体" w:eastAsia="新宋体"/>
            </w:rPr>
          </w:rPrChange>
        </w:rPr>
      </w:pPr>
      <w:r>
        <w:rPr>
          <w:rFonts w:ascii="Times New Roman" w:hAnsi="Times New Roman" w:eastAsia="新宋体" w:cs="Times New Roman"/>
          <w:rPrChange w:id="5640" w:author="China" w:date="2017-06-06T20:51:00Z">
            <w:rPr>
              <w:rFonts w:ascii="新宋体" w:hAnsi="新宋体" w:eastAsia="新宋体"/>
            </w:rPr>
          </w:rPrChange>
        </w:rPr>
        <w:t xml:space="preserve">            </w:t>
      </w:r>
      <w:r>
        <w:rPr>
          <w:rFonts w:ascii="Times New Roman" w:hAnsi="Times New Roman" w:eastAsia="新宋体" w:cs="Times New Roman"/>
          <w:color w:val="0000FF"/>
          <w:rPrChange w:id="5641" w:author="China" w:date="2017-06-06T20:51:00Z">
            <w:rPr>
              <w:rFonts w:ascii="新宋体" w:hAnsi="新宋体" w:eastAsia="新宋体"/>
              <w:color w:val="0000FF"/>
            </w:rPr>
          </w:rPrChange>
        </w:rPr>
        <w:t>publc</w:t>
      </w:r>
      <w:r>
        <w:rPr>
          <w:rFonts w:ascii="Times New Roman" w:hAnsi="Times New Roman" w:eastAsia="新宋体" w:cs="Times New Roman"/>
          <w:rPrChange w:id="5642" w:author="China" w:date="2017-06-06T20:51:00Z">
            <w:rPr>
              <w:rFonts w:ascii="新宋体" w:hAnsi="新宋体" w:eastAsia="新宋体"/>
            </w:rPr>
          </w:rPrChange>
        </w:rPr>
        <w:t xml:space="preserve"> </w:t>
      </w:r>
      <w:r>
        <w:rPr>
          <w:rFonts w:ascii="Times New Roman" w:hAnsi="Times New Roman" w:eastAsia="新宋体" w:cs="Times New Roman"/>
          <w:color w:val="0000FF"/>
          <w:rPrChange w:id="5643" w:author="China" w:date="2017-06-06T20:51:00Z">
            <w:rPr>
              <w:rFonts w:ascii="新宋体" w:hAnsi="新宋体" w:eastAsia="新宋体"/>
              <w:color w:val="0000FF"/>
            </w:rPr>
          </w:rPrChange>
        </w:rPr>
        <w:t>flot</w:t>
      </w:r>
      <w:r>
        <w:rPr>
          <w:rFonts w:ascii="Times New Roman" w:hAnsi="Times New Roman" w:eastAsia="新宋体" w:cs="Times New Roman"/>
          <w:rPrChange w:id="5644" w:author="China" w:date="2017-06-06T20:51:00Z">
            <w:rPr>
              <w:rFonts w:ascii="新宋体" w:hAnsi="新宋体" w:eastAsia="新宋体"/>
            </w:rPr>
          </w:rPrChange>
        </w:rPr>
        <w:t xml:space="preserve"> Slce</w:t>
      </w:r>
    </w:p>
    <w:p>
      <w:pPr>
        <w:ind w:firstLine="480"/>
        <w:jc w:val="left"/>
        <w:rPr>
          <w:rFonts w:ascii="Times New Roman" w:hAnsi="Times New Roman" w:eastAsia="新宋体" w:cs="Times New Roman"/>
          <w:rPrChange w:id="5645" w:author="China" w:date="2017-06-06T20:51:00Z">
            <w:rPr>
              <w:rFonts w:ascii="新宋体" w:hAnsi="新宋体" w:eastAsia="新宋体"/>
            </w:rPr>
          </w:rPrChange>
        </w:rPr>
      </w:pPr>
      <w:r>
        <w:rPr>
          <w:rFonts w:ascii="Times New Roman" w:hAnsi="Times New Roman" w:eastAsia="新宋体" w:cs="Times New Roman"/>
          <w:rPrChange w:id="564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647" w:author="China" w:date="2017-06-06T20:51:00Z">
            <w:rPr>
              <w:rFonts w:ascii="新宋体" w:hAnsi="新宋体" w:eastAsia="新宋体"/>
            </w:rPr>
          </w:rPrChange>
        </w:rPr>
      </w:pPr>
      <w:r>
        <w:rPr>
          <w:rFonts w:ascii="Times New Roman" w:hAnsi="Times New Roman" w:eastAsia="新宋体" w:cs="Times New Roman"/>
          <w:rPrChange w:id="5648" w:author="China" w:date="2017-06-06T20:51:00Z">
            <w:rPr>
              <w:rFonts w:ascii="新宋体" w:hAnsi="新宋体" w:eastAsia="新宋体"/>
            </w:rPr>
          </w:rPrChange>
        </w:rPr>
        <w:t xml:space="preserve">                </w:t>
      </w:r>
      <w:r>
        <w:rPr>
          <w:rFonts w:ascii="Times New Roman" w:hAnsi="Times New Roman" w:eastAsia="新宋体" w:cs="Times New Roman"/>
          <w:color w:val="0000FF"/>
          <w:rPrChange w:id="5649" w:author="China" w:date="2017-06-06T20:51:00Z">
            <w:rPr>
              <w:rFonts w:ascii="新宋体" w:hAnsi="新宋体" w:eastAsia="新宋体"/>
              <w:color w:val="0000FF"/>
            </w:rPr>
          </w:rPrChange>
        </w:rPr>
        <w:t>set</w:t>
      </w:r>
      <w:r>
        <w:rPr>
          <w:rFonts w:ascii="Times New Roman" w:hAnsi="Times New Roman" w:eastAsia="新宋体" w:cs="Times New Roman"/>
          <w:rPrChange w:id="5650" w:author="China" w:date="2017-06-06T20:51:00Z">
            <w:rPr>
              <w:rFonts w:ascii="新宋体" w:hAnsi="新宋体" w:eastAsia="新宋体"/>
            </w:rPr>
          </w:rPrChange>
        </w:rPr>
        <w:t xml:space="preserve"> { fltSlce = </w:t>
      </w:r>
      <w:r>
        <w:rPr>
          <w:rFonts w:ascii="Times New Roman" w:hAnsi="Times New Roman" w:eastAsia="新宋体" w:cs="Times New Roman"/>
          <w:color w:val="0000FF"/>
          <w:rPrChange w:id="5651" w:author="China" w:date="2017-06-06T20:51:00Z">
            <w:rPr>
              <w:rFonts w:ascii="新宋体" w:hAnsi="新宋体" w:eastAsia="新宋体"/>
              <w:color w:val="0000FF"/>
            </w:rPr>
          </w:rPrChange>
        </w:rPr>
        <w:t>vlue</w:t>
      </w:r>
      <w:r>
        <w:rPr>
          <w:rFonts w:ascii="Times New Roman" w:hAnsi="Times New Roman" w:eastAsia="新宋体" w:cs="Times New Roman"/>
          <w:rPrChange w:id="5652"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5653" w:author="China" w:date="2017-06-06T20:51:00Z">
            <w:rPr>
              <w:rFonts w:ascii="新宋体" w:hAnsi="新宋体" w:eastAsia="新宋体"/>
            </w:rPr>
          </w:rPrChange>
        </w:rPr>
      </w:pPr>
      <w:r>
        <w:rPr>
          <w:rFonts w:ascii="Times New Roman" w:hAnsi="Times New Roman" w:eastAsia="新宋体" w:cs="Times New Roman"/>
          <w:rPrChange w:id="5654" w:author="China" w:date="2017-06-06T20:51:00Z">
            <w:rPr>
              <w:rFonts w:ascii="新宋体" w:hAnsi="新宋体" w:eastAsia="新宋体"/>
            </w:rPr>
          </w:rPrChange>
        </w:rPr>
        <w:t xml:space="preserve">                </w:t>
      </w:r>
      <w:r>
        <w:rPr>
          <w:rFonts w:ascii="Times New Roman" w:hAnsi="Times New Roman" w:eastAsia="新宋体" w:cs="Times New Roman"/>
          <w:color w:val="0000FF"/>
          <w:rPrChange w:id="5655" w:author="China" w:date="2017-06-06T20:51:00Z">
            <w:rPr>
              <w:rFonts w:ascii="新宋体" w:hAnsi="新宋体" w:eastAsia="新宋体"/>
              <w:color w:val="0000FF"/>
            </w:rPr>
          </w:rPrChange>
        </w:rPr>
        <w:t>get</w:t>
      </w:r>
      <w:r>
        <w:rPr>
          <w:rFonts w:ascii="Times New Roman" w:hAnsi="Times New Roman" w:eastAsia="新宋体" w:cs="Times New Roman"/>
          <w:rPrChange w:id="5656" w:author="China" w:date="2017-06-06T20:51:00Z">
            <w:rPr>
              <w:rFonts w:ascii="新宋体" w:hAnsi="新宋体" w:eastAsia="新宋体"/>
            </w:rPr>
          </w:rPrChange>
        </w:rPr>
        <w:t xml:space="preserve"> { </w:t>
      </w:r>
      <w:r>
        <w:rPr>
          <w:rFonts w:ascii="Times New Roman" w:hAnsi="Times New Roman" w:eastAsia="新宋体" w:cs="Times New Roman"/>
          <w:color w:val="0000FF"/>
          <w:rPrChange w:id="5657" w:author="China" w:date="2017-06-06T20:51:00Z">
            <w:rPr>
              <w:rFonts w:ascii="新宋体" w:hAnsi="新宋体" w:eastAsia="新宋体"/>
              <w:color w:val="0000FF"/>
            </w:rPr>
          </w:rPrChange>
        </w:rPr>
        <w:t>return</w:t>
      </w:r>
      <w:r>
        <w:rPr>
          <w:rFonts w:ascii="Times New Roman" w:hAnsi="Times New Roman" w:eastAsia="新宋体" w:cs="Times New Roman"/>
          <w:rPrChange w:id="5658" w:author="China" w:date="2017-06-06T20:51:00Z">
            <w:rPr>
              <w:rFonts w:ascii="新宋体" w:hAnsi="新宋体" w:eastAsia="新宋体"/>
            </w:rPr>
          </w:rPrChange>
        </w:rPr>
        <w:t xml:space="preserve"> fltSlce; }</w:t>
      </w:r>
    </w:p>
    <w:p>
      <w:pPr>
        <w:ind w:firstLine="480"/>
        <w:jc w:val="left"/>
        <w:rPr>
          <w:rFonts w:ascii="Times New Roman" w:hAnsi="Times New Roman" w:eastAsia="新宋体" w:cs="Times New Roman"/>
          <w:rPrChange w:id="5659" w:author="China" w:date="2017-06-06T20:51:00Z">
            <w:rPr>
              <w:rFonts w:ascii="新宋体" w:hAnsi="新宋体" w:eastAsia="新宋体"/>
            </w:rPr>
          </w:rPrChange>
        </w:rPr>
      </w:pPr>
      <w:r>
        <w:rPr>
          <w:rFonts w:ascii="Times New Roman" w:hAnsi="Times New Roman" w:eastAsia="新宋体" w:cs="Times New Roman"/>
          <w:rPrChange w:id="566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661" w:author="China" w:date="2017-06-06T20:51:00Z">
            <w:rPr>
              <w:rFonts w:ascii="新宋体" w:hAnsi="新宋体" w:eastAsia="新宋体"/>
            </w:rPr>
          </w:rPrChange>
        </w:rPr>
      </w:pPr>
      <w:r>
        <w:rPr>
          <w:rFonts w:ascii="Times New Roman" w:hAnsi="Times New Roman" w:eastAsia="新宋体" w:cs="Times New Roman"/>
          <w:rPrChange w:id="5662" w:author="China" w:date="2017-06-06T20:51:00Z">
            <w:rPr>
              <w:rFonts w:ascii="新宋体" w:hAnsi="新宋体" w:eastAsia="新宋体"/>
            </w:rPr>
          </w:rPrChange>
        </w:rPr>
        <w:t xml:space="preserve">            </w:t>
      </w:r>
      <w:r>
        <w:rPr>
          <w:rFonts w:ascii="Times New Roman" w:hAnsi="Times New Roman" w:eastAsia="新宋体" w:cs="Times New Roman"/>
          <w:color w:val="808080"/>
          <w:rPrChange w:id="5663" w:author="China" w:date="2017-06-06T20:51:00Z">
            <w:rPr>
              <w:rFonts w:ascii="新宋体" w:hAnsi="新宋体" w:eastAsia="新宋体"/>
              <w:color w:val="808080"/>
            </w:rPr>
          </w:rPrChange>
        </w:rPr>
        <w:t>///</w:t>
      </w:r>
      <w:r>
        <w:rPr>
          <w:rFonts w:ascii="Times New Roman" w:hAnsi="Times New Roman" w:eastAsia="新宋体" w:cs="Times New Roman"/>
          <w:color w:val="008000"/>
          <w:rPrChange w:id="5664"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665"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666" w:author="China" w:date="2017-06-06T20:51:00Z">
            <w:rPr>
              <w:rFonts w:ascii="新宋体" w:hAnsi="新宋体" w:eastAsia="新宋体"/>
            </w:rPr>
          </w:rPrChange>
        </w:rPr>
      </w:pPr>
      <w:r>
        <w:rPr>
          <w:rFonts w:ascii="Times New Roman" w:hAnsi="Times New Roman" w:eastAsia="新宋体" w:cs="Times New Roman"/>
          <w:rPrChange w:id="5667" w:author="China" w:date="2017-06-06T20:51:00Z">
            <w:rPr>
              <w:rFonts w:ascii="新宋体" w:hAnsi="新宋体" w:eastAsia="新宋体"/>
            </w:rPr>
          </w:rPrChange>
        </w:rPr>
        <w:t xml:space="preserve">            </w:t>
      </w:r>
      <w:r>
        <w:rPr>
          <w:rFonts w:ascii="Times New Roman" w:hAnsi="Times New Roman" w:eastAsia="新宋体" w:cs="Times New Roman"/>
          <w:color w:val="808080"/>
          <w:rPrChange w:id="5668" w:author="China" w:date="2017-06-06T20:51:00Z">
            <w:rPr>
              <w:rFonts w:ascii="新宋体" w:hAnsi="新宋体" w:eastAsia="新宋体"/>
              <w:color w:val="808080"/>
            </w:rPr>
          </w:rPrChange>
        </w:rPr>
        <w:t>///</w:t>
      </w:r>
      <w:r>
        <w:rPr>
          <w:rFonts w:ascii="Times New Roman" w:hAnsi="Times New Roman" w:eastAsia="新宋体" w:cs="Times New Roman"/>
          <w:color w:val="008000"/>
          <w:rPrChange w:id="5669" w:author="China" w:date="2017-06-06T20:51:00Z">
            <w:rPr>
              <w:rFonts w:ascii="新宋体" w:hAnsi="新宋体" w:eastAsia="新宋体"/>
              <w:color w:val="008000"/>
            </w:rPr>
          </w:rPrChange>
        </w:rPr>
        <w:t xml:space="preserve"> </w:t>
      </w:r>
      <w:ins w:id="5670" w:author="刘宁" w:date="2017-06-09T10:20:00Z">
        <w:r>
          <w:rPr>
            <w:rFonts w:hint="eastAsia" w:eastAsia="新宋体" w:cs="Times New Roman"/>
            <w:color w:val="008000"/>
          </w:rPr>
          <w:t>Y</w:t>
        </w:r>
      </w:ins>
      <w:r>
        <w:rPr>
          <w:rFonts w:hint="eastAsia" w:ascii="Times New Roman" w:hAnsi="Times New Roman" w:eastAsia="新宋体" w:cs="Times New Roman"/>
          <w:color w:val="008000"/>
          <w:rPrChange w:id="5671" w:author="China" w:date="2017-06-06T20:51:00Z">
            <w:rPr>
              <w:rFonts w:hint="eastAsia" w:ascii="新宋体" w:hAnsi="新宋体" w:eastAsia="新宋体"/>
              <w:color w:val="008000"/>
            </w:rPr>
          </w:rPrChange>
        </w:rPr>
        <w:t>轴刻度的数值宽度</w:t>
      </w:r>
    </w:p>
    <w:p>
      <w:pPr>
        <w:ind w:firstLine="480"/>
        <w:jc w:val="left"/>
        <w:rPr>
          <w:rFonts w:ascii="Times New Roman" w:hAnsi="Times New Roman" w:eastAsia="新宋体" w:cs="Times New Roman"/>
          <w:rPrChange w:id="5672" w:author="China" w:date="2017-06-06T20:51:00Z">
            <w:rPr>
              <w:rFonts w:ascii="新宋体" w:hAnsi="新宋体" w:eastAsia="新宋体"/>
            </w:rPr>
          </w:rPrChange>
        </w:rPr>
      </w:pPr>
      <w:r>
        <w:rPr>
          <w:rFonts w:ascii="Times New Roman" w:hAnsi="Times New Roman" w:eastAsia="新宋体" w:cs="Times New Roman"/>
          <w:rPrChange w:id="5673" w:author="China" w:date="2017-06-06T20:51:00Z">
            <w:rPr>
              <w:rFonts w:ascii="新宋体" w:hAnsi="新宋体" w:eastAsia="新宋体"/>
            </w:rPr>
          </w:rPrChange>
        </w:rPr>
        <w:t xml:space="preserve">            </w:t>
      </w:r>
      <w:r>
        <w:rPr>
          <w:rFonts w:ascii="Times New Roman" w:hAnsi="Times New Roman" w:eastAsia="新宋体" w:cs="Times New Roman"/>
          <w:color w:val="808080"/>
          <w:rPrChange w:id="5674" w:author="China" w:date="2017-06-06T20:51:00Z">
            <w:rPr>
              <w:rFonts w:ascii="新宋体" w:hAnsi="新宋体" w:eastAsia="新宋体"/>
              <w:color w:val="808080"/>
            </w:rPr>
          </w:rPrChange>
        </w:rPr>
        <w:t>///</w:t>
      </w:r>
      <w:r>
        <w:rPr>
          <w:rFonts w:ascii="Times New Roman" w:hAnsi="Times New Roman" w:eastAsia="新宋体" w:cs="Times New Roman"/>
          <w:color w:val="008000"/>
          <w:rPrChange w:id="5675"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676"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677" w:author="China" w:date="2017-06-06T20:51:00Z">
            <w:rPr>
              <w:rFonts w:ascii="新宋体" w:hAnsi="新宋体" w:eastAsia="新宋体"/>
            </w:rPr>
          </w:rPrChange>
        </w:rPr>
      </w:pPr>
      <w:r>
        <w:rPr>
          <w:rFonts w:ascii="Times New Roman" w:hAnsi="Times New Roman" w:eastAsia="新宋体" w:cs="Times New Roman"/>
          <w:rPrChange w:id="5678" w:author="China" w:date="2017-06-06T20:51:00Z">
            <w:rPr>
              <w:rFonts w:ascii="新宋体" w:hAnsi="新宋体" w:eastAsia="新宋体"/>
            </w:rPr>
          </w:rPrChange>
        </w:rPr>
        <w:t xml:space="preserve">            </w:t>
      </w:r>
      <w:r>
        <w:rPr>
          <w:rFonts w:ascii="Times New Roman" w:hAnsi="Times New Roman" w:eastAsia="新宋体" w:cs="Times New Roman"/>
          <w:color w:val="0000FF"/>
          <w:rPrChange w:id="5679" w:author="China" w:date="2017-06-06T20:51:00Z">
            <w:rPr>
              <w:rFonts w:ascii="新宋体" w:hAnsi="新宋体" w:eastAsia="新宋体"/>
              <w:color w:val="0000FF"/>
            </w:rPr>
          </w:rPrChange>
        </w:rPr>
        <w:t>publc</w:t>
      </w:r>
      <w:r>
        <w:rPr>
          <w:rFonts w:ascii="Times New Roman" w:hAnsi="Times New Roman" w:eastAsia="新宋体" w:cs="Times New Roman"/>
          <w:rPrChange w:id="5680" w:author="China" w:date="2017-06-06T20:51:00Z">
            <w:rPr>
              <w:rFonts w:ascii="新宋体" w:hAnsi="新宋体" w:eastAsia="新宋体"/>
            </w:rPr>
          </w:rPrChange>
        </w:rPr>
        <w:t xml:space="preserve"> </w:t>
      </w:r>
      <w:r>
        <w:rPr>
          <w:rFonts w:ascii="Times New Roman" w:hAnsi="Times New Roman" w:eastAsia="新宋体" w:cs="Times New Roman"/>
          <w:color w:val="0000FF"/>
          <w:rPrChange w:id="5681" w:author="China" w:date="2017-06-06T20:51:00Z">
            <w:rPr>
              <w:rFonts w:ascii="新宋体" w:hAnsi="新宋体" w:eastAsia="新宋体"/>
              <w:color w:val="0000FF"/>
            </w:rPr>
          </w:rPrChange>
        </w:rPr>
        <w:t>flot</w:t>
      </w:r>
      <w:r>
        <w:rPr>
          <w:rFonts w:ascii="Times New Roman" w:hAnsi="Times New Roman" w:eastAsia="新宋体" w:cs="Times New Roman"/>
          <w:rPrChange w:id="5682" w:author="China" w:date="2017-06-06T20:51:00Z">
            <w:rPr>
              <w:rFonts w:ascii="新宋体" w:hAnsi="新宋体" w:eastAsia="新宋体"/>
            </w:rPr>
          </w:rPrChange>
        </w:rPr>
        <w:t xml:space="preserve"> SlceVlue</w:t>
      </w:r>
    </w:p>
    <w:p>
      <w:pPr>
        <w:ind w:firstLine="480"/>
        <w:jc w:val="left"/>
        <w:rPr>
          <w:rFonts w:ascii="Times New Roman" w:hAnsi="Times New Roman" w:eastAsia="新宋体" w:cs="Times New Roman"/>
          <w:rPrChange w:id="5683" w:author="China" w:date="2017-06-06T20:51:00Z">
            <w:rPr>
              <w:rFonts w:ascii="新宋体" w:hAnsi="新宋体" w:eastAsia="新宋体"/>
            </w:rPr>
          </w:rPrChange>
        </w:rPr>
      </w:pPr>
      <w:r>
        <w:rPr>
          <w:rFonts w:ascii="Times New Roman" w:hAnsi="Times New Roman" w:eastAsia="新宋体" w:cs="Times New Roman"/>
          <w:rPrChange w:id="568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685" w:author="China" w:date="2017-06-06T20:51:00Z">
            <w:rPr>
              <w:rFonts w:ascii="新宋体" w:hAnsi="新宋体" w:eastAsia="新宋体"/>
            </w:rPr>
          </w:rPrChange>
        </w:rPr>
      </w:pPr>
      <w:r>
        <w:rPr>
          <w:rFonts w:ascii="Times New Roman" w:hAnsi="Times New Roman" w:eastAsia="新宋体" w:cs="Times New Roman"/>
          <w:rPrChange w:id="5686" w:author="China" w:date="2017-06-06T20:51:00Z">
            <w:rPr>
              <w:rFonts w:ascii="新宋体" w:hAnsi="新宋体" w:eastAsia="新宋体"/>
            </w:rPr>
          </w:rPrChange>
        </w:rPr>
        <w:t xml:space="preserve">                </w:t>
      </w:r>
      <w:r>
        <w:rPr>
          <w:rFonts w:ascii="Times New Roman" w:hAnsi="Times New Roman" w:eastAsia="新宋体" w:cs="Times New Roman"/>
          <w:color w:val="0000FF"/>
          <w:rPrChange w:id="5687" w:author="China" w:date="2017-06-06T20:51:00Z">
            <w:rPr>
              <w:rFonts w:ascii="新宋体" w:hAnsi="新宋体" w:eastAsia="新宋体"/>
              <w:color w:val="0000FF"/>
            </w:rPr>
          </w:rPrChange>
        </w:rPr>
        <w:t>set</w:t>
      </w:r>
      <w:r>
        <w:rPr>
          <w:rFonts w:ascii="Times New Roman" w:hAnsi="Times New Roman" w:eastAsia="新宋体" w:cs="Times New Roman"/>
          <w:rPrChange w:id="5688" w:author="China" w:date="2017-06-06T20:51:00Z">
            <w:rPr>
              <w:rFonts w:ascii="新宋体" w:hAnsi="新宋体" w:eastAsia="新宋体"/>
            </w:rPr>
          </w:rPrChange>
        </w:rPr>
        <w:t xml:space="preserve"> { fltSlceVlue = </w:t>
      </w:r>
      <w:r>
        <w:rPr>
          <w:rFonts w:ascii="Times New Roman" w:hAnsi="Times New Roman" w:eastAsia="新宋体" w:cs="Times New Roman"/>
          <w:color w:val="0000FF"/>
          <w:rPrChange w:id="5689" w:author="China" w:date="2017-06-06T20:51:00Z">
            <w:rPr>
              <w:rFonts w:ascii="新宋体" w:hAnsi="新宋体" w:eastAsia="新宋体"/>
              <w:color w:val="0000FF"/>
            </w:rPr>
          </w:rPrChange>
        </w:rPr>
        <w:t>vlue</w:t>
      </w:r>
      <w:r>
        <w:rPr>
          <w:rFonts w:ascii="Times New Roman" w:hAnsi="Times New Roman" w:eastAsia="新宋体" w:cs="Times New Roman"/>
          <w:rPrChange w:id="5690"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5691" w:author="China" w:date="2017-06-06T20:51:00Z">
            <w:rPr>
              <w:rFonts w:ascii="新宋体" w:hAnsi="新宋体" w:eastAsia="新宋体"/>
            </w:rPr>
          </w:rPrChange>
        </w:rPr>
      </w:pPr>
      <w:r>
        <w:rPr>
          <w:rFonts w:ascii="Times New Roman" w:hAnsi="Times New Roman" w:eastAsia="新宋体" w:cs="Times New Roman"/>
          <w:rPrChange w:id="5692" w:author="China" w:date="2017-06-06T20:51:00Z">
            <w:rPr>
              <w:rFonts w:ascii="新宋体" w:hAnsi="新宋体" w:eastAsia="新宋体"/>
            </w:rPr>
          </w:rPrChange>
        </w:rPr>
        <w:t xml:space="preserve">                </w:t>
      </w:r>
      <w:r>
        <w:rPr>
          <w:rFonts w:ascii="Times New Roman" w:hAnsi="Times New Roman" w:eastAsia="新宋体" w:cs="Times New Roman"/>
          <w:color w:val="0000FF"/>
          <w:rPrChange w:id="5693" w:author="China" w:date="2017-06-06T20:51:00Z">
            <w:rPr>
              <w:rFonts w:ascii="新宋体" w:hAnsi="新宋体" w:eastAsia="新宋体"/>
              <w:color w:val="0000FF"/>
            </w:rPr>
          </w:rPrChange>
        </w:rPr>
        <w:t>get</w:t>
      </w:r>
      <w:r>
        <w:rPr>
          <w:rFonts w:ascii="Times New Roman" w:hAnsi="Times New Roman" w:eastAsia="新宋体" w:cs="Times New Roman"/>
          <w:rPrChange w:id="5694" w:author="China" w:date="2017-06-06T20:51:00Z">
            <w:rPr>
              <w:rFonts w:ascii="新宋体" w:hAnsi="新宋体" w:eastAsia="新宋体"/>
            </w:rPr>
          </w:rPrChange>
        </w:rPr>
        <w:t xml:space="preserve"> { </w:t>
      </w:r>
      <w:r>
        <w:rPr>
          <w:rFonts w:ascii="Times New Roman" w:hAnsi="Times New Roman" w:eastAsia="新宋体" w:cs="Times New Roman"/>
          <w:color w:val="0000FF"/>
          <w:rPrChange w:id="5695" w:author="China" w:date="2017-06-06T20:51:00Z">
            <w:rPr>
              <w:rFonts w:ascii="新宋体" w:hAnsi="新宋体" w:eastAsia="新宋体"/>
              <w:color w:val="0000FF"/>
            </w:rPr>
          </w:rPrChange>
        </w:rPr>
        <w:t>return</w:t>
      </w:r>
      <w:r>
        <w:rPr>
          <w:rFonts w:ascii="Times New Roman" w:hAnsi="Times New Roman" w:eastAsia="新宋体" w:cs="Times New Roman"/>
          <w:rPrChange w:id="5696" w:author="China" w:date="2017-06-06T20:51:00Z">
            <w:rPr>
              <w:rFonts w:ascii="新宋体" w:hAnsi="新宋体" w:eastAsia="新宋体"/>
            </w:rPr>
          </w:rPrChange>
        </w:rPr>
        <w:t xml:space="preserve"> fltSlceVlue; }</w:t>
      </w:r>
    </w:p>
    <w:p>
      <w:pPr>
        <w:ind w:firstLine="480"/>
        <w:jc w:val="left"/>
        <w:rPr>
          <w:rFonts w:ascii="Times New Roman" w:hAnsi="Times New Roman" w:eastAsia="新宋体" w:cs="Times New Roman"/>
          <w:rPrChange w:id="5697" w:author="China" w:date="2017-06-06T20:51:00Z">
            <w:rPr>
              <w:rFonts w:ascii="新宋体" w:hAnsi="新宋体" w:eastAsia="新宋体"/>
            </w:rPr>
          </w:rPrChange>
        </w:rPr>
      </w:pPr>
      <w:r>
        <w:rPr>
          <w:rFonts w:ascii="Times New Roman" w:hAnsi="Times New Roman" w:eastAsia="新宋体" w:cs="Times New Roman"/>
          <w:rPrChange w:id="569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699" w:author="China" w:date="2017-06-06T20:51:00Z">
            <w:rPr>
              <w:rFonts w:ascii="新宋体" w:hAnsi="新宋体" w:eastAsia="新宋体"/>
            </w:rPr>
          </w:rPrChange>
        </w:rPr>
      </w:pPr>
      <w:r>
        <w:rPr>
          <w:rFonts w:ascii="Times New Roman" w:hAnsi="Times New Roman" w:eastAsia="新宋体" w:cs="Times New Roman"/>
          <w:rPrChange w:id="5700" w:author="China" w:date="2017-06-06T20:51:00Z">
            <w:rPr>
              <w:rFonts w:ascii="新宋体" w:hAnsi="新宋体" w:eastAsia="新宋体"/>
            </w:rPr>
          </w:rPrChange>
        </w:rPr>
        <w:t xml:space="preserve">            </w:t>
      </w:r>
      <w:r>
        <w:rPr>
          <w:rFonts w:ascii="Times New Roman" w:hAnsi="Times New Roman" w:eastAsia="新宋体" w:cs="Times New Roman"/>
          <w:color w:val="808080"/>
          <w:rPrChange w:id="5701" w:author="China" w:date="2017-06-06T20:51:00Z">
            <w:rPr>
              <w:rFonts w:ascii="新宋体" w:hAnsi="新宋体" w:eastAsia="新宋体"/>
              <w:color w:val="808080"/>
            </w:rPr>
          </w:rPrChange>
        </w:rPr>
        <w:t>///</w:t>
      </w:r>
      <w:r>
        <w:rPr>
          <w:rFonts w:ascii="Times New Roman" w:hAnsi="Times New Roman" w:eastAsia="新宋体" w:cs="Times New Roman"/>
          <w:color w:val="008000"/>
          <w:rPrChange w:id="5702"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703"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704" w:author="China" w:date="2017-06-06T20:51:00Z">
            <w:rPr>
              <w:rFonts w:ascii="新宋体" w:hAnsi="新宋体" w:eastAsia="新宋体"/>
            </w:rPr>
          </w:rPrChange>
        </w:rPr>
      </w:pPr>
      <w:r>
        <w:rPr>
          <w:rFonts w:ascii="Times New Roman" w:hAnsi="Times New Roman" w:eastAsia="新宋体" w:cs="Times New Roman"/>
          <w:rPrChange w:id="5705" w:author="China" w:date="2017-06-06T20:51:00Z">
            <w:rPr>
              <w:rFonts w:ascii="新宋体" w:hAnsi="新宋体" w:eastAsia="新宋体"/>
            </w:rPr>
          </w:rPrChange>
        </w:rPr>
        <w:t xml:space="preserve">            </w:t>
      </w:r>
      <w:r>
        <w:rPr>
          <w:rFonts w:ascii="Times New Roman" w:hAnsi="Times New Roman" w:eastAsia="新宋体" w:cs="Times New Roman"/>
          <w:color w:val="808080"/>
          <w:rPrChange w:id="5706" w:author="China" w:date="2017-06-06T20:51:00Z">
            <w:rPr>
              <w:rFonts w:ascii="新宋体" w:hAnsi="新宋体" w:eastAsia="新宋体"/>
              <w:color w:val="808080"/>
            </w:rPr>
          </w:rPrChange>
        </w:rPr>
        <w:t>///</w:t>
      </w:r>
      <w:r>
        <w:rPr>
          <w:rFonts w:ascii="Times New Roman" w:hAnsi="Times New Roman" w:eastAsia="新宋体" w:cs="Times New Roman"/>
          <w:color w:val="008000"/>
          <w:rPrChange w:id="5707" w:author="China" w:date="2017-06-06T20:51:00Z">
            <w:rPr>
              <w:rFonts w:ascii="新宋体" w:hAnsi="新宋体" w:eastAsia="新宋体"/>
              <w:color w:val="008000"/>
            </w:rPr>
          </w:rPrChange>
        </w:rPr>
        <w:t xml:space="preserve"> </w:t>
      </w:r>
      <w:ins w:id="5708" w:author="刘宁" w:date="2017-06-09T10:20:00Z">
        <w:r>
          <w:rPr>
            <w:rFonts w:hint="eastAsia" w:eastAsia="新宋体" w:cs="Times New Roman"/>
            <w:color w:val="008000"/>
          </w:rPr>
          <w:t>Y</w:t>
        </w:r>
      </w:ins>
      <w:r>
        <w:rPr>
          <w:rFonts w:hint="eastAsia" w:ascii="Times New Roman" w:hAnsi="Times New Roman" w:eastAsia="新宋体" w:cs="Times New Roman"/>
          <w:color w:val="008000"/>
          <w:rPrChange w:id="5709" w:author="China" w:date="2017-06-06T20:51:00Z">
            <w:rPr>
              <w:rFonts w:hint="eastAsia" w:ascii="新宋体" w:hAnsi="新宋体" w:eastAsia="新宋体"/>
              <w:color w:val="008000"/>
            </w:rPr>
          </w:rPrChange>
        </w:rPr>
        <w:t>轴刻度开始值</w:t>
      </w:r>
    </w:p>
    <w:p>
      <w:pPr>
        <w:ind w:firstLine="480"/>
        <w:jc w:val="left"/>
        <w:rPr>
          <w:rFonts w:ascii="Times New Roman" w:hAnsi="Times New Roman" w:eastAsia="新宋体" w:cs="Times New Roman"/>
          <w:rPrChange w:id="5710" w:author="China" w:date="2017-06-06T20:51:00Z">
            <w:rPr>
              <w:rFonts w:ascii="新宋体" w:hAnsi="新宋体" w:eastAsia="新宋体"/>
            </w:rPr>
          </w:rPrChange>
        </w:rPr>
      </w:pPr>
      <w:r>
        <w:rPr>
          <w:rFonts w:ascii="Times New Roman" w:hAnsi="Times New Roman" w:eastAsia="新宋体" w:cs="Times New Roman"/>
          <w:rPrChange w:id="5711" w:author="China" w:date="2017-06-06T20:51:00Z">
            <w:rPr>
              <w:rFonts w:ascii="新宋体" w:hAnsi="新宋体" w:eastAsia="新宋体"/>
            </w:rPr>
          </w:rPrChange>
        </w:rPr>
        <w:t xml:space="preserve">            </w:t>
      </w:r>
      <w:r>
        <w:rPr>
          <w:rFonts w:ascii="Times New Roman" w:hAnsi="Times New Roman" w:eastAsia="新宋体" w:cs="Times New Roman"/>
          <w:color w:val="808080"/>
          <w:rPrChange w:id="5712" w:author="China" w:date="2017-06-06T20:51:00Z">
            <w:rPr>
              <w:rFonts w:ascii="新宋体" w:hAnsi="新宋体" w:eastAsia="新宋体"/>
              <w:color w:val="808080"/>
            </w:rPr>
          </w:rPrChange>
        </w:rPr>
        <w:t>///</w:t>
      </w:r>
      <w:r>
        <w:rPr>
          <w:rFonts w:ascii="Times New Roman" w:hAnsi="Times New Roman" w:eastAsia="新宋体" w:cs="Times New Roman"/>
          <w:color w:val="008000"/>
          <w:rPrChange w:id="5713"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714"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715" w:author="China" w:date="2017-06-06T20:51:00Z">
            <w:rPr>
              <w:rFonts w:ascii="新宋体" w:hAnsi="新宋体" w:eastAsia="新宋体"/>
            </w:rPr>
          </w:rPrChange>
        </w:rPr>
      </w:pPr>
      <w:r>
        <w:rPr>
          <w:rFonts w:ascii="Times New Roman" w:hAnsi="Times New Roman" w:eastAsia="新宋体" w:cs="Times New Roman"/>
          <w:rPrChange w:id="5716" w:author="China" w:date="2017-06-06T20:51:00Z">
            <w:rPr>
              <w:rFonts w:ascii="新宋体" w:hAnsi="新宋体" w:eastAsia="新宋体"/>
            </w:rPr>
          </w:rPrChange>
        </w:rPr>
        <w:t xml:space="preserve">            </w:t>
      </w:r>
      <w:r>
        <w:rPr>
          <w:rFonts w:ascii="Times New Roman" w:hAnsi="Times New Roman" w:eastAsia="新宋体" w:cs="Times New Roman"/>
          <w:color w:val="0000FF"/>
          <w:rPrChange w:id="5717" w:author="China" w:date="2017-06-06T20:51:00Z">
            <w:rPr>
              <w:rFonts w:ascii="新宋体" w:hAnsi="新宋体" w:eastAsia="新宋体"/>
              <w:color w:val="0000FF"/>
            </w:rPr>
          </w:rPrChange>
        </w:rPr>
        <w:t>publc</w:t>
      </w:r>
      <w:r>
        <w:rPr>
          <w:rFonts w:ascii="Times New Roman" w:hAnsi="Times New Roman" w:eastAsia="新宋体" w:cs="Times New Roman"/>
          <w:rPrChange w:id="5718" w:author="China" w:date="2017-06-06T20:51:00Z">
            <w:rPr>
              <w:rFonts w:ascii="新宋体" w:hAnsi="新宋体" w:eastAsia="新宋体"/>
            </w:rPr>
          </w:rPrChange>
        </w:rPr>
        <w:t xml:space="preserve"> </w:t>
      </w:r>
      <w:r>
        <w:rPr>
          <w:rFonts w:ascii="Times New Roman" w:hAnsi="Times New Roman" w:eastAsia="新宋体" w:cs="Times New Roman"/>
          <w:color w:val="0000FF"/>
          <w:rPrChange w:id="5719" w:author="China" w:date="2017-06-06T20:51:00Z">
            <w:rPr>
              <w:rFonts w:ascii="新宋体" w:hAnsi="新宋体" w:eastAsia="新宋体"/>
              <w:color w:val="0000FF"/>
            </w:rPr>
          </w:rPrChange>
        </w:rPr>
        <w:t>flot</w:t>
      </w:r>
      <w:r>
        <w:rPr>
          <w:rFonts w:ascii="Times New Roman" w:hAnsi="Times New Roman" w:eastAsia="新宋体" w:cs="Times New Roman"/>
          <w:rPrChange w:id="5720" w:author="China" w:date="2017-06-06T20:51:00Z">
            <w:rPr>
              <w:rFonts w:ascii="新宋体" w:hAnsi="新宋体" w:eastAsia="新宋体"/>
            </w:rPr>
          </w:rPrChange>
        </w:rPr>
        <w:t xml:space="preserve"> SlceBegn</w:t>
      </w:r>
    </w:p>
    <w:p>
      <w:pPr>
        <w:ind w:firstLine="480"/>
        <w:jc w:val="left"/>
        <w:rPr>
          <w:rFonts w:ascii="Times New Roman" w:hAnsi="Times New Roman" w:eastAsia="新宋体" w:cs="Times New Roman"/>
          <w:rPrChange w:id="5721" w:author="China" w:date="2017-06-06T20:51:00Z">
            <w:rPr>
              <w:rFonts w:ascii="新宋体" w:hAnsi="新宋体" w:eastAsia="新宋体"/>
            </w:rPr>
          </w:rPrChange>
        </w:rPr>
      </w:pPr>
      <w:r>
        <w:rPr>
          <w:rFonts w:ascii="Times New Roman" w:hAnsi="Times New Roman" w:eastAsia="新宋体" w:cs="Times New Roman"/>
          <w:rPrChange w:id="572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723" w:author="China" w:date="2017-06-06T20:51:00Z">
            <w:rPr>
              <w:rFonts w:ascii="新宋体" w:hAnsi="新宋体" w:eastAsia="新宋体"/>
            </w:rPr>
          </w:rPrChange>
        </w:rPr>
      </w:pPr>
      <w:r>
        <w:rPr>
          <w:rFonts w:ascii="Times New Roman" w:hAnsi="Times New Roman" w:eastAsia="新宋体" w:cs="Times New Roman"/>
          <w:rPrChange w:id="5724" w:author="China" w:date="2017-06-06T20:51:00Z">
            <w:rPr>
              <w:rFonts w:ascii="新宋体" w:hAnsi="新宋体" w:eastAsia="新宋体"/>
            </w:rPr>
          </w:rPrChange>
        </w:rPr>
        <w:t xml:space="preserve">                </w:t>
      </w:r>
      <w:r>
        <w:rPr>
          <w:rFonts w:ascii="Times New Roman" w:hAnsi="Times New Roman" w:eastAsia="新宋体" w:cs="Times New Roman"/>
          <w:color w:val="0000FF"/>
          <w:rPrChange w:id="5725" w:author="China" w:date="2017-06-06T20:51:00Z">
            <w:rPr>
              <w:rFonts w:ascii="新宋体" w:hAnsi="新宋体" w:eastAsia="新宋体"/>
              <w:color w:val="0000FF"/>
            </w:rPr>
          </w:rPrChange>
        </w:rPr>
        <w:t>set</w:t>
      </w:r>
      <w:r>
        <w:rPr>
          <w:rFonts w:ascii="Times New Roman" w:hAnsi="Times New Roman" w:eastAsia="新宋体" w:cs="Times New Roman"/>
          <w:rPrChange w:id="5726" w:author="China" w:date="2017-06-06T20:51:00Z">
            <w:rPr>
              <w:rFonts w:ascii="新宋体" w:hAnsi="新宋体" w:eastAsia="新宋体"/>
            </w:rPr>
          </w:rPrChange>
        </w:rPr>
        <w:t xml:space="preserve"> { fltSlceBegn = </w:t>
      </w:r>
      <w:r>
        <w:rPr>
          <w:rFonts w:ascii="Times New Roman" w:hAnsi="Times New Roman" w:eastAsia="新宋体" w:cs="Times New Roman"/>
          <w:color w:val="0000FF"/>
          <w:rPrChange w:id="5727" w:author="China" w:date="2017-06-06T20:51:00Z">
            <w:rPr>
              <w:rFonts w:ascii="新宋体" w:hAnsi="新宋体" w:eastAsia="新宋体"/>
              <w:color w:val="0000FF"/>
            </w:rPr>
          </w:rPrChange>
        </w:rPr>
        <w:t>vlue</w:t>
      </w:r>
      <w:r>
        <w:rPr>
          <w:rFonts w:ascii="Times New Roman" w:hAnsi="Times New Roman" w:eastAsia="新宋体" w:cs="Times New Roman"/>
          <w:rPrChange w:id="5728"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5729" w:author="China" w:date="2017-06-06T20:51:00Z">
            <w:rPr>
              <w:rFonts w:ascii="新宋体" w:hAnsi="新宋体" w:eastAsia="新宋体"/>
            </w:rPr>
          </w:rPrChange>
        </w:rPr>
      </w:pPr>
      <w:r>
        <w:rPr>
          <w:rFonts w:ascii="Times New Roman" w:hAnsi="Times New Roman" w:eastAsia="新宋体" w:cs="Times New Roman"/>
          <w:rPrChange w:id="5730" w:author="China" w:date="2017-06-06T20:51:00Z">
            <w:rPr>
              <w:rFonts w:ascii="新宋体" w:hAnsi="新宋体" w:eastAsia="新宋体"/>
            </w:rPr>
          </w:rPrChange>
        </w:rPr>
        <w:t xml:space="preserve">                </w:t>
      </w:r>
      <w:r>
        <w:rPr>
          <w:rFonts w:ascii="Times New Roman" w:hAnsi="Times New Roman" w:eastAsia="新宋体" w:cs="Times New Roman"/>
          <w:color w:val="0000FF"/>
          <w:rPrChange w:id="5731" w:author="China" w:date="2017-06-06T20:51:00Z">
            <w:rPr>
              <w:rFonts w:ascii="新宋体" w:hAnsi="新宋体" w:eastAsia="新宋体"/>
              <w:color w:val="0000FF"/>
            </w:rPr>
          </w:rPrChange>
        </w:rPr>
        <w:t>get</w:t>
      </w:r>
      <w:r>
        <w:rPr>
          <w:rFonts w:ascii="Times New Roman" w:hAnsi="Times New Roman" w:eastAsia="新宋体" w:cs="Times New Roman"/>
          <w:rPrChange w:id="5732" w:author="China" w:date="2017-06-06T20:51:00Z">
            <w:rPr>
              <w:rFonts w:ascii="新宋体" w:hAnsi="新宋体" w:eastAsia="新宋体"/>
            </w:rPr>
          </w:rPrChange>
        </w:rPr>
        <w:t xml:space="preserve"> { </w:t>
      </w:r>
      <w:r>
        <w:rPr>
          <w:rFonts w:ascii="Times New Roman" w:hAnsi="Times New Roman" w:eastAsia="新宋体" w:cs="Times New Roman"/>
          <w:color w:val="0000FF"/>
          <w:rPrChange w:id="5733" w:author="China" w:date="2017-06-06T20:51:00Z">
            <w:rPr>
              <w:rFonts w:ascii="新宋体" w:hAnsi="新宋体" w:eastAsia="新宋体"/>
              <w:color w:val="0000FF"/>
            </w:rPr>
          </w:rPrChange>
        </w:rPr>
        <w:t>return</w:t>
      </w:r>
      <w:r>
        <w:rPr>
          <w:rFonts w:ascii="Times New Roman" w:hAnsi="Times New Roman" w:eastAsia="新宋体" w:cs="Times New Roman"/>
          <w:rPrChange w:id="5734" w:author="China" w:date="2017-06-06T20:51:00Z">
            <w:rPr>
              <w:rFonts w:ascii="新宋体" w:hAnsi="新宋体" w:eastAsia="新宋体"/>
            </w:rPr>
          </w:rPrChange>
        </w:rPr>
        <w:t xml:space="preserve"> fltSlceBegn; }</w:t>
      </w:r>
    </w:p>
    <w:p>
      <w:pPr>
        <w:ind w:firstLine="480"/>
        <w:jc w:val="left"/>
        <w:rPr>
          <w:rFonts w:ascii="Times New Roman" w:hAnsi="Times New Roman" w:eastAsia="新宋体" w:cs="Times New Roman"/>
          <w:rPrChange w:id="5735" w:author="China" w:date="2017-06-06T20:51:00Z">
            <w:rPr>
              <w:rFonts w:ascii="新宋体" w:hAnsi="新宋体" w:eastAsia="新宋体"/>
            </w:rPr>
          </w:rPrChange>
        </w:rPr>
      </w:pPr>
      <w:r>
        <w:rPr>
          <w:rFonts w:ascii="Times New Roman" w:hAnsi="Times New Roman" w:eastAsia="新宋体" w:cs="Times New Roman"/>
          <w:rPrChange w:id="573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737" w:author="China" w:date="2017-06-06T20:51:00Z">
            <w:rPr>
              <w:rFonts w:ascii="新宋体" w:hAnsi="新宋体" w:eastAsia="新宋体"/>
            </w:rPr>
          </w:rPrChange>
        </w:rPr>
      </w:pPr>
      <w:r>
        <w:rPr>
          <w:rFonts w:ascii="Times New Roman" w:hAnsi="Times New Roman" w:eastAsia="新宋体" w:cs="Times New Roman"/>
          <w:rPrChange w:id="5738" w:author="China" w:date="2017-06-06T20:51:00Z">
            <w:rPr>
              <w:rFonts w:ascii="新宋体" w:hAnsi="新宋体" w:eastAsia="新宋体"/>
            </w:rPr>
          </w:rPrChange>
        </w:rPr>
        <w:t xml:space="preserve">            </w:t>
      </w:r>
      <w:r>
        <w:rPr>
          <w:rFonts w:ascii="Times New Roman" w:hAnsi="Times New Roman" w:eastAsia="新宋体" w:cs="Times New Roman"/>
          <w:color w:val="808080"/>
          <w:rPrChange w:id="5739" w:author="China" w:date="2017-06-06T20:51:00Z">
            <w:rPr>
              <w:rFonts w:ascii="新宋体" w:hAnsi="新宋体" w:eastAsia="新宋体"/>
              <w:color w:val="808080"/>
            </w:rPr>
          </w:rPrChange>
        </w:rPr>
        <w:t>///</w:t>
      </w:r>
      <w:r>
        <w:rPr>
          <w:rFonts w:ascii="Times New Roman" w:hAnsi="Times New Roman" w:eastAsia="新宋体" w:cs="Times New Roman"/>
          <w:color w:val="008000"/>
          <w:rPrChange w:id="574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74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742" w:author="China" w:date="2017-06-06T20:51:00Z">
            <w:rPr>
              <w:rFonts w:ascii="新宋体" w:hAnsi="新宋体" w:eastAsia="新宋体"/>
            </w:rPr>
          </w:rPrChange>
        </w:rPr>
      </w:pPr>
      <w:r>
        <w:rPr>
          <w:rFonts w:ascii="Times New Roman" w:hAnsi="Times New Roman" w:eastAsia="新宋体" w:cs="Times New Roman"/>
          <w:rPrChange w:id="5743" w:author="China" w:date="2017-06-06T20:51:00Z">
            <w:rPr>
              <w:rFonts w:ascii="新宋体" w:hAnsi="新宋体" w:eastAsia="新宋体"/>
            </w:rPr>
          </w:rPrChange>
        </w:rPr>
        <w:t xml:space="preserve">            </w:t>
      </w:r>
      <w:r>
        <w:rPr>
          <w:rFonts w:ascii="Times New Roman" w:hAnsi="Times New Roman" w:eastAsia="新宋体" w:cs="Times New Roman"/>
          <w:color w:val="808080"/>
          <w:rPrChange w:id="5744" w:author="China" w:date="2017-06-06T20:51:00Z">
            <w:rPr>
              <w:rFonts w:ascii="新宋体" w:hAnsi="新宋体" w:eastAsia="新宋体"/>
              <w:color w:val="808080"/>
            </w:rPr>
          </w:rPrChange>
        </w:rPr>
        <w:t>///</w:t>
      </w:r>
      <w:r>
        <w:rPr>
          <w:rFonts w:ascii="Times New Roman" w:hAnsi="Times New Roman" w:eastAsia="新宋体" w:cs="Times New Roman"/>
          <w:color w:val="008000"/>
          <w:rPrChange w:id="5745"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5746" w:author="China" w:date="2017-06-06T20:51:00Z">
            <w:rPr>
              <w:rFonts w:hint="eastAsia" w:ascii="新宋体" w:hAnsi="新宋体" w:eastAsia="新宋体"/>
              <w:color w:val="008000"/>
            </w:rPr>
          </w:rPrChange>
        </w:rPr>
        <w:t>张力系数</w:t>
      </w:r>
    </w:p>
    <w:p>
      <w:pPr>
        <w:ind w:firstLine="480"/>
        <w:jc w:val="left"/>
        <w:rPr>
          <w:rFonts w:ascii="Times New Roman" w:hAnsi="Times New Roman" w:eastAsia="新宋体" w:cs="Times New Roman"/>
          <w:rPrChange w:id="5747" w:author="China" w:date="2017-06-06T20:51:00Z">
            <w:rPr>
              <w:rFonts w:ascii="新宋体" w:hAnsi="新宋体" w:eastAsia="新宋体"/>
            </w:rPr>
          </w:rPrChange>
        </w:rPr>
      </w:pPr>
      <w:r>
        <w:rPr>
          <w:rFonts w:ascii="Times New Roman" w:hAnsi="Times New Roman" w:eastAsia="新宋体" w:cs="Times New Roman"/>
          <w:rPrChange w:id="5748" w:author="China" w:date="2017-06-06T20:51:00Z">
            <w:rPr>
              <w:rFonts w:ascii="新宋体" w:hAnsi="新宋体" w:eastAsia="新宋体"/>
            </w:rPr>
          </w:rPrChange>
        </w:rPr>
        <w:t xml:space="preserve">            </w:t>
      </w:r>
      <w:r>
        <w:rPr>
          <w:rFonts w:ascii="Times New Roman" w:hAnsi="Times New Roman" w:eastAsia="新宋体" w:cs="Times New Roman"/>
          <w:color w:val="808080"/>
          <w:rPrChange w:id="5749" w:author="China" w:date="2017-06-06T20:51:00Z">
            <w:rPr>
              <w:rFonts w:ascii="新宋体" w:hAnsi="新宋体" w:eastAsia="新宋体"/>
              <w:color w:val="808080"/>
            </w:rPr>
          </w:rPrChange>
        </w:rPr>
        <w:t>///</w:t>
      </w:r>
      <w:r>
        <w:rPr>
          <w:rFonts w:ascii="Times New Roman" w:hAnsi="Times New Roman" w:eastAsia="新宋体" w:cs="Times New Roman"/>
          <w:color w:val="008000"/>
          <w:rPrChange w:id="575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75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752" w:author="China" w:date="2017-06-06T20:51:00Z">
            <w:rPr>
              <w:rFonts w:ascii="新宋体" w:hAnsi="新宋体" w:eastAsia="新宋体"/>
            </w:rPr>
          </w:rPrChange>
        </w:rPr>
      </w:pPr>
      <w:r>
        <w:rPr>
          <w:rFonts w:ascii="Times New Roman" w:hAnsi="Times New Roman" w:eastAsia="新宋体" w:cs="Times New Roman"/>
          <w:rPrChange w:id="5753" w:author="China" w:date="2017-06-06T20:51:00Z">
            <w:rPr>
              <w:rFonts w:ascii="新宋体" w:hAnsi="新宋体" w:eastAsia="新宋体"/>
            </w:rPr>
          </w:rPrChange>
        </w:rPr>
        <w:t xml:space="preserve">            </w:t>
      </w:r>
      <w:r>
        <w:rPr>
          <w:rFonts w:ascii="Times New Roman" w:hAnsi="Times New Roman" w:eastAsia="新宋体" w:cs="Times New Roman"/>
          <w:color w:val="0000FF"/>
          <w:rPrChange w:id="5754" w:author="China" w:date="2017-06-06T20:51:00Z">
            <w:rPr>
              <w:rFonts w:ascii="新宋体" w:hAnsi="新宋体" w:eastAsia="新宋体"/>
              <w:color w:val="0000FF"/>
            </w:rPr>
          </w:rPrChange>
        </w:rPr>
        <w:t>publc</w:t>
      </w:r>
      <w:r>
        <w:rPr>
          <w:rFonts w:ascii="Times New Roman" w:hAnsi="Times New Roman" w:eastAsia="新宋体" w:cs="Times New Roman"/>
          <w:rPrChange w:id="5755" w:author="China" w:date="2017-06-06T20:51:00Z">
            <w:rPr>
              <w:rFonts w:ascii="新宋体" w:hAnsi="新宋体" w:eastAsia="新宋体"/>
            </w:rPr>
          </w:rPrChange>
        </w:rPr>
        <w:t xml:space="preserve"> </w:t>
      </w:r>
      <w:r>
        <w:rPr>
          <w:rFonts w:ascii="Times New Roman" w:hAnsi="Times New Roman" w:eastAsia="新宋体" w:cs="Times New Roman"/>
          <w:color w:val="0000FF"/>
          <w:rPrChange w:id="5756" w:author="China" w:date="2017-06-06T20:51:00Z">
            <w:rPr>
              <w:rFonts w:ascii="新宋体" w:hAnsi="新宋体" w:eastAsia="新宋体"/>
              <w:color w:val="0000FF"/>
            </w:rPr>
          </w:rPrChange>
        </w:rPr>
        <w:t>flot</w:t>
      </w:r>
      <w:r>
        <w:rPr>
          <w:rFonts w:ascii="Times New Roman" w:hAnsi="Times New Roman" w:eastAsia="新宋体" w:cs="Times New Roman"/>
          <w:rPrChange w:id="5757" w:author="China" w:date="2017-06-06T20:51:00Z">
            <w:rPr>
              <w:rFonts w:ascii="新宋体" w:hAnsi="新宋体" w:eastAsia="新宋体"/>
            </w:rPr>
          </w:rPrChange>
        </w:rPr>
        <w:t xml:space="preserve"> Tenson</w:t>
      </w:r>
    </w:p>
    <w:p>
      <w:pPr>
        <w:ind w:firstLine="480"/>
        <w:jc w:val="left"/>
        <w:rPr>
          <w:rFonts w:ascii="Times New Roman" w:hAnsi="Times New Roman" w:eastAsia="新宋体" w:cs="Times New Roman"/>
          <w:rPrChange w:id="5758" w:author="China" w:date="2017-06-06T20:51:00Z">
            <w:rPr>
              <w:rFonts w:ascii="新宋体" w:hAnsi="新宋体" w:eastAsia="新宋体"/>
            </w:rPr>
          </w:rPrChange>
        </w:rPr>
      </w:pPr>
      <w:r>
        <w:rPr>
          <w:rFonts w:ascii="Times New Roman" w:hAnsi="Times New Roman" w:eastAsia="新宋体" w:cs="Times New Roman"/>
          <w:rPrChange w:id="5759" w:author="China" w:date="2017-06-06T20:51:00Z">
            <w:rPr>
              <w:rFonts w:ascii="新宋体" w:hAnsi="新宋体" w:eastAsia="新宋体"/>
            </w:rPr>
          </w:rPrChange>
        </w:rPr>
        <w:t xml:space="preserve">       </w:t>
      </w:r>
      <w:r>
        <w:rPr>
          <w:rFonts w:ascii="Times New Roman" w:hAnsi="Times New Roman" w:eastAsia="新宋体" w:cs="Times New Roman"/>
          <w:rPrChange w:id="576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761" w:author="China" w:date="2017-06-06T20:51:00Z">
            <w:rPr>
              <w:rFonts w:ascii="新宋体" w:hAnsi="新宋体" w:eastAsia="新宋体"/>
            </w:rPr>
          </w:rPrChange>
        </w:rPr>
      </w:pPr>
      <w:r>
        <w:rPr>
          <w:rFonts w:ascii="Times New Roman" w:hAnsi="Times New Roman" w:eastAsia="新宋体" w:cs="Times New Roman"/>
          <w:rPrChange w:id="5762" w:author="China" w:date="2017-06-06T20:51:00Z">
            <w:rPr>
              <w:rFonts w:ascii="新宋体" w:hAnsi="新宋体" w:eastAsia="新宋体"/>
            </w:rPr>
          </w:rPrChange>
        </w:rPr>
        <w:t xml:space="preserve">                </w:t>
      </w:r>
      <w:r>
        <w:rPr>
          <w:rFonts w:ascii="Times New Roman" w:hAnsi="Times New Roman" w:eastAsia="新宋体" w:cs="Times New Roman"/>
          <w:color w:val="0000FF"/>
          <w:rPrChange w:id="5763" w:author="China" w:date="2017-06-06T20:51:00Z">
            <w:rPr>
              <w:rFonts w:ascii="新宋体" w:hAnsi="新宋体" w:eastAsia="新宋体"/>
              <w:color w:val="0000FF"/>
            </w:rPr>
          </w:rPrChange>
        </w:rPr>
        <w:t>set</w:t>
      </w:r>
    </w:p>
    <w:p>
      <w:pPr>
        <w:ind w:firstLine="480"/>
        <w:jc w:val="left"/>
        <w:rPr>
          <w:rFonts w:ascii="Times New Roman" w:hAnsi="Times New Roman" w:eastAsia="新宋体" w:cs="Times New Roman"/>
          <w:rPrChange w:id="5764" w:author="China" w:date="2017-06-06T20:51:00Z">
            <w:rPr>
              <w:rFonts w:ascii="新宋体" w:hAnsi="新宋体" w:eastAsia="新宋体"/>
            </w:rPr>
          </w:rPrChange>
        </w:rPr>
      </w:pPr>
      <w:r>
        <w:rPr>
          <w:rFonts w:ascii="Times New Roman" w:hAnsi="Times New Roman" w:eastAsia="新宋体" w:cs="Times New Roman"/>
          <w:rPrChange w:id="576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766" w:author="China" w:date="2017-06-06T20:51:00Z">
            <w:rPr>
              <w:rFonts w:ascii="新宋体" w:hAnsi="新宋体" w:eastAsia="新宋体"/>
            </w:rPr>
          </w:rPrChange>
        </w:rPr>
      </w:pPr>
      <w:r>
        <w:rPr>
          <w:rFonts w:ascii="Times New Roman" w:hAnsi="Times New Roman" w:eastAsia="新宋体" w:cs="Times New Roman"/>
          <w:rPrChange w:id="5767" w:author="China" w:date="2017-06-06T20:51:00Z">
            <w:rPr>
              <w:rFonts w:ascii="新宋体" w:hAnsi="新宋体" w:eastAsia="新宋体"/>
            </w:rPr>
          </w:rPrChange>
        </w:rPr>
        <w:t xml:space="preserve">                    </w:t>
      </w:r>
      <w:r>
        <w:rPr>
          <w:rFonts w:ascii="Times New Roman" w:hAnsi="Times New Roman" w:eastAsia="新宋体" w:cs="Times New Roman"/>
          <w:color w:val="0000FF"/>
          <w:rPrChange w:id="5768" w:author="China" w:date="2017-06-06T20:51:00Z">
            <w:rPr>
              <w:rFonts w:ascii="新宋体" w:hAnsi="新宋体" w:eastAsia="新宋体"/>
              <w:color w:val="0000FF"/>
            </w:rPr>
          </w:rPrChange>
        </w:rPr>
        <w:t>f</w:t>
      </w:r>
      <w:r>
        <w:rPr>
          <w:rFonts w:ascii="Times New Roman" w:hAnsi="Times New Roman" w:eastAsia="新宋体" w:cs="Times New Roman"/>
          <w:rPrChange w:id="5769" w:author="China" w:date="2017-06-06T20:51:00Z">
            <w:rPr>
              <w:rFonts w:ascii="新宋体" w:hAnsi="新宋体" w:eastAsia="新宋体"/>
            </w:rPr>
          </w:rPrChange>
        </w:rPr>
        <w:t xml:space="preserve"> (</w:t>
      </w:r>
      <w:r>
        <w:rPr>
          <w:rFonts w:ascii="Times New Roman" w:hAnsi="Times New Roman" w:eastAsia="新宋体" w:cs="Times New Roman"/>
          <w:color w:val="0000FF"/>
          <w:rPrChange w:id="5770" w:author="China" w:date="2017-06-06T20:51:00Z">
            <w:rPr>
              <w:rFonts w:ascii="新宋体" w:hAnsi="新宋体" w:eastAsia="新宋体"/>
              <w:color w:val="0000FF"/>
            </w:rPr>
          </w:rPrChange>
        </w:rPr>
        <w:t>vlue</w:t>
      </w:r>
      <w:r>
        <w:rPr>
          <w:rFonts w:ascii="Times New Roman" w:hAnsi="Times New Roman" w:eastAsia="新宋体" w:cs="Times New Roman"/>
          <w:rPrChange w:id="5771" w:author="China" w:date="2017-06-06T20:51:00Z">
            <w:rPr>
              <w:rFonts w:ascii="新宋体" w:hAnsi="新宋体" w:eastAsia="新宋体"/>
            </w:rPr>
          </w:rPrChange>
        </w:rPr>
        <w:t xml:space="preserve"> &lt; 0.0f &amp;&amp; </w:t>
      </w:r>
      <w:r>
        <w:rPr>
          <w:rFonts w:ascii="Times New Roman" w:hAnsi="Times New Roman" w:eastAsia="新宋体" w:cs="Times New Roman"/>
          <w:color w:val="0000FF"/>
          <w:rPrChange w:id="5772" w:author="China" w:date="2017-06-06T20:51:00Z">
            <w:rPr>
              <w:rFonts w:ascii="新宋体" w:hAnsi="新宋体" w:eastAsia="新宋体"/>
              <w:color w:val="0000FF"/>
            </w:rPr>
          </w:rPrChange>
        </w:rPr>
        <w:t>vlue</w:t>
      </w:r>
      <w:r>
        <w:rPr>
          <w:rFonts w:ascii="Times New Roman" w:hAnsi="Times New Roman" w:eastAsia="新宋体" w:cs="Times New Roman"/>
          <w:rPrChange w:id="5773" w:author="China" w:date="2017-06-06T20:51:00Z">
            <w:rPr>
              <w:rFonts w:ascii="新宋体" w:hAnsi="新宋体" w:eastAsia="新宋体"/>
            </w:rPr>
          </w:rPrChange>
        </w:rPr>
        <w:t xml:space="preserve"> &gt; 1.0f)</w:t>
      </w:r>
    </w:p>
    <w:p>
      <w:pPr>
        <w:ind w:firstLine="480"/>
        <w:jc w:val="left"/>
        <w:rPr>
          <w:rFonts w:ascii="Times New Roman" w:hAnsi="Times New Roman" w:eastAsia="新宋体" w:cs="Times New Roman"/>
          <w:rPrChange w:id="5774" w:author="China" w:date="2017-06-06T20:51:00Z">
            <w:rPr>
              <w:rFonts w:ascii="新宋体" w:hAnsi="新宋体" w:eastAsia="新宋体"/>
            </w:rPr>
          </w:rPrChange>
        </w:rPr>
      </w:pPr>
      <w:r>
        <w:rPr>
          <w:rFonts w:ascii="Times New Roman" w:hAnsi="Times New Roman" w:eastAsia="新宋体" w:cs="Times New Roman"/>
          <w:rPrChange w:id="577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776" w:author="China" w:date="2017-06-06T20:51:00Z">
            <w:rPr>
              <w:rFonts w:ascii="新宋体" w:hAnsi="新宋体" w:eastAsia="新宋体"/>
            </w:rPr>
          </w:rPrChange>
        </w:rPr>
      </w:pPr>
      <w:r>
        <w:rPr>
          <w:rFonts w:ascii="Times New Roman" w:hAnsi="Times New Roman" w:eastAsia="新宋体" w:cs="Times New Roman"/>
          <w:rPrChange w:id="5777" w:author="China" w:date="2017-06-06T20:51:00Z">
            <w:rPr>
              <w:rFonts w:ascii="新宋体" w:hAnsi="新宋体" w:eastAsia="新宋体"/>
            </w:rPr>
          </w:rPrChange>
        </w:rPr>
        <w:t xml:space="preserve">                        </w:t>
      </w:r>
      <w:r>
        <w:rPr>
          <w:rFonts w:ascii="Times New Roman" w:hAnsi="Times New Roman" w:eastAsia="新宋体" w:cs="Times New Roman"/>
          <w:rPrChange w:id="5778" w:author="China" w:date="2017-06-06T20:51:00Z">
            <w:rPr>
              <w:rFonts w:ascii="新宋体" w:hAnsi="新宋体" w:eastAsia="新宋体"/>
            </w:rPr>
          </w:rPrChange>
        </w:rPr>
        <w:t>fltTenson</w:t>
      </w:r>
      <w:r>
        <w:rPr>
          <w:rFonts w:ascii="Times New Roman" w:hAnsi="Times New Roman" w:eastAsia="新宋体" w:cs="Times New Roman"/>
          <w:rPrChange w:id="5779" w:author="China" w:date="2017-06-06T20:51:00Z">
            <w:rPr>
              <w:rFonts w:ascii="新宋体" w:hAnsi="新宋体" w:eastAsia="新宋体"/>
            </w:rPr>
          </w:rPrChange>
        </w:rPr>
        <w:t xml:space="preserve"> = 0.5f;</w:t>
      </w:r>
    </w:p>
    <w:p>
      <w:pPr>
        <w:ind w:firstLine="480"/>
        <w:jc w:val="left"/>
        <w:rPr>
          <w:rFonts w:ascii="Times New Roman" w:hAnsi="Times New Roman" w:eastAsia="新宋体" w:cs="Times New Roman"/>
          <w:rPrChange w:id="5780" w:author="China" w:date="2017-06-06T20:51:00Z">
            <w:rPr>
              <w:rFonts w:ascii="新宋体" w:hAnsi="新宋体" w:eastAsia="新宋体"/>
            </w:rPr>
          </w:rPrChange>
        </w:rPr>
      </w:pPr>
      <w:r>
        <w:rPr>
          <w:rFonts w:ascii="Times New Roman" w:hAnsi="Times New Roman" w:eastAsia="新宋体" w:cs="Times New Roman"/>
          <w:rPrChange w:id="578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782" w:author="China" w:date="2017-06-06T20:51:00Z">
            <w:rPr>
              <w:rFonts w:ascii="新宋体" w:hAnsi="新宋体" w:eastAsia="新宋体"/>
            </w:rPr>
          </w:rPrChange>
        </w:rPr>
      </w:pPr>
      <w:r>
        <w:rPr>
          <w:rFonts w:ascii="Times New Roman" w:hAnsi="Times New Roman" w:eastAsia="新宋体" w:cs="Times New Roman"/>
          <w:rPrChange w:id="5783" w:author="China" w:date="2017-06-06T20:51:00Z">
            <w:rPr>
              <w:rFonts w:ascii="新宋体" w:hAnsi="新宋体" w:eastAsia="新宋体"/>
            </w:rPr>
          </w:rPrChange>
        </w:rPr>
        <w:t xml:space="preserve">                    </w:t>
      </w:r>
      <w:r>
        <w:rPr>
          <w:rFonts w:ascii="Times New Roman" w:hAnsi="Times New Roman" w:eastAsia="新宋体" w:cs="Times New Roman"/>
          <w:color w:val="0000FF"/>
          <w:rPrChange w:id="5784" w:author="China" w:date="2017-06-06T20:51:00Z">
            <w:rPr>
              <w:rFonts w:ascii="新宋体" w:hAnsi="新宋体" w:eastAsia="新宋体"/>
              <w:color w:val="0000FF"/>
            </w:rPr>
          </w:rPrChange>
        </w:rPr>
        <w:t>else</w:t>
      </w:r>
    </w:p>
    <w:p>
      <w:pPr>
        <w:ind w:firstLine="480"/>
        <w:jc w:val="left"/>
        <w:rPr>
          <w:rFonts w:ascii="Times New Roman" w:hAnsi="Times New Roman" w:eastAsia="新宋体" w:cs="Times New Roman"/>
          <w:rPrChange w:id="5785" w:author="China" w:date="2017-06-06T20:51:00Z">
            <w:rPr>
              <w:rFonts w:ascii="新宋体" w:hAnsi="新宋体" w:eastAsia="新宋体"/>
            </w:rPr>
          </w:rPrChange>
        </w:rPr>
      </w:pPr>
      <w:r>
        <w:rPr>
          <w:rFonts w:ascii="Times New Roman" w:hAnsi="Times New Roman" w:eastAsia="新宋体" w:cs="Times New Roman"/>
          <w:rPrChange w:id="578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787" w:author="China" w:date="2017-06-06T20:51:00Z">
            <w:rPr>
              <w:rFonts w:ascii="新宋体" w:hAnsi="新宋体" w:eastAsia="新宋体"/>
            </w:rPr>
          </w:rPrChange>
        </w:rPr>
      </w:pPr>
      <w:r>
        <w:rPr>
          <w:rFonts w:ascii="Times New Roman" w:hAnsi="Times New Roman" w:eastAsia="新宋体" w:cs="Times New Roman"/>
          <w:rPrChange w:id="5788" w:author="China" w:date="2017-06-06T20:51:00Z">
            <w:rPr>
              <w:rFonts w:ascii="新宋体" w:hAnsi="新宋体" w:eastAsia="新宋体"/>
            </w:rPr>
          </w:rPrChange>
        </w:rPr>
        <w:t xml:space="preserve">                        </w:t>
      </w:r>
      <w:r>
        <w:rPr>
          <w:rFonts w:ascii="Times New Roman" w:hAnsi="Times New Roman" w:eastAsia="新宋体" w:cs="Times New Roman"/>
          <w:rPrChange w:id="5789" w:author="China" w:date="2017-06-06T20:51:00Z">
            <w:rPr>
              <w:rFonts w:ascii="新宋体" w:hAnsi="新宋体" w:eastAsia="新宋体"/>
            </w:rPr>
          </w:rPrChange>
        </w:rPr>
        <w:t>fltTenson</w:t>
      </w:r>
      <w:r>
        <w:rPr>
          <w:rFonts w:ascii="Times New Roman" w:hAnsi="Times New Roman" w:eastAsia="新宋体" w:cs="Times New Roman"/>
          <w:rPrChange w:id="5790" w:author="China" w:date="2017-06-06T20:51:00Z">
            <w:rPr>
              <w:rFonts w:ascii="新宋体" w:hAnsi="新宋体" w:eastAsia="新宋体"/>
            </w:rPr>
          </w:rPrChange>
        </w:rPr>
        <w:t xml:space="preserve"> = </w:t>
      </w:r>
      <w:r>
        <w:rPr>
          <w:rFonts w:ascii="Times New Roman" w:hAnsi="Times New Roman" w:eastAsia="新宋体" w:cs="Times New Roman"/>
          <w:color w:val="0000FF"/>
          <w:rPrChange w:id="5791" w:author="China" w:date="2017-06-06T20:51:00Z">
            <w:rPr>
              <w:rFonts w:ascii="新宋体" w:hAnsi="新宋体" w:eastAsia="新宋体"/>
              <w:color w:val="0000FF"/>
            </w:rPr>
          </w:rPrChange>
        </w:rPr>
        <w:t>vlue</w:t>
      </w:r>
      <w:r>
        <w:rPr>
          <w:rFonts w:ascii="Times New Roman" w:hAnsi="Times New Roman" w:eastAsia="新宋体" w:cs="Times New Roman"/>
          <w:rPrChange w:id="5792"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5793" w:author="China" w:date="2017-06-06T20:51:00Z">
            <w:rPr>
              <w:rFonts w:ascii="新宋体" w:hAnsi="新宋体" w:eastAsia="新宋体"/>
            </w:rPr>
          </w:rPrChange>
        </w:rPr>
      </w:pPr>
      <w:r>
        <w:rPr>
          <w:rFonts w:ascii="Times New Roman" w:hAnsi="Times New Roman" w:eastAsia="新宋体" w:cs="Times New Roman"/>
          <w:rPrChange w:id="579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795" w:author="China" w:date="2017-06-06T20:51:00Z">
            <w:rPr>
              <w:rFonts w:ascii="新宋体" w:hAnsi="新宋体" w:eastAsia="新宋体"/>
            </w:rPr>
          </w:rPrChange>
        </w:rPr>
      </w:pPr>
      <w:r>
        <w:rPr>
          <w:rFonts w:ascii="Times New Roman" w:hAnsi="Times New Roman" w:eastAsia="新宋体" w:cs="Times New Roman"/>
          <w:rPrChange w:id="579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797" w:author="China" w:date="2017-06-06T20:51:00Z">
            <w:rPr>
              <w:rFonts w:ascii="新宋体" w:hAnsi="新宋体" w:eastAsia="新宋体"/>
            </w:rPr>
          </w:rPrChange>
        </w:rPr>
      </w:pPr>
      <w:r>
        <w:rPr>
          <w:rFonts w:ascii="Times New Roman" w:hAnsi="Times New Roman" w:eastAsia="新宋体" w:cs="Times New Roman"/>
          <w:rPrChange w:id="5798" w:author="China" w:date="2017-06-06T20:51:00Z">
            <w:rPr>
              <w:rFonts w:ascii="新宋体" w:hAnsi="新宋体" w:eastAsia="新宋体"/>
            </w:rPr>
          </w:rPrChange>
        </w:rPr>
        <w:t xml:space="preserve">                </w:t>
      </w:r>
      <w:r>
        <w:rPr>
          <w:rFonts w:ascii="Times New Roman" w:hAnsi="Times New Roman" w:eastAsia="新宋体" w:cs="Times New Roman"/>
          <w:color w:val="0000FF"/>
          <w:rPrChange w:id="5799" w:author="China" w:date="2017-06-06T20:51:00Z">
            <w:rPr>
              <w:rFonts w:ascii="新宋体" w:hAnsi="新宋体" w:eastAsia="新宋体"/>
              <w:color w:val="0000FF"/>
            </w:rPr>
          </w:rPrChange>
        </w:rPr>
        <w:t>get</w:t>
      </w:r>
    </w:p>
    <w:p>
      <w:pPr>
        <w:ind w:firstLine="480"/>
        <w:jc w:val="left"/>
        <w:rPr>
          <w:rFonts w:ascii="Times New Roman" w:hAnsi="Times New Roman" w:eastAsia="新宋体" w:cs="Times New Roman"/>
          <w:rPrChange w:id="5800" w:author="China" w:date="2017-06-06T20:51:00Z">
            <w:rPr>
              <w:rFonts w:ascii="新宋体" w:hAnsi="新宋体" w:eastAsia="新宋体"/>
            </w:rPr>
          </w:rPrChange>
        </w:rPr>
      </w:pPr>
      <w:r>
        <w:rPr>
          <w:rFonts w:ascii="Times New Roman" w:hAnsi="Times New Roman" w:eastAsia="新宋体" w:cs="Times New Roman"/>
          <w:rPrChange w:id="580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802" w:author="China" w:date="2017-06-06T20:51:00Z">
            <w:rPr>
              <w:rFonts w:ascii="新宋体" w:hAnsi="新宋体" w:eastAsia="新宋体"/>
            </w:rPr>
          </w:rPrChange>
        </w:rPr>
      </w:pPr>
      <w:r>
        <w:rPr>
          <w:rFonts w:ascii="Times New Roman" w:hAnsi="Times New Roman" w:eastAsia="新宋体" w:cs="Times New Roman"/>
          <w:rPrChange w:id="5803" w:author="China" w:date="2017-06-06T20:51:00Z">
            <w:rPr>
              <w:rFonts w:ascii="新宋体" w:hAnsi="新宋体" w:eastAsia="新宋体"/>
            </w:rPr>
          </w:rPrChange>
        </w:rPr>
        <w:t xml:space="preserve">                    </w:t>
      </w:r>
      <w:r>
        <w:rPr>
          <w:rFonts w:ascii="Times New Roman" w:hAnsi="Times New Roman" w:eastAsia="新宋体" w:cs="Times New Roman"/>
          <w:color w:val="0000FF"/>
          <w:rPrChange w:id="5804" w:author="China" w:date="2017-06-06T20:51:00Z">
            <w:rPr>
              <w:rFonts w:ascii="新宋体" w:hAnsi="新宋体" w:eastAsia="新宋体"/>
              <w:color w:val="0000FF"/>
            </w:rPr>
          </w:rPrChange>
        </w:rPr>
        <w:t>return</w:t>
      </w:r>
      <w:r>
        <w:rPr>
          <w:rFonts w:ascii="Times New Roman" w:hAnsi="Times New Roman" w:eastAsia="新宋体" w:cs="Times New Roman"/>
          <w:rPrChange w:id="5805" w:author="China" w:date="2017-06-06T20:51:00Z">
            <w:rPr>
              <w:rFonts w:ascii="新宋体" w:hAnsi="新宋体" w:eastAsia="新宋体"/>
            </w:rPr>
          </w:rPrChange>
        </w:rPr>
        <w:t xml:space="preserve"> fltTenson;</w:t>
      </w:r>
    </w:p>
    <w:p>
      <w:pPr>
        <w:ind w:firstLine="480"/>
        <w:jc w:val="left"/>
        <w:rPr>
          <w:rFonts w:ascii="Times New Roman" w:hAnsi="Times New Roman" w:eastAsia="新宋体" w:cs="Times New Roman"/>
          <w:rPrChange w:id="5806" w:author="China" w:date="2017-06-06T20:51:00Z">
            <w:rPr>
              <w:rFonts w:ascii="新宋体" w:hAnsi="新宋体" w:eastAsia="新宋体"/>
            </w:rPr>
          </w:rPrChange>
        </w:rPr>
      </w:pPr>
      <w:r>
        <w:rPr>
          <w:rFonts w:ascii="Times New Roman" w:hAnsi="Times New Roman" w:eastAsia="新宋体" w:cs="Times New Roman"/>
          <w:rPrChange w:id="580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808" w:author="China" w:date="2017-06-06T20:51:00Z">
            <w:rPr>
              <w:rFonts w:ascii="新宋体" w:hAnsi="新宋体" w:eastAsia="新宋体"/>
            </w:rPr>
          </w:rPrChange>
        </w:rPr>
      </w:pPr>
      <w:r>
        <w:rPr>
          <w:rFonts w:ascii="Times New Roman" w:hAnsi="Times New Roman" w:eastAsia="新宋体" w:cs="Times New Roman"/>
          <w:rPrChange w:id="580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810" w:author="China" w:date="2017-06-06T20:51:00Z">
            <w:rPr>
              <w:rFonts w:ascii="新宋体" w:hAnsi="新宋体" w:eastAsia="新宋体"/>
            </w:rPr>
          </w:rPrChange>
        </w:rPr>
      </w:pPr>
      <w:r>
        <w:rPr>
          <w:rFonts w:ascii="Times New Roman" w:hAnsi="Times New Roman" w:eastAsia="新宋体" w:cs="Times New Roman"/>
          <w:rPrChange w:id="5811" w:author="China" w:date="2017-06-06T20:51:00Z">
            <w:rPr>
              <w:rFonts w:ascii="新宋体" w:hAnsi="新宋体" w:eastAsia="新宋体"/>
            </w:rPr>
          </w:rPrChange>
        </w:rPr>
        <w:t xml:space="preserve">            </w:t>
      </w:r>
      <w:r>
        <w:rPr>
          <w:rFonts w:ascii="Times New Roman" w:hAnsi="Times New Roman" w:eastAsia="新宋体" w:cs="Times New Roman"/>
          <w:color w:val="808080"/>
          <w:rPrChange w:id="5812" w:author="China" w:date="2017-06-06T20:51:00Z">
            <w:rPr>
              <w:rFonts w:ascii="新宋体" w:hAnsi="新宋体" w:eastAsia="新宋体"/>
              <w:color w:val="808080"/>
            </w:rPr>
          </w:rPrChange>
        </w:rPr>
        <w:t>///</w:t>
      </w:r>
      <w:r>
        <w:rPr>
          <w:rFonts w:ascii="Times New Roman" w:hAnsi="Times New Roman" w:eastAsia="新宋体" w:cs="Times New Roman"/>
          <w:color w:val="008000"/>
          <w:rPrChange w:id="5813"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814"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815" w:author="China" w:date="2017-06-06T20:51:00Z">
            <w:rPr>
              <w:rFonts w:ascii="新宋体" w:hAnsi="新宋体" w:eastAsia="新宋体"/>
            </w:rPr>
          </w:rPrChange>
        </w:rPr>
      </w:pPr>
      <w:r>
        <w:rPr>
          <w:rFonts w:ascii="Times New Roman" w:hAnsi="Times New Roman" w:eastAsia="新宋体" w:cs="Times New Roman"/>
          <w:rPrChange w:id="5816" w:author="China" w:date="2017-06-06T20:51:00Z">
            <w:rPr>
              <w:rFonts w:ascii="新宋体" w:hAnsi="新宋体" w:eastAsia="新宋体"/>
            </w:rPr>
          </w:rPrChange>
        </w:rPr>
        <w:t xml:space="preserve">            </w:t>
      </w:r>
      <w:r>
        <w:rPr>
          <w:rFonts w:ascii="Times New Roman" w:hAnsi="Times New Roman" w:eastAsia="新宋体" w:cs="Times New Roman"/>
          <w:color w:val="808080"/>
          <w:rPrChange w:id="5817" w:author="China" w:date="2017-06-06T20:51:00Z">
            <w:rPr>
              <w:rFonts w:ascii="新宋体" w:hAnsi="新宋体" w:eastAsia="新宋体"/>
              <w:color w:val="808080"/>
            </w:rPr>
          </w:rPrChange>
        </w:rPr>
        <w:t>///</w:t>
      </w:r>
      <w:r>
        <w:rPr>
          <w:rFonts w:ascii="Times New Roman" w:hAnsi="Times New Roman" w:eastAsia="新宋体" w:cs="Times New Roman"/>
          <w:color w:val="008000"/>
          <w:rPrChange w:id="5818"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5819" w:author="China" w:date="2017-06-06T20:51:00Z">
            <w:rPr>
              <w:rFonts w:hint="eastAsia" w:ascii="新宋体" w:hAnsi="新宋体" w:eastAsia="新宋体"/>
              <w:color w:val="008000"/>
            </w:rPr>
          </w:rPrChange>
        </w:rPr>
        <w:t>标</w:t>
      </w:r>
      <w:r>
        <w:rPr>
          <w:rFonts w:hint="eastAsia" w:ascii="Times New Roman" w:hAnsi="Times New Roman" w:eastAsia="新宋体" w:cs="Times New Roman"/>
          <w:color w:val="008000"/>
          <w:rPrChange w:id="5820" w:author="China" w:date="2017-06-06T20:51:00Z">
            <w:rPr>
              <w:rFonts w:hint="eastAsia" w:ascii="新宋体" w:hAnsi="新宋体" w:eastAsia="新宋体"/>
              <w:color w:val="008000"/>
            </w:rPr>
          </w:rPrChange>
        </w:rPr>
        <w:t>括</w:t>
      </w:r>
      <w:r>
        <w:rPr>
          <w:rFonts w:hint="eastAsia" w:ascii="Times New Roman" w:hAnsi="Times New Roman" w:eastAsia="新宋体" w:cs="Times New Roman"/>
          <w:color w:val="008000"/>
          <w:rPrChange w:id="5821" w:author="China" w:date="2017-06-06T20:51:00Z">
            <w:rPr>
              <w:rFonts w:hint="eastAsia" w:ascii="新宋体" w:hAnsi="新宋体" w:eastAsia="新宋体"/>
              <w:color w:val="008000"/>
            </w:rPr>
          </w:rPrChange>
        </w:rPr>
        <w:t>题</w:t>
      </w:r>
      <w:del w:id="5822" w:author="刘宁" w:date="2017-06-09T10:12:00Z">
        <w:r>
          <w:rPr>
            <w:rFonts w:hint="eastAsia" w:ascii="Times New Roman" w:hAnsi="Times New Roman" w:eastAsia="新宋体" w:cs="Times New Roman"/>
            <w:color w:val="008000"/>
            <w:rPrChange w:id="5823" w:author="China" w:date="2017-06-06T20:51:00Z">
              <w:rPr>
                <w:rFonts w:hint="eastAsia" w:ascii="新宋体" w:hAnsi="新宋体" w:eastAsia="新宋体"/>
                <w:color w:val="008000"/>
              </w:rPr>
            </w:rPrChange>
          </w:rPr>
          <w:delText>琣</w:delText>
        </w:r>
      </w:del>
    </w:p>
    <w:p>
      <w:pPr>
        <w:ind w:firstLine="480"/>
        <w:jc w:val="left"/>
        <w:rPr>
          <w:rFonts w:ascii="Times New Roman" w:hAnsi="Times New Roman" w:eastAsia="新宋体" w:cs="Times New Roman"/>
          <w:rPrChange w:id="5824" w:author="China" w:date="2017-06-06T20:51:00Z">
            <w:rPr>
              <w:rFonts w:ascii="新宋体" w:hAnsi="新宋体" w:eastAsia="新宋体"/>
            </w:rPr>
          </w:rPrChange>
        </w:rPr>
      </w:pPr>
      <w:r>
        <w:rPr>
          <w:rFonts w:ascii="Times New Roman" w:hAnsi="Times New Roman" w:eastAsia="新宋体" w:cs="Times New Roman"/>
          <w:rPrChange w:id="5825" w:author="China" w:date="2017-06-06T20:51:00Z">
            <w:rPr>
              <w:rFonts w:ascii="新宋体" w:hAnsi="新宋体" w:eastAsia="新宋体"/>
            </w:rPr>
          </w:rPrChange>
        </w:rPr>
        <w:t xml:space="preserve">            </w:t>
      </w:r>
      <w:r>
        <w:rPr>
          <w:rFonts w:ascii="Times New Roman" w:hAnsi="Times New Roman" w:eastAsia="新宋体" w:cs="Times New Roman"/>
          <w:color w:val="808080"/>
          <w:rPrChange w:id="5826" w:author="China" w:date="2017-06-06T20:51:00Z">
            <w:rPr>
              <w:rFonts w:ascii="新宋体" w:hAnsi="新宋体" w:eastAsia="新宋体"/>
              <w:color w:val="808080"/>
            </w:rPr>
          </w:rPrChange>
        </w:rPr>
        <w:t>///</w:t>
      </w:r>
      <w:r>
        <w:rPr>
          <w:rFonts w:ascii="Times New Roman" w:hAnsi="Times New Roman" w:eastAsia="新宋体" w:cs="Times New Roman"/>
          <w:color w:val="008000"/>
          <w:rPrChange w:id="5827"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828"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829" w:author="China" w:date="2017-06-06T20:51:00Z">
            <w:rPr>
              <w:rFonts w:ascii="新宋体" w:hAnsi="新宋体" w:eastAsia="新宋体"/>
            </w:rPr>
          </w:rPrChange>
        </w:rPr>
      </w:pPr>
      <w:r>
        <w:rPr>
          <w:rFonts w:ascii="Times New Roman" w:hAnsi="Times New Roman" w:eastAsia="新宋体" w:cs="Times New Roman"/>
          <w:rPrChange w:id="5830" w:author="China" w:date="2017-06-06T20:51:00Z">
            <w:rPr>
              <w:rFonts w:ascii="新宋体" w:hAnsi="新宋体" w:eastAsia="新宋体"/>
            </w:rPr>
          </w:rPrChange>
        </w:rPr>
        <w:t xml:space="preserve">            </w:t>
      </w:r>
      <w:r>
        <w:rPr>
          <w:rFonts w:ascii="Times New Roman" w:hAnsi="Times New Roman" w:eastAsia="新宋体" w:cs="Times New Roman"/>
          <w:color w:val="0000FF"/>
          <w:rPrChange w:id="5831" w:author="China" w:date="2017-06-06T20:51:00Z">
            <w:rPr>
              <w:rFonts w:ascii="新宋体" w:hAnsi="新宋体" w:eastAsia="新宋体"/>
              <w:color w:val="0000FF"/>
            </w:rPr>
          </w:rPrChange>
        </w:rPr>
        <w:t>publc</w:t>
      </w:r>
      <w:r>
        <w:rPr>
          <w:rFonts w:ascii="Times New Roman" w:hAnsi="Times New Roman" w:eastAsia="新宋体" w:cs="Times New Roman"/>
          <w:rPrChange w:id="5832" w:author="China" w:date="2017-06-06T20:51:00Z">
            <w:rPr>
              <w:rFonts w:ascii="新宋体" w:hAnsi="新宋体" w:eastAsia="新宋体"/>
            </w:rPr>
          </w:rPrChange>
        </w:rPr>
        <w:t xml:space="preserve"> </w:t>
      </w:r>
      <w:r>
        <w:rPr>
          <w:rFonts w:ascii="Times New Roman" w:hAnsi="Times New Roman" w:eastAsia="新宋体" w:cs="Times New Roman"/>
          <w:color w:val="0000FF"/>
          <w:rPrChange w:id="5833" w:author="China" w:date="2017-06-06T20:51:00Z">
            <w:rPr>
              <w:rFonts w:ascii="新宋体" w:hAnsi="新宋体" w:eastAsia="新宋体"/>
              <w:color w:val="0000FF"/>
            </w:rPr>
          </w:rPrChange>
        </w:rPr>
        <w:t>strng</w:t>
      </w:r>
      <w:r>
        <w:rPr>
          <w:rFonts w:ascii="Times New Roman" w:hAnsi="Times New Roman" w:eastAsia="新宋体" w:cs="Times New Roman"/>
          <w:rPrChange w:id="5834" w:author="China" w:date="2017-06-06T20:51:00Z">
            <w:rPr>
              <w:rFonts w:ascii="新宋体" w:hAnsi="新宋体" w:eastAsia="新宋体"/>
            </w:rPr>
          </w:rPrChange>
        </w:rPr>
        <w:t xml:space="preserve"> Ttle</w:t>
      </w:r>
    </w:p>
    <w:p>
      <w:pPr>
        <w:ind w:firstLine="480"/>
        <w:jc w:val="left"/>
        <w:rPr>
          <w:rFonts w:ascii="Times New Roman" w:hAnsi="Times New Roman" w:eastAsia="新宋体" w:cs="Times New Roman"/>
          <w:rPrChange w:id="5835" w:author="China" w:date="2017-06-06T20:51:00Z">
            <w:rPr>
              <w:rFonts w:ascii="新宋体" w:hAnsi="新宋体" w:eastAsia="新宋体"/>
            </w:rPr>
          </w:rPrChange>
        </w:rPr>
      </w:pPr>
      <w:r>
        <w:rPr>
          <w:rFonts w:ascii="Times New Roman" w:hAnsi="Times New Roman" w:eastAsia="新宋体" w:cs="Times New Roman"/>
          <w:rPrChange w:id="583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837" w:author="China" w:date="2017-06-06T20:51:00Z">
            <w:rPr>
              <w:rFonts w:ascii="新宋体" w:hAnsi="新宋体" w:eastAsia="新宋体"/>
            </w:rPr>
          </w:rPrChange>
        </w:rPr>
      </w:pPr>
      <w:r>
        <w:rPr>
          <w:rFonts w:ascii="Times New Roman" w:hAnsi="Times New Roman" w:eastAsia="新宋体" w:cs="Times New Roman"/>
          <w:rPrChange w:id="5838" w:author="China" w:date="2017-06-06T20:51:00Z">
            <w:rPr>
              <w:rFonts w:ascii="新宋体" w:hAnsi="新宋体" w:eastAsia="新宋体"/>
            </w:rPr>
          </w:rPrChange>
        </w:rPr>
        <w:t xml:space="preserve">                </w:t>
      </w:r>
      <w:r>
        <w:rPr>
          <w:rFonts w:ascii="Times New Roman" w:hAnsi="Times New Roman" w:eastAsia="新宋体" w:cs="Times New Roman"/>
          <w:color w:val="0000FF"/>
          <w:rPrChange w:id="5839" w:author="China" w:date="2017-06-06T20:51:00Z">
            <w:rPr>
              <w:rFonts w:ascii="新宋体" w:hAnsi="新宋体" w:eastAsia="新宋体"/>
              <w:color w:val="0000FF"/>
            </w:rPr>
          </w:rPrChange>
        </w:rPr>
        <w:t>set</w:t>
      </w:r>
      <w:r>
        <w:rPr>
          <w:rFonts w:ascii="Times New Roman" w:hAnsi="Times New Roman" w:eastAsia="新宋体" w:cs="Times New Roman"/>
          <w:rPrChange w:id="5840" w:author="China" w:date="2017-06-06T20:51:00Z">
            <w:rPr>
              <w:rFonts w:ascii="新宋体" w:hAnsi="新宋体" w:eastAsia="新宋体"/>
            </w:rPr>
          </w:rPrChange>
        </w:rPr>
        <w:t xml:space="preserve"> { strTtle = </w:t>
      </w:r>
      <w:r>
        <w:rPr>
          <w:rFonts w:ascii="Times New Roman" w:hAnsi="Times New Roman" w:eastAsia="新宋体" w:cs="Times New Roman"/>
          <w:color w:val="0000FF"/>
          <w:rPrChange w:id="5841" w:author="China" w:date="2017-06-06T20:51:00Z">
            <w:rPr>
              <w:rFonts w:ascii="新宋体" w:hAnsi="新宋体" w:eastAsia="新宋体"/>
              <w:color w:val="0000FF"/>
            </w:rPr>
          </w:rPrChange>
        </w:rPr>
        <w:t>vlue</w:t>
      </w:r>
      <w:r>
        <w:rPr>
          <w:rFonts w:ascii="Times New Roman" w:hAnsi="Times New Roman" w:eastAsia="新宋体" w:cs="Times New Roman"/>
          <w:rPrChange w:id="5842"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5843" w:author="China" w:date="2017-06-06T20:51:00Z">
            <w:rPr>
              <w:rFonts w:ascii="新宋体" w:hAnsi="新宋体" w:eastAsia="新宋体"/>
            </w:rPr>
          </w:rPrChange>
        </w:rPr>
      </w:pPr>
      <w:r>
        <w:rPr>
          <w:rFonts w:ascii="Times New Roman" w:hAnsi="Times New Roman" w:eastAsia="新宋体" w:cs="Times New Roman"/>
          <w:rPrChange w:id="5844" w:author="China" w:date="2017-06-06T20:51:00Z">
            <w:rPr>
              <w:rFonts w:ascii="新宋体" w:hAnsi="新宋体" w:eastAsia="新宋体"/>
            </w:rPr>
          </w:rPrChange>
        </w:rPr>
        <w:t xml:space="preserve">                </w:t>
      </w:r>
      <w:r>
        <w:rPr>
          <w:rFonts w:ascii="Times New Roman" w:hAnsi="Times New Roman" w:eastAsia="新宋体" w:cs="Times New Roman"/>
          <w:color w:val="0000FF"/>
          <w:rPrChange w:id="5845" w:author="China" w:date="2017-06-06T20:51:00Z">
            <w:rPr>
              <w:rFonts w:ascii="新宋体" w:hAnsi="新宋体" w:eastAsia="新宋体"/>
              <w:color w:val="0000FF"/>
            </w:rPr>
          </w:rPrChange>
        </w:rPr>
        <w:t>get</w:t>
      </w:r>
      <w:r>
        <w:rPr>
          <w:rFonts w:ascii="Times New Roman" w:hAnsi="Times New Roman" w:eastAsia="新宋体" w:cs="Times New Roman"/>
          <w:rPrChange w:id="5846" w:author="China" w:date="2017-06-06T20:51:00Z">
            <w:rPr>
              <w:rFonts w:ascii="新宋体" w:hAnsi="新宋体" w:eastAsia="新宋体"/>
            </w:rPr>
          </w:rPrChange>
        </w:rPr>
        <w:t xml:space="preserve"> { </w:t>
      </w:r>
      <w:r>
        <w:rPr>
          <w:rFonts w:ascii="Times New Roman" w:hAnsi="Times New Roman" w:eastAsia="新宋体" w:cs="Times New Roman"/>
          <w:color w:val="0000FF"/>
          <w:rPrChange w:id="5847" w:author="China" w:date="2017-06-06T20:51:00Z">
            <w:rPr>
              <w:rFonts w:ascii="新宋体" w:hAnsi="新宋体" w:eastAsia="新宋体"/>
              <w:color w:val="0000FF"/>
            </w:rPr>
          </w:rPrChange>
        </w:rPr>
        <w:t>return</w:t>
      </w:r>
      <w:r>
        <w:rPr>
          <w:rFonts w:ascii="Times New Roman" w:hAnsi="Times New Roman" w:eastAsia="新宋体" w:cs="Times New Roman"/>
          <w:rPrChange w:id="5848" w:author="China" w:date="2017-06-06T20:51:00Z">
            <w:rPr>
              <w:rFonts w:ascii="新宋体" w:hAnsi="新宋体" w:eastAsia="新宋体"/>
            </w:rPr>
          </w:rPrChange>
        </w:rPr>
        <w:t xml:space="preserve"> strTtle; }</w:t>
      </w:r>
    </w:p>
    <w:p>
      <w:pPr>
        <w:ind w:firstLine="480"/>
        <w:jc w:val="left"/>
        <w:rPr>
          <w:rFonts w:ascii="Times New Roman" w:hAnsi="Times New Roman" w:eastAsia="新宋体" w:cs="Times New Roman"/>
          <w:rPrChange w:id="5849" w:author="China" w:date="2017-06-06T20:51:00Z">
            <w:rPr>
              <w:rFonts w:ascii="新宋体" w:hAnsi="新宋体" w:eastAsia="新宋体"/>
            </w:rPr>
          </w:rPrChange>
        </w:rPr>
      </w:pPr>
      <w:r>
        <w:rPr>
          <w:rFonts w:ascii="Times New Roman" w:hAnsi="Times New Roman" w:eastAsia="新宋体" w:cs="Times New Roman"/>
          <w:rPrChange w:id="585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851" w:author="China" w:date="2017-06-06T20:51:00Z">
            <w:rPr>
              <w:rFonts w:ascii="新宋体" w:hAnsi="新宋体" w:eastAsia="新宋体"/>
            </w:rPr>
          </w:rPrChange>
        </w:rPr>
      </w:pPr>
      <w:r>
        <w:rPr>
          <w:rFonts w:ascii="Times New Roman" w:hAnsi="Times New Roman" w:eastAsia="新宋体" w:cs="Times New Roman"/>
          <w:rPrChange w:id="5852" w:author="China" w:date="2017-06-06T20:51:00Z">
            <w:rPr>
              <w:rFonts w:ascii="新宋体" w:hAnsi="新宋体" w:eastAsia="新宋体"/>
            </w:rPr>
          </w:rPrChange>
        </w:rPr>
        <w:t xml:space="preserve">            </w:t>
      </w:r>
      <w:r>
        <w:rPr>
          <w:rFonts w:ascii="Times New Roman" w:hAnsi="Times New Roman" w:eastAsia="新宋体" w:cs="Times New Roman"/>
          <w:color w:val="808080"/>
          <w:rPrChange w:id="5853" w:author="China" w:date="2017-06-06T20:51:00Z">
            <w:rPr>
              <w:rFonts w:ascii="新宋体" w:hAnsi="新宋体" w:eastAsia="新宋体"/>
              <w:color w:val="808080"/>
            </w:rPr>
          </w:rPrChange>
        </w:rPr>
        <w:t>///</w:t>
      </w:r>
      <w:r>
        <w:rPr>
          <w:rFonts w:ascii="Times New Roman" w:hAnsi="Times New Roman" w:eastAsia="新宋体" w:cs="Times New Roman"/>
          <w:color w:val="008000"/>
          <w:rPrChange w:id="5854"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855"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856" w:author="China" w:date="2017-06-06T20:51:00Z">
            <w:rPr>
              <w:rFonts w:ascii="新宋体" w:hAnsi="新宋体" w:eastAsia="新宋体"/>
            </w:rPr>
          </w:rPrChange>
        </w:rPr>
      </w:pPr>
      <w:r>
        <w:rPr>
          <w:rFonts w:ascii="Times New Roman" w:hAnsi="Times New Roman" w:eastAsia="新宋体" w:cs="Times New Roman"/>
          <w:rPrChange w:id="5857" w:author="China" w:date="2017-06-06T20:51:00Z">
            <w:rPr>
              <w:rFonts w:ascii="新宋体" w:hAnsi="新宋体" w:eastAsia="新宋体"/>
            </w:rPr>
          </w:rPrChange>
        </w:rPr>
        <w:t xml:space="preserve">            </w:t>
      </w:r>
      <w:r>
        <w:rPr>
          <w:rFonts w:ascii="Times New Roman" w:hAnsi="Times New Roman" w:eastAsia="新宋体" w:cs="Times New Roman"/>
          <w:color w:val="808080"/>
          <w:rPrChange w:id="5858" w:author="China" w:date="2017-06-06T20:51:00Z">
            <w:rPr>
              <w:rFonts w:ascii="新宋体" w:hAnsi="新宋体" w:eastAsia="新宋体"/>
              <w:color w:val="808080"/>
            </w:rPr>
          </w:rPrChange>
        </w:rPr>
        <w:t>///</w:t>
      </w:r>
      <w:r>
        <w:rPr>
          <w:rFonts w:ascii="Times New Roman" w:hAnsi="Times New Roman" w:eastAsia="新宋体" w:cs="Times New Roman"/>
          <w:color w:val="008000"/>
          <w:rPrChange w:id="5859" w:author="China" w:date="2017-06-06T20:51:00Z">
            <w:rPr>
              <w:rFonts w:ascii="新宋体" w:hAnsi="新宋体" w:eastAsia="新宋体"/>
              <w:color w:val="008000"/>
            </w:rPr>
          </w:rPrChange>
        </w:rPr>
        <w:t xml:space="preserve"> X</w:t>
      </w:r>
      <w:r>
        <w:rPr>
          <w:rFonts w:hint="eastAsia" w:ascii="Times New Roman" w:hAnsi="Times New Roman" w:eastAsia="新宋体" w:cs="Times New Roman"/>
          <w:color w:val="008000"/>
          <w:rPrChange w:id="5860" w:author="China" w:date="2017-06-06T20:51:00Z">
            <w:rPr>
              <w:rFonts w:hint="eastAsia" w:ascii="新宋体" w:hAnsi="新宋体" w:eastAsia="新宋体"/>
              <w:color w:val="008000"/>
            </w:rPr>
          </w:rPrChange>
        </w:rPr>
        <w:t>轴数据</w:t>
      </w:r>
    </w:p>
    <w:p>
      <w:pPr>
        <w:ind w:firstLine="480"/>
        <w:jc w:val="left"/>
        <w:rPr>
          <w:rFonts w:ascii="Times New Roman" w:hAnsi="Times New Roman" w:eastAsia="新宋体" w:cs="Times New Roman"/>
          <w:rPrChange w:id="5861" w:author="China" w:date="2017-06-06T20:51:00Z">
            <w:rPr>
              <w:rFonts w:ascii="新宋体" w:hAnsi="新宋体" w:eastAsia="新宋体"/>
            </w:rPr>
          </w:rPrChange>
        </w:rPr>
      </w:pPr>
      <w:r>
        <w:rPr>
          <w:rFonts w:ascii="Times New Roman" w:hAnsi="Times New Roman" w:eastAsia="新宋体" w:cs="Times New Roman"/>
          <w:rPrChange w:id="5862" w:author="China" w:date="2017-06-06T20:51:00Z">
            <w:rPr>
              <w:rFonts w:ascii="新宋体" w:hAnsi="新宋体" w:eastAsia="新宋体"/>
            </w:rPr>
          </w:rPrChange>
        </w:rPr>
        <w:t xml:space="preserve">            </w:t>
      </w:r>
      <w:r>
        <w:rPr>
          <w:rFonts w:ascii="Times New Roman" w:hAnsi="Times New Roman" w:eastAsia="新宋体" w:cs="Times New Roman"/>
          <w:color w:val="808080"/>
          <w:rPrChange w:id="5863" w:author="China" w:date="2017-06-06T20:51:00Z">
            <w:rPr>
              <w:rFonts w:ascii="新宋体" w:hAnsi="新宋体" w:eastAsia="新宋体"/>
              <w:color w:val="808080"/>
            </w:rPr>
          </w:rPrChange>
        </w:rPr>
        <w:t>///</w:t>
      </w:r>
      <w:r>
        <w:rPr>
          <w:rFonts w:ascii="Times New Roman" w:hAnsi="Times New Roman" w:eastAsia="新宋体" w:cs="Times New Roman"/>
          <w:color w:val="008000"/>
          <w:rPrChange w:id="5864"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865"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866" w:author="China" w:date="2017-06-06T20:51:00Z">
            <w:rPr>
              <w:rFonts w:ascii="新宋体" w:hAnsi="新宋体" w:eastAsia="新宋体"/>
            </w:rPr>
          </w:rPrChange>
        </w:rPr>
      </w:pPr>
      <w:r>
        <w:rPr>
          <w:rFonts w:ascii="Times New Roman" w:hAnsi="Times New Roman" w:eastAsia="新宋体" w:cs="Times New Roman"/>
          <w:rPrChange w:id="5867" w:author="China" w:date="2017-06-06T20:51:00Z">
            <w:rPr>
              <w:rFonts w:ascii="新宋体" w:hAnsi="新宋体" w:eastAsia="新宋体"/>
            </w:rPr>
          </w:rPrChange>
        </w:rPr>
        <w:t xml:space="preserve">            </w:t>
      </w:r>
      <w:r>
        <w:rPr>
          <w:rFonts w:ascii="Times New Roman" w:hAnsi="Times New Roman" w:eastAsia="新宋体" w:cs="Times New Roman"/>
          <w:color w:val="0000FF"/>
          <w:rPrChange w:id="5868" w:author="China" w:date="2017-06-06T20:51:00Z">
            <w:rPr>
              <w:rFonts w:ascii="新宋体" w:hAnsi="新宋体" w:eastAsia="新宋体"/>
              <w:color w:val="0000FF"/>
            </w:rPr>
          </w:rPrChange>
        </w:rPr>
        <w:t>publc</w:t>
      </w:r>
      <w:r>
        <w:rPr>
          <w:rFonts w:ascii="Times New Roman" w:hAnsi="Times New Roman" w:eastAsia="新宋体" w:cs="Times New Roman"/>
          <w:rPrChange w:id="5869" w:author="China" w:date="2017-06-06T20:51:00Z">
            <w:rPr>
              <w:rFonts w:ascii="新宋体" w:hAnsi="新宋体" w:eastAsia="新宋体"/>
            </w:rPr>
          </w:rPrChange>
        </w:rPr>
        <w:t xml:space="preserve"> </w:t>
      </w:r>
      <w:r>
        <w:rPr>
          <w:rFonts w:ascii="Times New Roman" w:hAnsi="Times New Roman" w:eastAsia="新宋体" w:cs="Times New Roman"/>
          <w:color w:val="0000FF"/>
          <w:rPrChange w:id="5870" w:author="China" w:date="2017-06-06T20:51:00Z">
            <w:rPr>
              <w:rFonts w:ascii="新宋体" w:hAnsi="新宋体" w:eastAsia="新宋体"/>
              <w:color w:val="0000FF"/>
            </w:rPr>
          </w:rPrChange>
        </w:rPr>
        <w:t>strng</w:t>
      </w:r>
      <w:r>
        <w:rPr>
          <w:rFonts w:ascii="Times New Roman" w:hAnsi="Times New Roman" w:eastAsia="新宋体" w:cs="Times New Roman"/>
          <w:rPrChange w:id="5871" w:author="China" w:date="2017-06-06T20:51:00Z">
            <w:rPr>
              <w:rFonts w:ascii="新宋体" w:hAnsi="新宋体" w:eastAsia="新宋体"/>
            </w:rPr>
          </w:rPrChange>
        </w:rPr>
        <w:t>[] Kes</w:t>
      </w:r>
    </w:p>
    <w:p>
      <w:pPr>
        <w:ind w:firstLine="480"/>
        <w:jc w:val="left"/>
        <w:rPr>
          <w:rFonts w:ascii="Times New Roman" w:hAnsi="Times New Roman" w:eastAsia="新宋体" w:cs="Times New Roman"/>
          <w:rPrChange w:id="5872" w:author="China" w:date="2017-06-06T20:51:00Z">
            <w:rPr>
              <w:rFonts w:ascii="新宋体" w:hAnsi="新宋体" w:eastAsia="新宋体"/>
            </w:rPr>
          </w:rPrChange>
        </w:rPr>
      </w:pPr>
      <w:r>
        <w:rPr>
          <w:rFonts w:ascii="Times New Roman" w:hAnsi="Times New Roman" w:eastAsia="新宋体" w:cs="Times New Roman"/>
          <w:rPrChange w:id="587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874" w:author="China" w:date="2017-06-06T20:51:00Z">
            <w:rPr>
              <w:rFonts w:ascii="新宋体" w:hAnsi="新宋体" w:eastAsia="新宋体"/>
            </w:rPr>
          </w:rPrChange>
        </w:rPr>
      </w:pPr>
      <w:r>
        <w:rPr>
          <w:rFonts w:ascii="Times New Roman" w:hAnsi="Times New Roman" w:eastAsia="新宋体" w:cs="Times New Roman"/>
          <w:rPrChange w:id="5875" w:author="China" w:date="2017-06-06T20:51:00Z">
            <w:rPr>
              <w:rFonts w:ascii="新宋体" w:hAnsi="新宋体" w:eastAsia="新宋体"/>
            </w:rPr>
          </w:rPrChange>
        </w:rPr>
        <w:t xml:space="preserve">                </w:t>
      </w:r>
      <w:r>
        <w:rPr>
          <w:rFonts w:ascii="Times New Roman" w:hAnsi="Times New Roman" w:eastAsia="新宋体" w:cs="Times New Roman"/>
          <w:color w:val="0000FF"/>
          <w:rPrChange w:id="5876" w:author="China" w:date="2017-06-06T20:51:00Z">
            <w:rPr>
              <w:rFonts w:ascii="新宋体" w:hAnsi="新宋体" w:eastAsia="新宋体"/>
              <w:color w:val="0000FF"/>
            </w:rPr>
          </w:rPrChange>
        </w:rPr>
        <w:t>set</w:t>
      </w:r>
      <w:r>
        <w:rPr>
          <w:rFonts w:ascii="Times New Roman" w:hAnsi="Times New Roman" w:eastAsia="新宋体" w:cs="Times New Roman"/>
          <w:rPrChange w:id="5877" w:author="China" w:date="2017-06-06T20:51:00Z">
            <w:rPr>
              <w:rFonts w:ascii="新宋体" w:hAnsi="新宋体" w:eastAsia="新宋体"/>
            </w:rPr>
          </w:rPrChange>
        </w:rPr>
        <w:t xml:space="preserve"> { strsKes = </w:t>
      </w:r>
      <w:r>
        <w:rPr>
          <w:rFonts w:ascii="Times New Roman" w:hAnsi="Times New Roman" w:eastAsia="新宋体" w:cs="Times New Roman"/>
          <w:color w:val="0000FF"/>
          <w:rPrChange w:id="5878" w:author="China" w:date="2017-06-06T20:51:00Z">
            <w:rPr>
              <w:rFonts w:ascii="新宋体" w:hAnsi="新宋体" w:eastAsia="新宋体"/>
              <w:color w:val="0000FF"/>
            </w:rPr>
          </w:rPrChange>
        </w:rPr>
        <w:t>vlue</w:t>
      </w:r>
      <w:r>
        <w:rPr>
          <w:rFonts w:ascii="Times New Roman" w:hAnsi="Times New Roman" w:eastAsia="新宋体" w:cs="Times New Roman"/>
          <w:rPrChange w:id="5879"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5880" w:author="China" w:date="2017-06-06T20:51:00Z">
            <w:rPr>
              <w:rFonts w:ascii="新宋体" w:hAnsi="新宋体" w:eastAsia="新宋体"/>
            </w:rPr>
          </w:rPrChange>
        </w:rPr>
      </w:pPr>
      <w:r>
        <w:rPr>
          <w:rFonts w:ascii="Times New Roman" w:hAnsi="Times New Roman" w:eastAsia="新宋体" w:cs="Times New Roman"/>
          <w:rPrChange w:id="5881" w:author="China" w:date="2017-06-06T20:51:00Z">
            <w:rPr>
              <w:rFonts w:ascii="新宋体" w:hAnsi="新宋体" w:eastAsia="新宋体"/>
            </w:rPr>
          </w:rPrChange>
        </w:rPr>
        <w:t xml:space="preserve">                </w:t>
      </w:r>
      <w:r>
        <w:rPr>
          <w:rFonts w:ascii="Times New Roman" w:hAnsi="Times New Roman" w:eastAsia="新宋体" w:cs="Times New Roman"/>
          <w:color w:val="0000FF"/>
          <w:rPrChange w:id="5882" w:author="China" w:date="2017-06-06T20:51:00Z">
            <w:rPr>
              <w:rFonts w:ascii="新宋体" w:hAnsi="新宋体" w:eastAsia="新宋体"/>
              <w:color w:val="0000FF"/>
            </w:rPr>
          </w:rPrChange>
        </w:rPr>
        <w:t>get</w:t>
      </w:r>
      <w:r>
        <w:rPr>
          <w:rFonts w:ascii="Times New Roman" w:hAnsi="Times New Roman" w:eastAsia="新宋体" w:cs="Times New Roman"/>
          <w:rPrChange w:id="5883" w:author="China" w:date="2017-06-06T20:51:00Z">
            <w:rPr>
              <w:rFonts w:ascii="新宋体" w:hAnsi="新宋体" w:eastAsia="新宋体"/>
            </w:rPr>
          </w:rPrChange>
        </w:rPr>
        <w:t xml:space="preserve"> { </w:t>
      </w:r>
      <w:r>
        <w:rPr>
          <w:rFonts w:ascii="Times New Roman" w:hAnsi="Times New Roman" w:eastAsia="新宋体" w:cs="Times New Roman"/>
          <w:color w:val="0000FF"/>
          <w:rPrChange w:id="5884" w:author="China" w:date="2017-06-06T20:51:00Z">
            <w:rPr>
              <w:rFonts w:ascii="新宋体" w:hAnsi="新宋体" w:eastAsia="新宋体"/>
              <w:color w:val="0000FF"/>
            </w:rPr>
          </w:rPrChange>
        </w:rPr>
        <w:t>return</w:t>
      </w:r>
      <w:r>
        <w:rPr>
          <w:rFonts w:ascii="Times New Roman" w:hAnsi="Times New Roman" w:eastAsia="新宋体" w:cs="Times New Roman"/>
          <w:rPrChange w:id="5885" w:author="China" w:date="2017-06-06T20:51:00Z">
            <w:rPr>
              <w:rFonts w:ascii="新宋体" w:hAnsi="新宋体" w:eastAsia="新宋体"/>
            </w:rPr>
          </w:rPrChange>
        </w:rPr>
        <w:t xml:space="preserve"> strsKes; }</w:t>
      </w:r>
    </w:p>
    <w:p>
      <w:pPr>
        <w:ind w:firstLine="480"/>
        <w:jc w:val="left"/>
        <w:rPr>
          <w:rFonts w:ascii="Times New Roman" w:hAnsi="Times New Roman" w:eastAsia="新宋体" w:cs="Times New Roman"/>
          <w:rPrChange w:id="5886" w:author="China" w:date="2017-06-06T20:51:00Z">
            <w:rPr>
              <w:rFonts w:ascii="新宋体" w:hAnsi="新宋体" w:eastAsia="新宋体"/>
            </w:rPr>
          </w:rPrChange>
        </w:rPr>
      </w:pPr>
      <w:r>
        <w:rPr>
          <w:rFonts w:ascii="Times New Roman" w:hAnsi="Times New Roman" w:eastAsia="新宋体" w:cs="Times New Roman"/>
          <w:rPrChange w:id="588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888" w:author="China" w:date="2017-06-06T20:51:00Z">
            <w:rPr>
              <w:rFonts w:ascii="新宋体" w:hAnsi="新宋体" w:eastAsia="新宋体"/>
            </w:rPr>
          </w:rPrChange>
        </w:rPr>
      </w:pPr>
      <w:r>
        <w:rPr>
          <w:rFonts w:ascii="Times New Roman" w:hAnsi="Times New Roman" w:eastAsia="新宋体" w:cs="Times New Roman"/>
          <w:rPrChange w:id="5889" w:author="China" w:date="2017-06-06T20:51:00Z">
            <w:rPr>
              <w:rFonts w:ascii="新宋体" w:hAnsi="新宋体" w:eastAsia="新宋体"/>
            </w:rPr>
          </w:rPrChange>
        </w:rPr>
        <w:t xml:space="preserve">            </w:t>
      </w:r>
      <w:r>
        <w:rPr>
          <w:rFonts w:ascii="Times New Roman" w:hAnsi="Times New Roman" w:eastAsia="新宋体" w:cs="Times New Roman"/>
          <w:color w:val="808080"/>
          <w:rPrChange w:id="5890" w:author="China" w:date="2017-06-06T20:51:00Z">
            <w:rPr>
              <w:rFonts w:ascii="新宋体" w:hAnsi="新宋体" w:eastAsia="新宋体"/>
              <w:color w:val="808080"/>
            </w:rPr>
          </w:rPrChange>
        </w:rPr>
        <w:t>///</w:t>
      </w:r>
      <w:r>
        <w:rPr>
          <w:rFonts w:ascii="Times New Roman" w:hAnsi="Times New Roman" w:eastAsia="新宋体" w:cs="Times New Roman"/>
          <w:color w:val="008000"/>
          <w:rPrChange w:id="5891"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892"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893" w:author="China" w:date="2017-06-06T20:51:00Z">
            <w:rPr>
              <w:rFonts w:ascii="新宋体" w:hAnsi="新宋体" w:eastAsia="新宋体"/>
            </w:rPr>
          </w:rPrChange>
        </w:rPr>
      </w:pPr>
      <w:r>
        <w:rPr>
          <w:rFonts w:ascii="Times New Roman" w:hAnsi="Times New Roman" w:eastAsia="新宋体" w:cs="Times New Roman"/>
          <w:rPrChange w:id="5894" w:author="China" w:date="2017-06-06T20:51:00Z">
            <w:rPr>
              <w:rFonts w:ascii="新宋体" w:hAnsi="新宋体" w:eastAsia="新宋体"/>
            </w:rPr>
          </w:rPrChange>
        </w:rPr>
        <w:t xml:space="preserve">            </w:t>
      </w:r>
      <w:r>
        <w:rPr>
          <w:rFonts w:ascii="Times New Roman" w:hAnsi="Times New Roman" w:eastAsia="新宋体" w:cs="Times New Roman"/>
          <w:color w:val="808080"/>
          <w:rPrChange w:id="5895" w:author="China" w:date="2017-06-06T20:51:00Z">
            <w:rPr>
              <w:rFonts w:ascii="新宋体" w:hAnsi="新宋体" w:eastAsia="新宋体"/>
              <w:color w:val="808080"/>
            </w:rPr>
          </w:rPrChange>
        </w:rPr>
        <w:t>///</w:t>
      </w:r>
      <w:r>
        <w:rPr>
          <w:rFonts w:ascii="Times New Roman" w:hAnsi="Times New Roman" w:eastAsia="新宋体" w:cs="Times New Roman"/>
          <w:color w:val="008000"/>
          <w:rPrChange w:id="5896" w:author="China" w:date="2017-06-06T20:51:00Z">
            <w:rPr>
              <w:rFonts w:ascii="新宋体" w:hAnsi="新宋体" w:eastAsia="新宋体"/>
              <w:color w:val="008000"/>
            </w:rPr>
          </w:rPrChange>
        </w:rPr>
        <w:t xml:space="preserve"> </w:t>
      </w:r>
      <w:ins w:id="5897" w:author="刘宁" w:date="2017-06-09T10:12:00Z">
        <w:r>
          <w:rPr>
            <w:rFonts w:hint="eastAsia" w:eastAsia="新宋体" w:cs="Times New Roman"/>
            <w:color w:val="008000"/>
          </w:rPr>
          <w:t>Y</w:t>
        </w:r>
      </w:ins>
      <w:r>
        <w:rPr>
          <w:rFonts w:hint="eastAsia" w:ascii="Times New Roman" w:hAnsi="Times New Roman" w:eastAsia="新宋体" w:cs="Times New Roman"/>
          <w:color w:val="008000"/>
          <w:rPrChange w:id="5898" w:author="China" w:date="2017-06-06T20:51:00Z">
            <w:rPr>
              <w:rFonts w:hint="eastAsia" w:ascii="新宋体" w:hAnsi="新宋体" w:eastAsia="新宋体"/>
              <w:color w:val="008000"/>
            </w:rPr>
          </w:rPrChange>
        </w:rPr>
        <w:t>轴数据</w:t>
      </w:r>
    </w:p>
    <w:p>
      <w:pPr>
        <w:ind w:firstLine="480"/>
        <w:jc w:val="left"/>
        <w:rPr>
          <w:rFonts w:ascii="Times New Roman" w:hAnsi="Times New Roman" w:eastAsia="新宋体" w:cs="Times New Roman"/>
          <w:rPrChange w:id="5899" w:author="China" w:date="2017-06-06T20:51:00Z">
            <w:rPr>
              <w:rFonts w:ascii="新宋体" w:hAnsi="新宋体" w:eastAsia="新宋体"/>
            </w:rPr>
          </w:rPrChange>
        </w:rPr>
      </w:pPr>
      <w:r>
        <w:rPr>
          <w:rFonts w:ascii="Times New Roman" w:hAnsi="Times New Roman" w:eastAsia="新宋体" w:cs="Times New Roman"/>
          <w:rPrChange w:id="5900" w:author="China" w:date="2017-06-06T20:51:00Z">
            <w:rPr>
              <w:rFonts w:ascii="新宋体" w:hAnsi="新宋体" w:eastAsia="新宋体"/>
            </w:rPr>
          </w:rPrChange>
        </w:rPr>
        <w:t xml:space="preserve">            </w:t>
      </w:r>
      <w:r>
        <w:rPr>
          <w:rFonts w:ascii="Times New Roman" w:hAnsi="Times New Roman" w:eastAsia="新宋体" w:cs="Times New Roman"/>
          <w:color w:val="808080"/>
          <w:rPrChange w:id="5901" w:author="China" w:date="2017-06-06T20:51:00Z">
            <w:rPr>
              <w:rFonts w:ascii="新宋体" w:hAnsi="新宋体" w:eastAsia="新宋体"/>
              <w:color w:val="808080"/>
            </w:rPr>
          </w:rPrChange>
        </w:rPr>
        <w:t>///</w:t>
      </w:r>
      <w:r>
        <w:rPr>
          <w:rFonts w:ascii="Times New Roman" w:hAnsi="Times New Roman" w:eastAsia="新宋体" w:cs="Times New Roman"/>
          <w:color w:val="008000"/>
          <w:rPrChange w:id="5902"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903"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904" w:author="China" w:date="2017-06-06T20:51:00Z">
            <w:rPr>
              <w:rFonts w:ascii="新宋体" w:hAnsi="新宋体" w:eastAsia="新宋体"/>
            </w:rPr>
          </w:rPrChange>
        </w:rPr>
      </w:pPr>
      <w:r>
        <w:rPr>
          <w:rFonts w:ascii="Times New Roman" w:hAnsi="Times New Roman" w:eastAsia="新宋体" w:cs="Times New Roman"/>
          <w:rPrChange w:id="5905" w:author="China" w:date="2017-06-06T20:51:00Z">
            <w:rPr>
              <w:rFonts w:ascii="新宋体" w:hAnsi="新宋体" w:eastAsia="新宋体"/>
            </w:rPr>
          </w:rPrChange>
        </w:rPr>
        <w:t xml:space="preserve">            </w:t>
      </w:r>
      <w:r>
        <w:rPr>
          <w:rFonts w:ascii="Times New Roman" w:hAnsi="Times New Roman" w:eastAsia="新宋体" w:cs="Times New Roman"/>
          <w:color w:val="0000FF"/>
          <w:rPrChange w:id="5906" w:author="China" w:date="2017-06-06T20:51:00Z">
            <w:rPr>
              <w:rFonts w:ascii="新宋体" w:hAnsi="新宋体" w:eastAsia="新宋体"/>
              <w:color w:val="0000FF"/>
            </w:rPr>
          </w:rPrChange>
        </w:rPr>
        <w:t>publc</w:t>
      </w:r>
      <w:r>
        <w:rPr>
          <w:rFonts w:ascii="Times New Roman" w:hAnsi="Times New Roman" w:eastAsia="新宋体" w:cs="Times New Roman"/>
          <w:rPrChange w:id="5907" w:author="China" w:date="2017-06-06T20:51:00Z">
            <w:rPr>
              <w:rFonts w:ascii="新宋体" w:hAnsi="新宋体" w:eastAsia="新宋体"/>
            </w:rPr>
          </w:rPrChange>
        </w:rPr>
        <w:t xml:space="preserve"> </w:t>
      </w:r>
      <w:r>
        <w:rPr>
          <w:rFonts w:ascii="Times New Roman" w:hAnsi="Times New Roman" w:eastAsia="新宋体" w:cs="Times New Roman"/>
          <w:color w:val="0000FF"/>
          <w:rPrChange w:id="5908" w:author="China" w:date="2017-06-06T20:51:00Z">
            <w:rPr>
              <w:rFonts w:ascii="新宋体" w:hAnsi="新宋体" w:eastAsia="新宋体"/>
              <w:color w:val="0000FF"/>
            </w:rPr>
          </w:rPrChange>
        </w:rPr>
        <w:t>flot</w:t>
      </w:r>
      <w:r>
        <w:rPr>
          <w:rFonts w:ascii="Times New Roman" w:hAnsi="Times New Roman" w:eastAsia="新宋体" w:cs="Times New Roman"/>
          <w:rPrChange w:id="5909" w:author="China" w:date="2017-06-06T20:51:00Z">
            <w:rPr>
              <w:rFonts w:ascii="新宋体" w:hAnsi="新宋体" w:eastAsia="新宋体"/>
            </w:rPr>
          </w:rPrChange>
        </w:rPr>
        <w:t>[] Vlues</w:t>
      </w:r>
    </w:p>
    <w:p>
      <w:pPr>
        <w:ind w:firstLine="480"/>
        <w:jc w:val="left"/>
        <w:rPr>
          <w:rFonts w:ascii="Times New Roman" w:hAnsi="Times New Roman" w:eastAsia="新宋体" w:cs="Times New Roman"/>
          <w:rPrChange w:id="5910" w:author="China" w:date="2017-06-06T20:51:00Z">
            <w:rPr>
              <w:rFonts w:ascii="新宋体" w:hAnsi="新宋体" w:eastAsia="新宋体"/>
            </w:rPr>
          </w:rPrChange>
        </w:rPr>
      </w:pPr>
      <w:r>
        <w:rPr>
          <w:rFonts w:ascii="Times New Roman" w:hAnsi="Times New Roman" w:eastAsia="新宋体" w:cs="Times New Roman"/>
          <w:rPrChange w:id="591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912" w:author="China" w:date="2017-06-06T20:51:00Z">
            <w:rPr>
              <w:rFonts w:ascii="新宋体" w:hAnsi="新宋体" w:eastAsia="新宋体"/>
            </w:rPr>
          </w:rPrChange>
        </w:rPr>
      </w:pPr>
      <w:r>
        <w:rPr>
          <w:rFonts w:ascii="Times New Roman" w:hAnsi="Times New Roman" w:eastAsia="新宋体" w:cs="Times New Roman"/>
          <w:rPrChange w:id="5913" w:author="China" w:date="2017-06-06T20:51:00Z">
            <w:rPr>
              <w:rFonts w:ascii="新宋体" w:hAnsi="新宋体" w:eastAsia="新宋体"/>
            </w:rPr>
          </w:rPrChange>
        </w:rPr>
        <w:t xml:space="preserve">                </w:t>
      </w:r>
      <w:r>
        <w:rPr>
          <w:rFonts w:ascii="Times New Roman" w:hAnsi="Times New Roman" w:eastAsia="新宋体" w:cs="Times New Roman"/>
          <w:color w:val="0000FF"/>
          <w:rPrChange w:id="5914" w:author="China" w:date="2017-06-06T20:51:00Z">
            <w:rPr>
              <w:rFonts w:ascii="新宋体" w:hAnsi="新宋体" w:eastAsia="新宋体"/>
              <w:color w:val="0000FF"/>
            </w:rPr>
          </w:rPrChange>
        </w:rPr>
        <w:t>set</w:t>
      </w:r>
      <w:r>
        <w:rPr>
          <w:rFonts w:ascii="Times New Roman" w:hAnsi="Times New Roman" w:eastAsia="新宋体" w:cs="Times New Roman"/>
          <w:rPrChange w:id="5915" w:author="China" w:date="2017-06-06T20:51:00Z">
            <w:rPr>
              <w:rFonts w:ascii="新宋体" w:hAnsi="新宋体" w:eastAsia="新宋体"/>
            </w:rPr>
          </w:rPrChange>
        </w:rPr>
        <w:t xml:space="preserve"> { fltsVlues = </w:t>
      </w:r>
      <w:r>
        <w:rPr>
          <w:rFonts w:ascii="Times New Roman" w:hAnsi="Times New Roman" w:eastAsia="新宋体" w:cs="Times New Roman"/>
          <w:color w:val="0000FF"/>
          <w:rPrChange w:id="5916" w:author="China" w:date="2017-06-06T20:51:00Z">
            <w:rPr>
              <w:rFonts w:ascii="新宋体" w:hAnsi="新宋体" w:eastAsia="新宋体"/>
              <w:color w:val="0000FF"/>
            </w:rPr>
          </w:rPrChange>
        </w:rPr>
        <w:t>vlue</w:t>
      </w:r>
      <w:r>
        <w:rPr>
          <w:rFonts w:ascii="Times New Roman" w:hAnsi="Times New Roman" w:eastAsia="新宋体" w:cs="Times New Roman"/>
          <w:rPrChange w:id="5917"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5918" w:author="China" w:date="2017-06-06T20:51:00Z">
            <w:rPr>
              <w:rFonts w:ascii="新宋体" w:hAnsi="新宋体" w:eastAsia="新宋体"/>
            </w:rPr>
          </w:rPrChange>
        </w:rPr>
      </w:pPr>
      <w:r>
        <w:rPr>
          <w:rFonts w:ascii="Times New Roman" w:hAnsi="Times New Roman" w:eastAsia="新宋体" w:cs="Times New Roman"/>
          <w:rPrChange w:id="5919" w:author="China" w:date="2017-06-06T20:51:00Z">
            <w:rPr>
              <w:rFonts w:ascii="新宋体" w:hAnsi="新宋体" w:eastAsia="新宋体"/>
            </w:rPr>
          </w:rPrChange>
        </w:rPr>
        <w:t xml:space="preserve">                </w:t>
      </w:r>
      <w:r>
        <w:rPr>
          <w:rFonts w:ascii="Times New Roman" w:hAnsi="Times New Roman" w:eastAsia="新宋体" w:cs="Times New Roman"/>
          <w:color w:val="0000FF"/>
          <w:rPrChange w:id="5920" w:author="China" w:date="2017-06-06T20:51:00Z">
            <w:rPr>
              <w:rFonts w:ascii="新宋体" w:hAnsi="新宋体" w:eastAsia="新宋体"/>
              <w:color w:val="0000FF"/>
            </w:rPr>
          </w:rPrChange>
        </w:rPr>
        <w:t>get</w:t>
      </w:r>
      <w:r>
        <w:rPr>
          <w:rFonts w:ascii="Times New Roman" w:hAnsi="Times New Roman" w:eastAsia="新宋体" w:cs="Times New Roman"/>
          <w:rPrChange w:id="5921" w:author="China" w:date="2017-06-06T20:51:00Z">
            <w:rPr>
              <w:rFonts w:ascii="新宋体" w:hAnsi="新宋体" w:eastAsia="新宋体"/>
            </w:rPr>
          </w:rPrChange>
        </w:rPr>
        <w:t xml:space="preserve"> { </w:t>
      </w:r>
      <w:r>
        <w:rPr>
          <w:rFonts w:ascii="Times New Roman" w:hAnsi="Times New Roman" w:eastAsia="新宋体" w:cs="Times New Roman"/>
          <w:color w:val="0000FF"/>
          <w:rPrChange w:id="5922" w:author="China" w:date="2017-06-06T20:51:00Z">
            <w:rPr>
              <w:rFonts w:ascii="新宋体" w:hAnsi="新宋体" w:eastAsia="新宋体"/>
              <w:color w:val="0000FF"/>
            </w:rPr>
          </w:rPrChange>
        </w:rPr>
        <w:t>return</w:t>
      </w:r>
      <w:r>
        <w:rPr>
          <w:rFonts w:ascii="Times New Roman" w:hAnsi="Times New Roman" w:eastAsia="新宋体" w:cs="Times New Roman"/>
          <w:rPrChange w:id="5923" w:author="China" w:date="2017-06-06T20:51:00Z">
            <w:rPr>
              <w:rFonts w:ascii="新宋体" w:hAnsi="新宋体" w:eastAsia="新宋体"/>
            </w:rPr>
          </w:rPrChange>
        </w:rPr>
        <w:t xml:space="preserve"> fltsVlues; }</w:t>
      </w:r>
    </w:p>
    <w:p>
      <w:pPr>
        <w:ind w:firstLine="480"/>
        <w:jc w:val="left"/>
        <w:rPr>
          <w:rFonts w:ascii="Times New Roman" w:hAnsi="Times New Roman" w:eastAsia="新宋体" w:cs="Times New Roman"/>
          <w:rPrChange w:id="5924" w:author="China" w:date="2017-06-06T20:51:00Z">
            <w:rPr>
              <w:rFonts w:ascii="新宋体" w:hAnsi="新宋体" w:eastAsia="新宋体"/>
            </w:rPr>
          </w:rPrChange>
        </w:rPr>
      </w:pPr>
      <w:r>
        <w:rPr>
          <w:rFonts w:ascii="Times New Roman" w:hAnsi="Times New Roman" w:eastAsia="新宋体" w:cs="Times New Roman"/>
          <w:rPrChange w:id="592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926" w:author="China" w:date="2017-06-06T20:51:00Z">
            <w:rPr>
              <w:rFonts w:ascii="新宋体" w:hAnsi="新宋体" w:eastAsia="新宋体"/>
            </w:rPr>
          </w:rPrChange>
        </w:rPr>
      </w:pPr>
      <w:r>
        <w:rPr>
          <w:rFonts w:ascii="Times New Roman" w:hAnsi="Times New Roman" w:eastAsia="新宋体" w:cs="Times New Roman"/>
          <w:rPrChange w:id="5927" w:author="China" w:date="2017-06-06T20:51:00Z">
            <w:rPr>
              <w:rFonts w:ascii="新宋体" w:hAnsi="新宋体" w:eastAsia="新宋体"/>
            </w:rPr>
          </w:rPrChange>
        </w:rPr>
        <w:t xml:space="preserve">            </w:t>
      </w:r>
      <w:r>
        <w:rPr>
          <w:rFonts w:ascii="Times New Roman" w:hAnsi="Times New Roman" w:eastAsia="新宋体" w:cs="Times New Roman"/>
          <w:color w:val="808080"/>
          <w:rPrChange w:id="5928" w:author="China" w:date="2017-06-06T20:51:00Z">
            <w:rPr>
              <w:rFonts w:ascii="新宋体" w:hAnsi="新宋体" w:eastAsia="新宋体"/>
              <w:color w:val="808080"/>
            </w:rPr>
          </w:rPrChange>
        </w:rPr>
        <w:t>///</w:t>
      </w:r>
      <w:r>
        <w:rPr>
          <w:rFonts w:ascii="Times New Roman" w:hAnsi="Times New Roman" w:eastAsia="新宋体" w:cs="Times New Roman"/>
          <w:color w:val="008000"/>
          <w:rPrChange w:id="592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93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931" w:author="China" w:date="2017-06-06T20:51:00Z">
            <w:rPr>
              <w:rFonts w:ascii="新宋体" w:hAnsi="新宋体" w:eastAsia="新宋体"/>
            </w:rPr>
          </w:rPrChange>
        </w:rPr>
      </w:pPr>
      <w:r>
        <w:rPr>
          <w:rFonts w:ascii="Times New Roman" w:hAnsi="Times New Roman" w:eastAsia="新宋体" w:cs="Times New Roman"/>
          <w:rPrChange w:id="5932" w:author="China" w:date="2017-06-06T20:51:00Z">
            <w:rPr>
              <w:rFonts w:ascii="新宋体" w:hAnsi="新宋体" w:eastAsia="新宋体"/>
            </w:rPr>
          </w:rPrChange>
        </w:rPr>
        <w:t xml:space="preserve">            </w:t>
      </w:r>
      <w:r>
        <w:rPr>
          <w:rFonts w:ascii="Times New Roman" w:hAnsi="Times New Roman" w:eastAsia="新宋体" w:cs="Times New Roman"/>
          <w:color w:val="808080"/>
          <w:rPrChange w:id="5933" w:author="China" w:date="2017-06-06T20:51:00Z">
            <w:rPr>
              <w:rFonts w:ascii="新宋体" w:hAnsi="新宋体" w:eastAsia="新宋体"/>
              <w:color w:val="808080"/>
            </w:rPr>
          </w:rPrChange>
        </w:rPr>
        <w:t>///</w:t>
      </w:r>
      <w:r>
        <w:rPr>
          <w:rFonts w:ascii="Times New Roman" w:hAnsi="Times New Roman" w:eastAsia="新宋体" w:cs="Times New Roman"/>
          <w:color w:val="008000"/>
          <w:rPrChange w:id="5934"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5935" w:author="China" w:date="2017-06-06T20:51:00Z">
            <w:rPr>
              <w:rFonts w:hint="eastAsia" w:ascii="新宋体" w:hAnsi="新宋体" w:eastAsia="新宋体"/>
              <w:color w:val="008000"/>
            </w:rPr>
          </w:rPrChange>
        </w:rPr>
        <w:t>背景色</w:t>
      </w:r>
    </w:p>
    <w:p>
      <w:pPr>
        <w:ind w:firstLine="480"/>
        <w:jc w:val="left"/>
        <w:rPr>
          <w:rFonts w:ascii="Times New Roman" w:hAnsi="Times New Roman" w:eastAsia="新宋体" w:cs="Times New Roman"/>
          <w:rPrChange w:id="5936" w:author="China" w:date="2017-06-06T20:51:00Z">
            <w:rPr>
              <w:rFonts w:ascii="新宋体" w:hAnsi="新宋体" w:eastAsia="新宋体"/>
            </w:rPr>
          </w:rPrChange>
        </w:rPr>
      </w:pPr>
      <w:r>
        <w:rPr>
          <w:rFonts w:ascii="Times New Roman" w:hAnsi="Times New Roman" w:eastAsia="新宋体" w:cs="Times New Roman"/>
          <w:rPrChange w:id="5937" w:author="China" w:date="2017-06-06T20:51:00Z">
            <w:rPr>
              <w:rFonts w:ascii="新宋体" w:hAnsi="新宋体" w:eastAsia="新宋体"/>
            </w:rPr>
          </w:rPrChange>
        </w:rPr>
        <w:t xml:space="preserve">            </w:t>
      </w:r>
      <w:r>
        <w:rPr>
          <w:rFonts w:ascii="Times New Roman" w:hAnsi="Times New Roman" w:eastAsia="新宋体" w:cs="Times New Roman"/>
          <w:color w:val="808080"/>
          <w:rPrChange w:id="5938" w:author="China" w:date="2017-06-06T20:51:00Z">
            <w:rPr>
              <w:rFonts w:ascii="新宋体" w:hAnsi="新宋体" w:eastAsia="新宋体"/>
              <w:color w:val="808080"/>
            </w:rPr>
          </w:rPrChange>
        </w:rPr>
        <w:t>///</w:t>
      </w:r>
      <w:r>
        <w:rPr>
          <w:rFonts w:ascii="Times New Roman" w:hAnsi="Times New Roman" w:eastAsia="新宋体" w:cs="Times New Roman"/>
          <w:color w:val="008000"/>
          <w:rPrChange w:id="593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94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941" w:author="China" w:date="2017-06-06T20:51:00Z">
            <w:rPr>
              <w:rFonts w:ascii="新宋体" w:hAnsi="新宋体" w:eastAsia="新宋体"/>
            </w:rPr>
          </w:rPrChange>
        </w:rPr>
      </w:pPr>
      <w:r>
        <w:rPr>
          <w:rFonts w:ascii="Times New Roman" w:hAnsi="Times New Roman" w:eastAsia="新宋体" w:cs="Times New Roman"/>
          <w:rPrChange w:id="5942" w:author="China" w:date="2017-06-06T20:51:00Z">
            <w:rPr>
              <w:rFonts w:ascii="新宋体" w:hAnsi="新宋体" w:eastAsia="新宋体"/>
            </w:rPr>
          </w:rPrChange>
        </w:rPr>
        <w:t xml:space="preserve">            </w:t>
      </w:r>
      <w:r>
        <w:rPr>
          <w:rFonts w:ascii="Times New Roman" w:hAnsi="Times New Roman" w:eastAsia="新宋体" w:cs="Times New Roman"/>
          <w:color w:val="0000FF"/>
          <w:rPrChange w:id="5943" w:author="China" w:date="2017-06-06T20:51:00Z">
            <w:rPr>
              <w:rFonts w:ascii="新宋体" w:hAnsi="新宋体" w:eastAsia="新宋体"/>
              <w:color w:val="0000FF"/>
            </w:rPr>
          </w:rPrChange>
        </w:rPr>
        <w:t>publc</w:t>
      </w:r>
      <w:r>
        <w:rPr>
          <w:rFonts w:ascii="Times New Roman" w:hAnsi="Times New Roman" w:eastAsia="新宋体" w:cs="Times New Roman"/>
          <w:rPrChange w:id="5944" w:author="China" w:date="2017-06-06T20:51:00Z">
            <w:rPr>
              <w:rFonts w:ascii="新宋体" w:hAnsi="新宋体" w:eastAsia="新宋体"/>
            </w:rPr>
          </w:rPrChange>
        </w:rPr>
        <w:t xml:space="preserve"> </w:t>
      </w:r>
      <w:r>
        <w:rPr>
          <w:rFonts w:ascii="Times New Roman" w:hAnsi="Times New Roman" w:eastAsia="新宋体" w:cs="Times New Roman"/>
          <w:color w:val="2B91AF"/>
          <w:rPrChange w:id="5945" w:author="China" w:date="2017-06-06T20:51:00Z">
            <w:rPr>
              <w:rFonts w:ascii="新宋体" w:hAnsi="新宋体" w:eastAsia="新宋体"/>
              <w:color w:val="2B91AF"/>
            </w:rPr>
          </w:rPrChange>
        </w:rPr>
        <w:t>Color</w:t>
      </w:r>
      <w:r>
        <w:rPr>
          <w:rFonts w:ascii="Times New Roman" w:hAnsi="Times New Roman" w:eastAsia="新宋体" w:cs="Times New Roman"/>
          <w:rPrChange w:id="5946" w:author="China" w:date="2017-06-06T20:51:00Z">
            <w:rPr>
              <w:rFonts w:ascii="新宋体" w:hAnsi="新宋体" w:eastAsia="新宋体"/>
            </w:rPr>
          </w:rPrChange>
        </w:rPr>
        <w:t xml:space="preserve"> BgColor</w:t>
      </w:r>
    </w:p>
    <w:p>
      <w:pPr>
        <w:ind w:firstLine="480"/>
        <w:jc w:val="left"/>
        <w:rPr>
          <w:rFonts w:ascii="Times New Roman" w:hAnsi="Times New Roman" w:eastAsia="新宋体" w:cs="Times New Roman"/>
          <w:rPrChange w:id="5947" w:author="China" w:date="2017-06-06T20:51:00Z">
            <w:rPr>
              <w:rFonts w:ascii="新宋体" w:hAnsi="新宋体" w:eastAsia="新宋体"/>
            </w:rPr>
          </w:rPrChange>
        </w:rPr>
      </w:pPr>
      <w:r>
        <w:rPr>
          <w:rFonts w:ascii="Times New Roman" w:hAnsi="Times New Roman" w:eastAsia="新宋体" w:cs="Times New Roman"/>
          <w:rPrChange w:id="594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949" w:author="China" w:date="2017-06-06T20:51:00Z">
            <w:rPr>
              <w:rFonts w:ascii="新宋体" w:hAnsi="新宋体" w:eastAsia="新宋体"/>
            </w:rPr>
          </w:rPrChange>
        </w:rPr>
      </w:pPr>
      <w:r>
        <w:rPr>
          <w:rFonts w:ascii="Times New Roman" w:hAnsi="Times New Roman" w:eastAsia="新宋体" w:cs="Times New Roman"/>
          <w:rPrChange w:id="5950" w:author="China" w:date="2017-06-06T20:51:00Z">
            <w:rPr>
              <w:rFonts w:ascii="新宋体" w:hAnsi="新宋体" w:eastAsia="新宋体"/>
            </w:rPr>
          </w:rPrChange>
        </w:rPr>
        <w:t xml:space="preserve">                </w:t>
      </w:r>
      <w:r>
        <w:rPr>
          <w:rFonts w:ascii="Times New Roman" w:hAnsi="Times New Roman" w:eastAsia="新宋体" w:cs="Times New Roman"/>
          <w:color w:val="0000FF"/>
          <w:rPrChange w:id="5951" w:author="China" w:date="2017-06-06T20:51:00Z">
            <w:rPr>
              <w:rFonts w:ascii="新宋体" w:hAnsi="新宋体" w:eastAsia="新宋体"/>
              <w:color w:val="0000FF"/>
            </w:rPr>
          </w:rPrChange>
        </w:rPr>
        <w:t>set</w:t>
      </w:r>
      <w:r>
        <w:rPr>
          <w:rFonts w:ascii="Times New Roman" w:hAnsi="Times New Roman" w:eastAsia="新宋体" w:cs="Times New Roman"/>
          <w:rPrChange w:id="5952" w:author="China" w:date="2017-06-06T20:51:00Z">
            <w:rPr>
              <w:rFonts w:ascii="新宋体" w:hAnsi="新宋体" w:eastAsia="新宋体"/>
            </w:rPr>
          </w:rPrChange>
        </w:rPr>
        <w:t xml:space="preserve"> { clrBgColor = </w:t>
      </w:r>
      <w:r>
        <w:rPr>
          <w:rFonts w:ascii="Times New Roman" w:hAnsi="Times New Roman" w:eastAsia="新宋体" w:cs="Times New Roman"/>
          <w:color w:val="0000FF"/>
          <w:rPrChange w:id="5953" w:author="China" w:date="2017-06-06T20:51:00Z">
            <w:rPr>
              <w:rFonts w:ascii="新宋体" w:hAnsi="新宋体" w:eastAsia="新宋体"/>
              <w:color w:val="0000FF"/>
            </w:rPr>
          </w:rPrChange>
        </w:rPr>
        <w:t>vlue</w:t>
      </w:r>
      <w:r>
        <w:rPr>
          <w:rFonts w:ascii="Times New Roman" w:hAnsi="Times New Roman" w:eastAsia="新宋体" w:cs="Times New Roman"/>
          <w:rPrChange w:id="5954"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5955" w:author="China" w:date="2017-06-06T20:51:00Z">
            <w:rPr>
              <w:rFonts w:ascii="新宋体" w:hAnsi="新宋体" w:eastAsia="新宋体"/>
            </w:rPr>
          </w:rPrChange>
        </w:rPr>
      </w:pPr>
      <w:r>
        <w:rPr>
          <w:rFonts w:ascii="Times New Roman" w:hAnsi="Times New Roman" w:eastAsia="新宋体" w:cs="Times New Roman"/>
          <w:rPrChange w:id="5956" w:author="China" w:date="2017-06-06T20:51:00Z">
            <w:rPr>
              <w:rFonts w:ascii="新宋体" w:hAnsi="新宋体" w:eastAsia="新宋体"/>
            </w:rPr>
          </w:rPrChange>
        </w:rPr>
        <w:t xml:space="preserve">                </w:t>
      </w:r>
      <w:r>
        <w:rPr>
          <w:rFonts w:ascii="Times New Roman" w:hAnsi="Times New Roman" w:eastAsia="新宋体" w:cs="Times New Roman"/>
          <w:color w:val="0000FF"/>
          <w:rPrChange w:id="5957" w:author="China" w:date="2017-06-06T20:51:00Z">
            <w:rPr>
              <w:rFonts w:ascii="新宋体" w:hAnsi="新宋体" w:eastAsia="新宋体"/>
              <w:color w:val="0000FF"/>
            </w:rPr>
          </w:rPrChange>
        </w:rPr>
        <w:t>get</w:t>
      </w:r>
      <w:r>
        <w:rPr>
          <w:rFonts w:ascii="Times New Roman" w:hAnsi="Times New Roman" w:eastAsia="新宋体" w:cs="Times New Roman"/>
          <w:rPrChange w:id="5958" w:author="China" w:date="2017-06-06T20:51:00Z">
            <w:rPr>
              <w:rFonts w:ascii="新宋体" w:hAnsi="新宋体" w:eastAsia="新宋体"/>
            </w:rPr>
          </w:rPrChange>
        </w:rPr>
        <w:t xml:space="preserve"> { </w:t>
      </w:r>
      <w:r>
        <w:rPr>
          <w:rFonts w:ascii="Times New Roman" w:hAnsi="Times New Roman" w:eastAsia="新宋体" w:cs="Times New Roman"/>
          <w:color w:val="0000FF"/>
          <w:rPrChange w:id="5959" w:author="China" w:date="2017-06-06T20:51:00Z">
            <w:rPr>
              <w:rFonts w:ascii="新宋体" w:hAnsi="新宋体" w:eastAsia="新宋体"/>
              <w:color w:val="0000FF"/>
            </w:rPr>
          </w:rPrChange>
        </w:rPr>
        <w:t>return</w:t>
      </w:r>
      <w:r>
        <w:rPr>
          <w:rFonts w:ascii="Times New Roman" w:hAnsi="Times New Roman" w:eastAsia="新宋体" w:cs="Times New Roman"/>
          <w:rPrChange w:id="5960" w:author="China" w:date="2017-06-06T20:51:00Z">
            <w:rPr>
              <w:rFonts w:ascii="新宋体" w:hAnsi="新宋体" w:eastAsia="新宋体"/>
            </w:rPr>
          </w:rPrChange>
        </w:rPr>
        <w:t xml:space="preserve"> clrBgColor; }</w:t>
      </w:r>
    </w:p>
    <w:p>
      <w:pPr>
        <w:ind w:firstLine="480"/>
        <w:jc w:val="left"/>
        <w:rPr>
          <w:rFonts w:ascii="Times New Roman" w:hAnsi="Times New Roman" w:eastAsia="新宋体" w:cs="Times New Roman"/>
          <w:rPrChange w:id="5961" w:author="China" w:date="2017-06-06T20:51:00Z">
            <w:rPr>
              <w:rFonts w:ascii="新宋体" w:hAnsi="新宋体" w:eastAsia="新宋体"/>
            </w:rPr>
          </w:rPrChange>
        </w:rPr>
      </w:pPr>
      <w:r>
        <w:rPr>
          <w:rFonts w:ascii="Times New Roman" w:hAnsi="Times New Roman" w:eastAsia="新宋体" w:cs="Times New Roman"/>
          <w:rPrChange w:id="596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963" w:author="China" w:date="2017-06-06T20:51:00Z">
            <w:rPr>
              <w:rFonts w:ascii="新宋体" w:hAnsi="新宋体" w:eastAsia="新宋体"/>
            </w:rPr>
          </w:rPrChange>
        </w:rPr>
      </w:pPr>
      <w:r>
        <w:rPr>
          <w:rFonts w:ascii="Times New Roman" w:hAnsi="Times New Roman" w:eastAsia="新宋体" w:cs="Times New Roman"/>
          <w:rPrChange w:id="5964" w:author="China" w:date="2017-06-06T20:51:00Z">
            <w:rPr>
              <w:rFonts w:ascii="新宋体" w:hAnsi="新宋体" w:eastAsia="新宋体"/>
            </w:rPr>
          </w:rPrChange>
        </w:rPr>
        <w:t xml:space="preserve">            </w:t>
      </w:r>
      <w:r>
        <w:rPr>
          <w:rFonts w:ascii="Times New Roman" w:hAnsi="Times New Roman" w:eastAsia="新宋体" w:cs="Times New Roman"/>
          <w:color w:val="808080"/>
          <w:rPrChange w:id="5965" w:author="China" w:date="2017-06-06T20:51:00Z">
            <w:rPr>
              <w:rFonts w:ascii="新宋体" w:hAnsi="新宋体" w:eastAsia="新宋体"/>
              <w:color w:val="808080"/>
            </w:rPr>
          </w:rPrChange>
        </w:rPr>
        <w:t>///</w:t>
      </w:r>
      <w:r>
        <w:rPr>
          <w:rFonts w:ascii="Times New Roman" w:hAnsi="Times New Roman" w:eastAsia="新宋体" w:cs="Times New Roman"/>
          <w:color w:val="008000"/>
          <w:rPrChange w:id="596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96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968" w:author="China" w:date="2017-06-06T20:51:00Z">
            <w:rPr>
              <w:rFonts w:ascii="新宋体" w:hAnsi="新宋体" w:eastAsia="新宋体"/>
            </w:rPr>
          </w:rPrChange>
        </w:rPr>
      </w:pPr>
      <w:r>
        <w:rPr>
          <w:rFonts w:ascii="Times New Roman" w:hAnsi="Times New Roman" w:eastAsia="新宋体" w:cs="Times New Roman"/>
          <w:rPrChange w:id="5969" w:author="China" w:date="2017-06-06T20:51:00Z">
            <w:rPr>
              <w:rFonts w:ascii="新宋体" w:hAnsi="新宋体" w:eastAsia="新宋体"/>
            </w:rPr>
          </w:rPrChange>
        </w:rPr>
        <w:t xml:space="preserve">            </w:t>
      </w:r>
      <w:r>
        <w:rPr>
          <w:rFonts w:ascii="Times New Roman" w:hAnsi="Times New Roman" w:eastAsia="新宋体" w:cs="Times New Roman"/>
          <w:color w:val="808080"/>
          <w:rPrChange w:id="5970" w:author="China" w:date="2017-06-06T20:51:00Z">
            <w:rPr>
              <w:rFonts w:ascii="新宋体" w:hAnsi="新宋体" w:eastAsia="新宋体"/>
              <w:color w:val="808080"/>
            </w:rPr>
          </w:rPrChange>
        </w:rPr>
        <w:t>///</w:t>
      </w:r>
      <w:r>
        <w:rPr>
          <w:rFonts w:ascii="Times New Roman" w:hAnsi="Times New Roman" w:eastAsia="新宋体" w:cs="Times New Roman"/>
          <w:color w:val="008000"/>
          <w:rPrChange w:id="5971"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5972" w:author="China" w:date="2017-06-06T20:51:00Z">
            <w:rPr>
              <w:rFonts w:hint="eastAsia" w:ascii="新宋体" w:hAnsi="新宋体" w:eastAsia="新宋体"/>
              <w:color w:val="008000"/>
            </w:rPr>
          </w:rPrChange>
        </w:rPr>
        <w:t>文字颜色</w:t>
      </w:r>
    </w:p>
    <w:p>
      <w:pPr>
        <w:ind w:firstLine="480"/>
        <w:jc w:val="left"/>
        <w:rPr>
          <w:rFonts w:ascii="Times New Roman" w:hAnsi="Times New Roman" w:eastAsia="新宋体" w:cs="Times New Roman"/>
          <w:rPrChange w:id="5973" w:author="China" w:date="2017-06-06T20:51:00Z">
            <w:rPr>
              <w:rFonts w:ascii="新宋体" w:hAnsi="新宋体" w:eastAsia="新宋体"/>
            </w:rPr>
          </w:rPrChange>
        </w:rPr>
      </w:pPr>
      <w:r>
        <w:rPr>
          <w:rFonts w:ascii="Times New Roman" w:hAnsi="Times New Roman" w:eastAsia="新宋体" w:cs="Times New Roman"/>
          <w:rPrChange w:id="5974" w:author="China" w:date="2017-06-06T20:51:00Z">
            <w:rPr>
              <w:rFonts w:ascii="新宋体" w:hAnsi="新宋体" w:eastAsia="新宋体"/>
            </w:rPr>
          </w:rPrChange>
        </w:rPr>
        <w:t xml:space="preserve">            </w:t>
      </w:r>
      <w:r>
        <w:rPr>
          <w:rFonts w:ascii="Times New Roman" w:hAnsi="Times New Roman" w:eastAsia="新宋体" w:cs="Times New Roman"/>
          <w:color w:val="808080"/>
          <w:rPrChange w:id="5975" w:author="China" w:date="2017-06-06T20:51:00Z">
            <w:rPr>
              <w:rFonts w:ascii="新宋体" w:hAnsi="新宋体" w:eastAsia="新宋体"/>
              <w:color w:val="808080"/>
            </w:rPr>
          </w:rPrChange>
        </w:rPr>
        <w:t>///</w:t>
      </w:r>
      <w:r>
        <w:rPr>
          <w:rFonts w:ascii="Times New Roman" w:hAnsi="Times New Roman" w:eastAsia="新宋体" w:cs="Times New Roman"/>
          <w:color w:val="008000"/>
          <w:rPrChange w:id="597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597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5978" w:author="China" w:date="2017-06-06T20:51:00Z">
            <w:rPr>
              <w:rFonts w:ascii="新宋体" w:hAnsi="新宋体" w:eastAsia="新宋体"/>
            </w:rPr>
          </w:rPrChange>
        </w:rPr>
      </w:pPr>
      <w:r>
        <w:rPr>
          <w:rFonts w:ascii="Times New Roman" w:hAnsi="Times New Roman" w:eastAsia="新宋体" w:cs="Times New Roman"/>
          <w:rPrChange w:id="5979" w:author="China" w:date="2017-06-06T20:51:00Z">
            <w:rPr>
              <w:rFonts w:ascii="新宋体" w:hAnsi="新宋体" w:eastAsia="新宋体"/>
            </w:rPr>
          </w:rPrChange>
        </w:rPr>
        <w:t xml:space="preserve">            </w:t>
      </w:r>
      <w:r>
        <w:rPr>
          <w:rFonts w:ascii="Times New Roman" w:hAnsi="Times New Roman" w:eastAsia="新宋体" w:cs="Times New Roman"/>
          <w:color w:val="0000FF"/>
          <w:rPrChange w:id="5980" w:author="China" w:date="2017-06-06T20:51:00Z">
            <w:rPr>
              <w:rFonts w:ascii="新宋体" w:hAnsi="新宋体" w:eastAsia="新宋体"/>
              <w:color w:val="0000FF"/>
            </w:rPr>
          </w:rPrChange>
        </w:rPr>
        <w:t>publc</w:t>
      </w:r>
      <w:r>
        <w:rPr>
          <w:rFonts w:ascii="Times New Roman" w:hAnsi="Times New Roman" w:eastAsia="新宋体" w:cs="Times New Roman"/>
          <w:rPrChange w:id="5981" w:author="China" w:date="2017-06-06T20:51:00Z">
            <w:rPr>
              <w:rFonts w:ascii="新宋体" w:hAnsi="新宋体" w:eastAsia="新宋体"/>
            </w:rPr>
          </w:rPrChange>
        </w:rPr>
        <w:t xml:space="preserve"> </w:t>
      </w:r>
      <w:r>
        <w:rPr>
          <w:rFonts w:ascii="Times New Roman" w:hAnsi="Times New Roman" w:eastAsia="新宋体" w:cs="Times New Roman"/>
          <w:color w:val="2B91AF"/>
          <w:rPrChange w:id="5982" w:author="China" w:date="2017-06-06T20:51:00Z">
            <w:rPr>
              <w:rFonts w:ascii="新宋体" w:hAnsi="新宋体" w:eastAsia="新宋体"/>
              <w:color w:val="2B91AF"/>
            </w:rPr>
          </w:rPrChange>
        </w:rPr>
        <w:t>Color</w:t>
      </w:r>
      <w:r>
        <w:rPr>
          <w:rFonts w:ascii="Times New Roman" w:hAnsi="Times New Roman" w:eastAsia="新宋体" w:cs="Times New Roman"/>
          <w:rPrChange w:id="5983" w:author="China" w:date="2017-06-06T20:51:00Z">
            <w:rPr>
              <w:rFonts w:ascii="新宋体" w:hAnsi="新宋体" w:eastAsia="新宋体"/>
            </w:rPr>
          </w:rPrChange>
        </w:rPr>
        <w:t xml:space="preserve"> TextColor</w:t>
      </w:r>
    </w:p>
    <w:p>
      <w:pPr>
        <w:ind w:firstLine="480"/>
        <w:jc w:val="left"/>
        <w:rPr>
          <w:rFonts w:ascii="Times New Roman" w:hAnsi="Times New Roman" w:eastAsia="新宋体" w:cs="Times New Roman"/>
          <w:rPrChange w:id="5984" w:author="China" w:date="2017-06-06T20:51:00Z">
            <w:rPr>
              <w:rFonts w:ascii="新宋体" w:hAnsi="新宋体" w:eastAsia="新宋体"/>
            </w:rPr>
          </w:rPrChange>
        </w:rPr>
      </w:pPr>
      <w:r>
        <w:rPr>
          <w:rFonts w:ascii="Times New Roman" w:hAnsi="Times New Roman" w:eastAsia="新宋体" w:cs="Times New Roman"/>
          <w:rPrChange w:id="598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5986" w:author="China" w:date="2017-06-06T20:51:00Z">
            <w:rPr>
              <w:rFonts w:ascii="新宋体" w:hAnsi="新宋体" w:eastAsia="新宋体"/>
            </w:rPr>
          </w:rPrChange>
        </w:rPr>
      </w:pPr>
      <w:r>
        <w:rPr>
          <w:rFonts w:ascii="Times New Roman" w:hAnsi="Times New Roman" w:eastAsia="新宋体" w:cs="Times New Roman"/>
          <w:rPrChange w:id="5987" w:author="China" w:date="2017-06-06T20:51:00Z">
            <w:rPr>
              <w:rFonts w:ascii="新宋体" w:hAnsi="新宋体" w:eastAsia="新宋体"/>
            </w:rPr>
          </w:rPrChange>
        </w:rPr>
        <w:t xml:space="preserve">                </w:t>
      </w:r>
      <w:r>
        <w:rPr>
          <w:rFonts w:ascii="Times New Roman" w:hAnsi="Times New Roman" w:eastAsia="新宋体" w:cs="Times New Roman"/>
          <w:color w:val="0000FF"/>
          <w:rPrChange w:id="5988" w:author="China" w:date="2017-06-06T20:51:00Z">
            <w:rPr>
              <w:rFonts w:ascii="新宋体" w:hAnsi="新宋体" w:eastAsia="新宋体"/>
              <w:color w:val="0000FF"/>
            </w:rPr>
          </w:rPrChange>
        </w:rPr>
        <w:t>set</w:t>
      </w:r>
      <w:r>
        <w:rPr>
          <w:rFonts w:ascii="Times New Roman" w:hAnsi="Times New Roman" w:eastAsia="新宋体" w:cs="Times New Roman"/>
          <w:rPrChange w:id="5989" w:author="China" w:date="2017-06-06T20:51:00Z">
            <w:rPr>
              <w:rFonts w:ascii="新宋体" w:hAnsi="新宋体" w:eastAsia="新宋体"/>
            </w:rPr>
          </w:rPrChange>
        </w:rPr>
        <w:t xml:space="preserve"> { clrTextColor = </w:t>
      </w:r>
      <w:r>
        <w:rPr>
          <w:rFonts w:ascii="Times New Roman" w:hAnsi="Times New Roman" w:eastAsia="新宋体" w:cs="Times New Roman"/>
          <w:color w:val="0000FF"/>
          <w:rPrChange w:id="5990" w:author="China" w:date="2017-06-06T20:51:00Z">
            <w:rPr>
              <w:rFonts w:ascii="新宋体" w:hAnsi="新宋体" w:eastAsia="新宋体"/>
              <w:color w:val="0000FF"/>
            </w:rPr>
          </w:rPrChange>
        </w:rPr>
        <w:t>vlue</w:t>
      </w:r>
      <w:r>
        <w:rPr>
          <w:rFonts w:ascii="Times New Roman" w:hAnsi="Times New Roman" w:eastAsia="新宋体" w:cs="Times New Roman"/>
          <w:rPrChange w:id="5991"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5992" w:author="China" w:date="2017-06-06T20:51:00Z">
            <w:rPr>
              <w:rFonts w:ascii="新宋体" w:hAnsi="新宋体" w:eastAsia="新宋体"/>
            </w:rPr>
          </w:rPrChange>
        </w:rPr>
      </w:pPr>
      <w:r>
        <w:rPr>
          <w:rFonts w:ascii="Times New Roman" w:hAnsi="Times New Roman" w:eastAsia="新宋体" w:cs="Times New Roman"/>
          <w:rPrChange w:id="5993" w:author="China" w:date="2017-06-06T20:51:00Z">
            <w:rPr>
              <w:rFonts w:ascii="新宋体" w:hAnsi="新宋体" w:eastAsia="新宋体"/>
            </w:rPr>
          </w:rPrChange>
        </w:rPr>
        <w:t xml:space="preserve">                </w:t>
      </w:r>
      <w:r>
        <w:rPr>
          <w:rFonts w:ascii="Times New Roman" w:hAnsi="Times New Roman" w:eastAsia="新宋体" w:cs="Times New Roman"/>
          <w:color w:val="0000FF"/>
          <w:rPrChange w:id="5994" w:author="China" w:date="2017-06-06T20:51:00Z">
            <w:rPr>
              <w:rFonts w:ascii="新宋体" w:hAnsi="新宋体" w:eastAsia="新宋体"/>
              <w:color w:val="0000FF"/>
            </w:rPr>
          </w:rPrChange>
        </w:rPr>
        <w:t>get</w:t>
      </w:r>
      <w:r>
        <w:rPr>
          <w:rFonts w:ascii="Times New Roman" w:hAnsi="Times New Roman" w:eastAsia="新宋体" w:cs="Times New Roman"/>
          <w:rPrChange w:id="5995" w:author="China" w:date="2017-06-06T20:51:00Z">
            <w:rPr>
              <w:rFonts w:ascii="新宋体" w:hAnsi="新宋体" w:eastAsia="新宋体"/>
            </w:rPr>
          </w:rPrChange>
        </w:rPr>
        <w:t xml:space="preserve"> { </w:t>
      </w:r>
      <w:r>
        <w:rPr>
          <w:rFonts w:ascii="Times New Roman" w:hAnsi="Times New Roman" w:eastAsia="新宋体" w:cs="Times New Roman"/>
          <w:color w:val="0000FF"/>
          <w:rPrChange w:id="5996" w:author="China" w:date="2017-06-06T20:51:00Z">
            <w:rPr>
              <w:rFonts w:ascii="新宋体" w:hAnsi="新宋体" w:eastAsia="新宋体"/>
              <w:color w:val="0000FF"/>
            </w:rPr>
          </w:rPrChange>
        </w:rPr>
        <w:t>return</w:t>
      </w:r>
      <w:r>
        <w:rPr>
          <w:rFonts w:ascii="Times New Roman" w:hAnsi="Times New Roman" w:eastAsia="新宋体" w:cs="Times New Roman"/>
          <w:rPrChange w:id="5997" w:author="China" w:date="2017-06-06T20:51:00Z">
            <w:rPr>
              <w:rFonts w:ascii="新宋体" w:hAnsi="新宋体" w:eastAsia="新宋体"/>
            </w:rPr>
          </w:rPrChange>
        </w:rPr>
        <w:t xml:space="preserve"> clrTextColor; }</w:t>
      </w:r>
    </w:p>
    <w:p>
      <w:pPr>
        <w:ind w:firstLine="480"/>
        <w:jc w:val="left"/>
        <w:rPr>
          <w:rFonts w:ascii="Times New Roman" w:hAnsi="Times New Roman" w:eastAsia="新宋体" w:cs="Times New Roman"/>
          <w:rPrChange w:id="5998" w:author="China" w:date="2017-06-06T20:51:00Z">
            <w:rPr>
              <w:rFonts w:ascii="新宋体" w:hAnsi="新宋体" w:eastAsia="新宋体"/>
            </w:rPr>
          </w:rPrChange>
        </w:rPr>
      </w:pPr>
      <w:r>
        <w:rPr>
          <w:rFonts w:ascii="Times New Roman" w:hAnsi="Times New Roman" w:eastAsia="新宋体" w:cs="Times New Roman"/>
          <w:rPrChange w:id="599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000" w:author="China" w:date="2017-06-06T20:51:00Z">
            <w:rPr>
              <w:rFonts w:ascii="新宋体" w:hAnsi="新宋体" w:eastAsia="新宋体"/>
            </w:rPr>
          </w:rPrChange>
        </w:rPr>
      </w:pPr>
      <w:r>
        <w:rPr>
          <w:rFonts w:ascii="Times New Roman" w:hAnsi="Times New Roman" w:eastAsia="新宋体" w:cs="Times New Roman"/>
          <w:rPrChange w:id="6001" w:author="China" w:date="2017-06-06T20:51:00Z">
            <w:rPr>
              <w:rFonts w:ascii="新宋体" w:hAnsi="新宋体" w:eastAsia="新宋体"/>
            </w:rPr>
          </w:rPrChange>
        </w:rPr>
        <w:t xml:space="preserve">            </w:t>
      </w:r>
      <w:r>
        <w:rPr>
          <w:rFonts w:ascii="Times New Roman" w:hAnsi="Times New Roman" w:eastAsia="新宋体" w:cs="Times New Roman"/>
          <w:color w:val="808080"/>
          <w:rPrChange w:id="6002" w:author="China" w:date="2017-06-06T20:51:00Z">
            <w:rPr>
              <w:rFonts w:ascii="新宋体" w:hAnsi="新宋体" w:eastAsia="新宋体"/>
              <w:color w:val="808080"/>
            </w:rPr>
          </w:rPrChange>
        </w:rPr>
        <w:t>///</w:t>
      </w:r>
      <w:r>
        <w:rPr>
          <w:rFonts w:ascii="Times New Roman" w:hAnsi="Times New Roman" w:eastAsia="新宋体" w:cs="Times New Roman"/>
          <w:color w:val="008000"/>
          <w:rPrChange w:id="6003"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004"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005" w:author="China" w:date="2017-06-06T20:51:00Z">
            <w:rPr>
              <w:rFonts w:ascii="新宋体" w:hAnsi="新宋体" w:eastAsia="新宋体"/>
            </w:rPr>
          </w:rPrChange>
        </w:rPr>
      </w:pPr>
      <w:r>
        <w:rPr>
          <w:rFonts w:ascii="Times New Roman" w:hAnsi="Times New Roman" w:eastAsia="新宋体" w:cs="Times New Roman"/>
          <w:rPrChange w:id="6006" w:author="China" w:date="2017-06-06T20:51:00Z">
            <w:rPr>
              <w:rFonts w:ascii="新宋体" w:hAnsi="新宋体" w:eastAsia="新宋体"/>
            </w:rPr>
          </w:rPrChange>
        </w:rPr>
        <w:t xml:space="preserve">            </w:t>
      </w:r>
      <w:r>
        <w:rPr>
          <w:rFonts w:ascii="Times New Roman" w:hAnsi="Times New Roman" w:eastAsia="新宋体" w:cs="Times New Roman"/>
          <w:color w:val="808080"/>
          <w:rPrChange w:id="6007" w:author="China" w:date="2017-06-06T20:51:00Z">
            <w:rPr>
              <w:rFonts w:ascii="新宋体" w:hAnsi="新宋体" w:eastAsia="新宋体"/>
              <w:color w:val="808080"/>
            </w:rPr>
          </w:rPrChange>
        </w:rPr>
        <w:t>///</w:t>
      </w:r>
      <w:r>
        <w:rPr>
          <w:rFonts w:ascii="Times New Roman" w:hAnsi="Times New Roman" w:eastAsia="新宋体" w:cs="Times New Roman"/>
          <w:color w:val="008000"/>
          <w:rPrChange w:id="6008"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009" w:author="China" w:date="2017-06-06T20:51:00Z">
            <w:rPr>
              <w:rFonts w:hint="eastAsia" w:ascii="新宋体" w:hAnsi="新宋体" w:eastAsia="新宋体"/>
              <w:color w:val="008000"/>
            </w:rPr>
          </w:rPrChange>
        </w:rPr>
        <w:t>整体边框颜色</w:t>
      </w:r>
    </w:p>
    <w:p>
      <w:pPr>
        <w:ind w:firstLine="480"/>
        <w:jc w:val="left"/>
        <w:rPr>
          <w:rFonts w:ascii="Times New Roman" w:hAnsi="Times New Roman" w:eastAsia="新宋体" w:cs="Times New Roman"/>
          <w:rPrChange w:id="6010" w:author="China" w:date="2017-06-06T20:51:00Z">
            <w:rPr>
              <w:rFonts w:ascii="新宋体" w:hAnsi="新宋体" w:eastAsia="新宋体"/>
            </w:rPr>
          </w:rPrChange>
        </w:rPr>
      </w:pPr>
      <w:r>
        <w:rPr>
          <w:rFonts w:ascii="Times New Roman" w:hAnsi="Times New Roman" w:eastAsia="新宋体" w:cs="Times New Roman"/>
          <w:rPrChange w:id="6011" w:author="China" w:date="2017-06-06T20:51:00Z">
            <w:rPr>
              <w:rFonts w:ascii="新宋体" w:hAnsi="新宋体" w:eastAsia="新宋体"/>
            </w:rPr>
          </w:rPrChange>
        </w:rPr>
        <w:t xml:space="preserve">            </w:t>
      </w:r>
      <w:r>
        <w:rPr>
          <w:rFonts w:ascii="Times New Roman" w:hAnsi="Times New Roman" w:eastAsia="新宋体" w:cs="Times New Roman"/>
          <w:color w:val="808080"/>
          <w:rPrChange w:id="6012" w:author="China" w:date="2017-06-06T20:51:00Z">
            <w:rPr>
              <w:rFonts w:ascii="新宋体" w:hAnsi="新宋体" w:eastAsia="新宋体"/>
              <w:color w:val="808080"/>
            </w:rPr>
          </w:rPrChange>
        </w:rPr>
        <w:t>///</w:t>
      </w:r>
      <w:r>
        <w:rPr>
          <w:rFonts w:ascii="Times New Roman" w:hAnsi="Times New Roman" w:eastAsia="新宋体" w:cs="Times New Roman"/>
          <w:color w:val="008000"/>
          <w:rPrChange w:id="6013"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014"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015" w:author="China" w:date="2017-06-06T20:51:00Z">
            <w:rPr>
              <w:rFonts w:ascii="新宋体" w:hAnsi="新宋体" w:eastAsia="新宋体"/>
            </w:rPr>
          </w:rPrChange>
        </w:rPr>
      </w:pPr>
      <w:r>
        <w:rPr>
          <w:rFonts w:ascii="Times New Roman" w:hAnsi="Times New Roman" w:eastAsia="新宋体" w:cs="Times New Roman"/>
          <w:rPrChange w:id="6016" w:author="China" w:date="2017-06-06T20:51:00Z">
            <w:rPr>
              <w:rFonts w:ascii="新宋体" w:hAnsi="新宋体" w:eastAsia="新宋体"/>
            </w:rPr>
          </w:rPrChange>
        </w:rPr>
        <w:t xml:space="preserve">            </w:t>
      </w:r>
      <w:r>
        <w:rPr>
          <w:rFonts w:ascii="Times New Roman" w:hAnsi="Times New Roman" w:eastAsia="新宋体" w:cs="Times New Roman"/>
          <w:color w:val="0000FF"/>
          <w:rPrChange w:id="6017" w:author="China" w:date="2017-06-06T20:51:00Z">
            <w:rPr>
              <w:rFonts w:ascii="新宋体" w:hAnsi="新宋体" w:eastAsia="新宋体"/>
              <w:color w:val="0000FF"/>
            </w:rPr>
          </w:rPrChange>
        </w:rPr>
        <w:t>publc</w:t>
      </w:r>
      <w:r>
        <w:rPr>
          <w:rFonts w:ascii="Times New Roman" w:hAnsi="Times New Roman" w:eastAsia="新宋体" w:cs="Times New Roman"/>
          <w:rPrChange w:id="6018" w:author="China" w:date="2017-06-06T20:51:00Z">
            <w:rPr>
              <w:rFonts w:ascii="新宋体" w:hAnsi="新宋体" w:eastAsia="新宋体"/>
            </w:rPr>
          </w:rPrChange>
        </w:rPr>
        <w:t xml:space="preserve"> </w:t>
      </w:r>
      <w:r>
        <w:rPr>
          <w:rFonts w:ascii="Times New Roman" w:hAnsi="Times New Roman" w:eastAsia="新宋体" w:cs="Times New Roman"/>
          <w:color w:val="2B91AF"/>
          <w:rPrChange w:id="6019" w:author="China" w:date="2017-06-06T20:51:00Z">
            <w:rPr>
              <w:rFonts w:ascii="新宋体" w:hAnsi="新宋体" w:eastAsia="新宋体"/>
              <w:color w:val="2B91AF"/>
            </w:rPr>
          </w:rPrChange>
        </w:rPr>
        <w:t>Color</w:t>
      </w:r>
      <w:r>
        <w:rPr>
          <w:rFonts w:ascii="Times New Roman" w:hAnsi="Times New Roman" w:eastAsia="新宋体" w:cs="Times New Roman"/>
          <w:rPrChange w:id="6020" w:author="China" w:date="2017-06-06T20:51:00Z">
            <w:rPr>
              <w:rFonts w:ascii="新宋体" w:hAnsi="新宋体" w:eastAsia="新宋体"/>
            </w:rPr>
          </w:rPrChange>
        </w:rPr>
        <w:t xml:space="preserve"> BorderColor</w:t>
      </w:r>
    </w:p>
    <w:p>
      <w:pPr>
        <w:ind w:firstLine="480"/>
        <w:jc w:val="left"/>
        <w:rPr>
          <w:rFonts w:ascii="Times New Roman" w:hAnsi="Times New Roman" w:eastAsia="新宋体" w:cs="Times New Roman"/>
          <w:rPrChange w:id="6021" w:author="China" w:date="2017-06-06T20:51:00Z">
            <w:rPr>
              <w:rFonts w:ascii="新宋体" w:hAnsi="新宋体" w:eastAsia="新宋体"/>
            </w:rPr>
          </w:rPrChange>
        </w:rPr>
      </w:pPr>
      <w:r>
        <w:rPr>
          <w:rFonts w:ascii="Times New Roman" w:hAnsi="Times New Roman" w:eastAsia="新宋体" w:cs="Times New Roman"/>
          <w:rPrChange w:id="602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023" w:author="China" w:date="2017-06-06T20:51:00Z">
            <w:rPr>
              <w:rFonts w:ascii="新宋体" w:hAnsi="新宋体" w:eastAsia="新宋体"/>
            </w:rPr>
          </w:rPrChange>
        </w:rPr>
      </w:pPr>
      <w:r>
        <w:rPr>
          <w:rFonts w:ascii="Times New Roman" w:hAnsi="Times New Roman" w:eastAsia="新宋体" w:cs="Times New Roman"/>
          <w:rPrChange w:id="6024" w:author="China" w:date="2017-06-06T20:51:00Z">
            <w:rPr>
              <w:rFonts w:ascii="新宋体" w:hAnsi="新宋体" w:eastAsia="新宋体"/>
            </w:rPr>
          </w:rPrChange>
        </w:rPr>
        <w:t xml:space="preserve">                </w:t>
      </w:r>
      <w:r>
        <w:rPr>
          <w:rFonts w:ascii="Times New Roman" w:hAnsi="Times New Roman" w:eastAsia="新宋体" w:cs="Times New Roman"/>
          <w:color w:val="0000FF"/>
          <w:rPrChange w:id="6025" w:author="China" w:date="2017-06-06T20:51:00Z">
            <w:rPr>
              <w:rFonts w:ascii="新宋体" w:hAnsi="新宋体" w:eastAsia="新宋体"/>
              <w:color w:val="0000FF"/>
            </w:rPr>
          </w:rPrChange>
        </w:rPr>
        <w:t>set</w:t>
      </w:r>
      <w:r>
        <w:rPr>
          <w:rFonts w:ascii="Times New Roman" w:hAnsi="Times New Roman" w:eastAsia="新宋体" w:cs="Times New Roman"/>
          <w:rPrChange w:id="6026" w:author="China" w:date="2017-06-06T20:51:00Z">
            <w:rPr>
              <w:rFonts w:ascii="新宋体" w:hAnsi="新宋体" w:eastAsia="新宋体"/>
            </w:rPr>
          </w:rPrChange>
        </w:rPr>
        <w:t xml:space="preserve"> { clrBorderColor = </w:t>
      </w:r>
      <w:r>
        <w:rPr>
          <w:rFonts w:ascii="Times New Roman" w:hAnsi="Times New Roman" w:eastAsia="新宋体" w:cs="Times New Roman"/>
          <w:color w:val="0000FF"/>
          <w:rPrChange w:id="6027" w:author="China" w:date="2017-06-06T20:51:00Z">
            <w:rPr>
              <w:rFonts w:ascii="新宋体" w:hAnsi="新宋体" w:eastAsia="新宋体"/>
              <w:color w:val="0000FF"/>
            </w:rPr>
          </w:rPrChange>
        </w:rPr>
        <w:t>vlue</w:t>
      </w:r>
      <w:r>
        <w:rPr>
          <w:rFonts w:ascii="Times New Roman" w:hAnsi="Times New Roman" w:eastAsia="新宋体" w:cs="Times New Roman"/>
          <w:rPrChange w:id="6028"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029" w:author="China" w:date="2017-06-06T20:51:00Z">
            <w:rPr>
              <w:rFonts w:ascii="新宋体" w:hAnsi="新宋体" w:eastAsia="新宋体"/>
            </w:rPr>
          </w:rPrChange>
        </w:rPr>
      </w:pPr>
      <w:r>
        <w:rPr>
          <w:rFonts w:ascii="Times New Roman" w:hAnsi="Times New Roman" w:eastAsia="新宋体" w:cs="Times New Roman"/>
          <w:rPrChange w:id="6030" w:author="China" w:date="2017-06-06T20:51:00Z">
            <w:rPr>
              <w:rFonts w:ascii="新宋体" w:hAnsi="新宋体" w:eastAsia="新宋体"/>
            </w:rPr>
          </w:rPrChange>
        </w:rPr>
        <w:t xml:space="preserve">                </w:t>
      </w:r>
      <w:r>
        <w:rPr>
          <w:rFonts w:ascii="Times New Roman" w:hAnsi="Times New Roman" w:eastAsia="新宋体" w:cs="Times New Roman"/>
          <w:color w:val="0000FF"/>
          <w:rPrChange w:id="6031" w:author="China" w:date="2017-06-06T20:51:00Z">
            <w:rPr>
              <w:rFonts w:ascii="新宋体" w:hAnsi="新宋体" w:eastAsia="新宋体"/>
              <w:color w:val="0000FF"/>
            </w:rPr>
          </w:rPrChange>
        </w:rPr>
        <w:t>get</w:t>
      </w:r>
      <w:r>
        <w:rPr>
          <w:rFonts w:ascii="Times New Roman" w:hAnsi="Times New Roman" w:eastAsia="新宋体" w:cs="Times New Roman"/>
          <w:rPrChange w:id="6032" w:author="China" w:date="2017-06-06T20:51:00Z">
            <w:rPr>
              <w:rFonts w:ascii="新宋体" w:hAnsi="新宋体" w:eastAsia="新宋体"/>
            </w:rPr>
          </w:rPrChange>
        </w:rPr>
        <w:t xml:space="preserve"> { </w:t>
      </w:r>
      <w:r>
        <w:rPr>
          <w:rFonts w:ascii="Times New Roman" w:hAnsi="Times New Roman" w:eastAsia="新宋体" w:cs="Times New Roman"/>
          <w:color w:val="0000FF"/>
          <w:rPrChange w:id="6033" w:author="China" w:date="2017-06-06T20:51:00Z">
            <w:rPr>
              <w:rFonts w:ascii="新宋体" w:hAnsi="新宋体" w:eastAsia="新宋体"/>
              <w:color w:val="0000FF"/>
            </w:rPr>
          </w:rPrChange>
        </w:rPr>
        <w:t>return</w:t>
      </w:r>
      <w:r>
        <w:rPr>
          <w:rFonts w:ascii="Times New Roman" w:hAnsi="Times New Roman" w:eastAsia="新宋体" w:cs="Times New Roman"/>
          <w:rPrChange w:id="6034" w:author="China" w:date="2017-06-06T20:51:00Z">
            <w:rPr>
              <w:rFonts w:ascii="新宋体" w:hAnsi="新宋体" w:eastAsia="新宋体"/>
            </w:rPr>
          </w:rPrChange>
        </w:rPr>
        <w:t xml:space="preserve"> clrBorderColor; }</w:t>
      </w:r>
    </w:p>
    <w:p>
      <w:pPr>
        <w:ind w:firstLine="480"/>
        <w:jc w:val="left"/>
        <w:rPr>
          <w:rFonts w:ascii="Times New Roman" w:hAnsi="Times New Roman" w:eastAsia="新宋体" w:cs="Times New Roman"/>
          <w:rPrChange w:id="6035" w:author="China" w:date="2017-06-06T20:51:00Z">
            <w:rPr>
              <w:rFonts w:ascii="新宋体" w:hAnsi="新宋体" w:eastAsia="新宋体"/>
            </w:rPr>
          </w:rPrChange>
        </w:rPr>
      </w:pPr>
      <w:r>
        <w:rPr>
          <w:rFonts w:ascii="Times New Roman" w:hAnsi="Times New Roman" w:eastAsia="新宋体" w:cs="Times New Roman"/>
          <w:rPrChange w:id="603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037" w:author="China" w:date="2017-06-06T20:51:00Z">
            <w:rPr>
              <w:rFonts w:ascii="新宋体" w:hAnsi="新宋体" w:eastAsia="新宋体"/>
            </w:rPr>
          </w:rPrChange>
        </w:rPr>
      </w:pPr>
      <w:r>
        <w:rPr>
          <w:rFonts w:ascii="Times New Roman" w:hAnsi="Times New Roman" w:eastAsia="新宋体" w:cs="Times New Roman"/>
          <w:rPrChange w:id="6038" w:author="China" w:date="2017-06-06T20:51:00Z">
            <w:rPr>
              <w:rFonts w:ascii="新宋体" w:hAnsi="新宋体" w:eastAsia="新宋体"/>
            </w:rPr>
          </w:rPrChange>
        </w:rPr>
        <w:t xml:space="preserve">            </w:t>
      </w:r>
      <w:r>
        <w:rPr>
          <w:rFonts w:ascii="Times New Roman" w:hAnsi="Times New Roman" w:eastAsia="新宋体" w:cs="Times New Roman"/>
          <w:color w:val="808080"/>
          <w:rPrChange w:id="6039" w:author="China" w:date="2017-06-06T20:51:00Z">
            <w:rPr>
              <w:rFonts w:ascii="新宋体" w:hAnsi="新宋体" w:eastAsia="新宋体"/>
              <w:color w:val="808080"/>
            </w:rPr>
          </w:rPrChange>
        </w:rPr>
        <w:t>///</w:t>
      </w:r>
      <w:r>
        <w:rPr>
          <w:rFonts w:ascii="Times New Roman" w:hAnsi="Times New Roman" w:eastAsia="新宋体" w:cs="Times New Roman"/>
          <w:color w:val="008000"/>
          <w:rPrChange w:id="604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04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042" w:author="China" w:date="2017-06-06T20:51:00Z">
            <w:rPr>
              <w:rFonts w:ascii="新宋体" w:hAnsi="新宋体" w:eastAsia="新宋体"/>
            </w:rPr>
          </w:rPrChange>
        </w:rPr>
      </w:pPr>
      <w:r>
        <w:rPr>
          <w:rFonts w:ascii="Times New Roman" w:hAnsi="Times New Roman" w:eastAsia="新宋体" w:cs="Times New Roman"/>
          <w:rPrChange w:id="6043" w:author="China" w:date="2017-06-06T20:51:00Z">
            <w:rPr>
              <w:rFonts w:ascii="新宋体" w:hAnsi="新宋体" w:eastAsia="新宋体"/>
            </w:rPr>
          </w:rPrChange>
        </w:rPr>
        <w:t xml:space="preserve">            </w:t>
      </w:r>
      <w:r>
        <w:rPr>
          <w:rFonts w:ascii="Times New Roman" w:hAnsi="Times New Roman" w:eastAsia="新宋体" w:cs="Times New Roman"/>
          <w:color w:val="808080"/>
          <w:rPrChange w:id="6044" w:author="China" w:date="2017-06-06T20:51:00Z">
            <w:rPr>
              <w:rFonts w:ascii="新宋体" w:hAnsi="新宋体" w:eastAsia="新宋体"/>
              <w:color w:val="808080"/>
            </w:rPr>
          </w:rPrChange>
        </w:rPr>
        <w:t>///</w:t>
      </w:r>
      <w:r>
        <w:rPr>
          <w:rFonts w:ascii="Times New Roman" w:hAnsi="Times New Roman" w:eastAsia="新宋体" w:cs="Times New Roman"/>
          <w:color w:val="008000"/>
          <w:rPrChange w:id="6045"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046" w:author="China" w:date="2017-06-06T20:51:00Z">
            <w:rPr>
              <w:rFonts w:hint="eastAsia" w:ascii="新宋体" w:hAnsi="新宋体" w:eastAsia="新宋体"/>
              <w:color w:val="008000"/>
            </w:rPr>
          </w:rPrChange>
        </w:rPr>
        <w:t>轴线颜色</w:t>
      </w:r>
    </w:p>
    <w:p>
      <w:pPr>
        <w:ind w:firstLine="480"/>
        <w:jc w:val="left"/>
        <w:rPr>
          <w:rFonts w:ascii="Times New Roman" w:hAnsi="Times New Roman" w:eastAsia="新宋体" w:cs="Times New Roman"/>
          <w:rPrChange w:id="6047" w:author="China" w:date="2017-06-06T20:51:00Z">
            <w:rPr>
              <w:rFonts w:ascii="新宋体" w:hAnsi="新宋体" w:eastAsia="新宋体"/>
            </w:rPr>
          </w:rPrChange>
        </w:rPr>
      </w:pPr>
      <w:r>
        <w:rPr>
          <w:rFonts w:ascii="Times New Roman" w:hAnsi="Times New Roman" w:eastAsia="新宋体" w:cs="Times New Roman"/>
          <w:rPrChange w:id="6048" w:author="China" w:date="2017-06-06T20:51:00Z">
            <w:rPr>
              <w:rFonts w:ascii="新宋体" w:hAnsi="新宋体" w:eastAsia="新宋体"/>
            </w:rPr>
          </w:rPrChange>
        </w:rPr>
        <w:t xml:space="preserve">     </w:t>
      </w:r>
      <w:r>
        <w:rPr>
          <w:rFonts w:ascii="Times New Roman" w:hAnsi="Times New Roman" w:eastAsia="新宋体" w:cs="Times New Roman"/>
          <w:rPrChange w:id="6049" w:author="China" w:date="2017-06-06T20:51:00Z">
            <w:rPr>
              <w:rFonts w:ascii="新宋体" w:hAnsi="新宋体" w:eastAsia="新宋体"/>
            </w:rPr>
          </w:rPrChange>
        </w:rPr>
        <w:t xml:space="preserve">       </w:t>
      </w:r>
      <w:r>
        <w:rPr>
          <w:rFonts w:ascii="Times New Roman" w:hAnsi="Times New Roman" w:eastAsia="新宋体" w:cs="Times New Roman"/>
          <w:color w:val="808080"/>
          <w:rPrChange w:id="6050" w:author="China" w:date="2017-06-06T20:51:00Z">
            <w:rPr>
              <w:rFonts w:ascii="新宋体" w:hAnsi="新宋体" w:eastAsia="新宋体"/>
              <w:color w:val="808080"/>
            </w:rPr>
          </w:rPrChange>
        </w:rPr>
        <w:t>///</w:t>
      </w:r>
      <w:r>
        <w:rPr>
          <w:rFonts w:ascii="Times New Roman" w:hAnsi="Times New Roman" w:eastAsia="新宋体" w:cs="Times New Roman"/>
          <w:color w:val="008000"/>
          <w:rPrChange w:id="6051"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052"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053" w:author="China" w:date="2017-06-06T20:51:00Z">
            <w:rPr>
              <w:rFonts w:ascii="新宋体" w:hAnsi="新宋体" w:eastAsia="新宋体"/>
            </w:rPr>
          </w:rPrChange>
        </w:rPr>
      </w:pPr>
      <w:r>
        <w:rPr>
          <w:rFonts w:ascii="Times New Roman" w:hAnsi="Times New Roman" w:eastAsia="新宋体" w:cs="Times New Roman"/>
          <w:rPrChange w:id="6054" w:author="China" w:date="2017-06-06T20:51:00Z">
            <w:rPr>
              <w:rFonts w:ascii="新宋体" w:hAnsi="新宋体" w:eastAsia="新宋体"/>
            </w:rPr>
          </w:rPrChange>
        </w:rPr>
        <w:t xml:space="preserve">            </w:t>
      </w:r>
      <w:r>
        <w:rPr>
          <w:rFonts w:ascii="Times New Roman" w:hAnsi="Times New Roman" w:eastAsia="新宋体" w:cs="Times New Roman"/>
          <w:color w:val="0000FF"/>
          <w:rPrChange w:id="6055" w:author="China" w:date="2017-06-06T20:51:00Z">
            <w:rPr>
              <w:rFonts w:ascii="新宋体" w:hAnsi="新宋体" w:eastAsia="新宋体"/>
              <w:color w:val="0000FF"/>
            </w:rPr>
          </w:rPrChange>
        </w:rPr>
        <w:t>publc</w:t>
      </w:r>
      <w:r>
        <w:rPr>
          <w:rFonts w:ascii="Times New Roman" w:hAnsi="Times New Roman" w:eastAsia="新宋体" w:cs="Times New Roman"/>
          <w:rPrChange w:id="6056" w:author="China" w:date="2017-06-06T20:51:00Z">
            <w:rPr>
              <w:rFonts w:ascii="新宋体" w:hAnsi="新宋体" w:eastAsia="新宋体"/>
            </w:rPr>
          </w:rPrChange>
        </w:rPr>
        <w:t xml:space="preserve"> </w:t>
      </w:r>
      <w:r>
        <w:rPr>
          <w:rFonts w:ascii="Times New Roman" w:hAnsi="Times New Roman" w:eastAsia="新宋体" w:cs="Times New Roman"/>
          <w:color w:val="2B91AF"/>
          <w:rPrChange w:id="6057" w:author="China" w:date="2017-06-06T20:51:00Z">
            <w:rPr>
              <w:rFonts w:ascii="新宋体" w:hAnsi="新宋体" w:eastAsia="新宋体"/>
              <w:color w:val="2B91AF"/>
            </w:rPr>
          </w:rPrChange>
        </w:rPr>
        <w:t>Color</w:t>
      </w:r>
      <w:r>
        <w:rPr>
          <w:rFonts w:ascii="Times New Roman" w:hAnsi="Times New Roman" w:eastAsia="新宋体" w:cs="Times New Roman"/>
          <w:rPrChange w:id="6058" w:author="China" w:date="2017-06-06T20:51:00Z">
            <w:rPr>
              <w:rFonts w:ascii="新宋体" w:hAnsi="新宋体" w:eastAsia="新宋体"/>
            </w:rPr>
          </w:rPrChange>
        </w:rPr>
        <w:t xml:space="preserve"> xsColor</w:t>
      </w:r>
    </w:p>
    <w:p>
      <w:pPr>
        <w:ind w:firstLine="480"/>
        <w:jc w:val="left"/>
        <w:rPr>
          <w:rFonts w:ascii="Times New Roman" w:hAnsi="Times New Roman" w:eastAsia="新宋体" w:cs="Times New Roman"/>
          <w:rPrChange w:id="6059" w:author="China" w:date="2017-06-06T20:51:00Z">
            <w:rPr>
              <w:rFonts w:ascii="新宋体" w:hAnsi="新宋体" w:eastAsia="新宋体"/>
            </w:rPr>
          </w:rPrChange>
        </w:rPr>
      </w:pPr>
      <w:r>
        <w:rPr>
          <w:rFonts w:ascii="Times New Roman" w:hAnsi="Times New Roman" w:eastAsia="新宋体" w:cs="Times New Roman"/>
          <w:rPrChange w:id="606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061" w:author="China" w:date="2017-06-06T20:51:00Z">
            <w:rPr>
              <w:rFonts w:ascii="新宋体" w:hAnsi="新宋体" w:eastAsia="新宋体"/>
            </w:rPr>
          </w:rPrChange>
        </w:rPr>
      </w:pPr>
      <w:r>
        <w:rPr>
          <w:rFonts w:ascii="Times New Roman" w:hAnsi="Times New Roman" w:eastAsia="新宋体" w:cs="Times New Roman"/>
          <w:rPrChange w:id="6062" w:author="China" w:date="2017-06-06T20:51:00Z">
            <w:rPr>
              <w:rFonts w:ascii="新宋体" w:hAnsi="新宋体" w:eastAsia="新宋体"/>
            </w:rPr>
          </w:rPrChange>
        </w:rPr>
        <w:t xml:space="preserve">                </w:t>
      </w:r>
      <w:r>
        <w:rPr>
          <w:rFonts w:ascii="Times New Roman" w:hAnsi="Times New Roman" w:eastAsia="新宋体" w:cs="Times New Roman"/>
          <w:color w:val="0000FF"/>
          <w:rPrChange w:id="6063" w:author="China" w:date="2017-06-06T20:51:00Z">
            <w:rPr>
              <w:rFonts w:ascii="新宋体" w:hAnsi="新宋体" w:eastAsia="新宋体"/>
              <w:color w:val="0000FF"/>
            </w:rPr>
          </w:rPrChange>
        </w:rPr>
        <w:t>set</w:t>
      </w:r>
      <w:r>
        <w:rPr>
          <w:rFonts w:ascii="Times New Roman" w:hAnsi="Times New Roman" w:eastAsia="新宋体" w:cs="Times New Roman"/>
          <w:rPrChange w:id="6064" w:author="China" w:date="2017-06-06T20:51:00Z">
            <w:rPr>
              <w:rFonts w:ascii="新宋体" w:hAnsi="新宋体" w:eastAsia="新宋体"/>
            </w:rPr>
          </w:rPrChange>
        </w:rPr>
        <w:t xml:space="preserve"> { clrxsColor = </w:t>
      </w:r>
      <w:r>
        <w:rPr>
          <w:rFonts w:ascii="Times New Roman" w:hAnsi="Times New Roman" w:eastAsia="新宋体" w:cs="Times New Roman"/>
          <w:color w:val="0000FF"/>
          <w:rPrChange w:id="6065" w:author="China" w:date="2017-06-06T20:51:00Z">
            <w:rPr>
              <w:rFonts w:ascii="新宋体" w:hAnsi="新宋体" w:eastAsia="新宋体"/>
              <w:color w:val="0000FF"/>
            </w:rPr>
          </w:rPrChange>
        </w:rPr>
        <w:t>vlue</w:t>
      </w:r>
      <w:r>
        <w:rPr>
          <w:rFonts w:ascii="Times New Roman" w:hAnsi="Times New Roman" w:eastAsia="新宋体" w:cs="Times New Roman"/>
          <w:rPrChange w:id="6066"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067" w:author="China" w:date="2017-06-06T20:51:00Z">
            <w:rPr>
              <w:rFonts w:ascii="新宋体" w:hAnsi="新宋体" w:eastAsia="新宋体"/>
            </w:rPr>
          </w:rPrChange>
        </w:rPr>
      </w:pPr>
      <w:r>
        <w:rPr>
          <w:rFonts w:ascii="Times New Roman" w:hAnsi="Times New Roman" w:eastAsia="新宋体" w:cs="Times New Roman"/>
          <w:rPrChange w:id="6068" w:author="China" w:date="2017-06-06T20:51:00Z">
            <w:rPr>
              <w:rFonts w:ascii="新宋体" w:hAnsi="新宋体" w:eastAsia="新宋体"/>
            </w:rPr>
          </w:rPrChange>
        </w:rPr>
        <w:t xml:space="preserve">                </w:t>
      </w:r>
      <w:r>
        <w:rPr>
          <w:rFonts w:ascii="Times New Roman" w:hAnsi="Times New Roman" w:eastAsia="新宋体" w:cs="Times New Roman"/>
          <w:color w:val="0000FF"/>
          <w:rPrChange w:id="6069" w:author="China" w:date="2017-06-06T20:51:00Z">
            <w:rPr>
              <w:rFonts w:ascii="新宋体" w:hAnsi="新宋体" w:eastAsia="新宋体"/>
              <w:color w:val="0000FF"/>
            </w:rPr>
          </w:rPrChange>
        </w:rPr>
        <w:t>get</w:t>
      </w:r>
      <w:r>
        <w:rPr>
          <w:rFonts w:ascii="Times New Roman" w:hAnsi="Times New Roman" w:eastAsia="新宋体" w:cs="Times New Roman"/>
          <w:rPrChange w:id="6070" w:author="China" w:date="2017-06-06T20:51:00Z">
            <w:rPr>
              <w:rFonts w:ascii="新宋体" w:hAnsi="新宋体" w:eastAsia="新宋体"/>
            </w:rPr>
          </w:rPrChange>
        </w:rPr>
        <w:t xml:space="preserve"> { </w:t>
      </w:r>
      <w:r>
        <w:rPr>
          <w:rFonts w:ascii="Times New Roman" w:hAnsi="Times New Roman" w:eastAsia="新宋体" w:cs="Times New Roman"/>
          <w:color w:val="0000FF"/>
          <w:rPrChange w:id="6071" w:author="China" w:date="2017-06-06T20:51:00Z">
            <w:rPr>
              <w:rFonts w:ascii="新宋体" w:hAnsi="新宋体" w:eastAsia="新宋体"/>
              <w:color w:val="0000FF"/>
            </w:rPr>
          </w:rPrChange>
        </w:rPr>
        <w:t>return</w:t>
      </w:r>
      <w:r>
        <w:rPr>
          <w:rFonts w:ascii="Times New Roman" w:hAnsi="Times New Roman" w:eastAsia="新宋体" w:cs="Times New Roman"/>
          <w:rPrChange w:id="6072" w:author="China" w:date="2017-06-06T20:51:00Z">
            <w:rPr>
              <w:rFonts w:ascii="新宋体" w:hAnsi="新宋体" w:eastAsia="新宋体"/>
            </w:rPr>
          </w:rPrChange>
        </w:rPr>
        <w:t xml:space="preserve"> clrxsColor; }</w:t>
      </w:r>
    </w:p>
    <w:p>
      <w:pPr>
        <w:ind w:firstLine="480"/>
        <w:jc w:val="left"/>
        <w:rPr>
          <w:rFonts w:ascii="Times New Roman" w:hAnsi="Times New Roman" w:eastAsia="新宋体" w:cs="Times New Roman"/>
          <w:rPrChange w:id="6073" w:author="China" w:date="2017-06-06T20:51:00Z">
            <w:rPr>
              <w:rFonts w:ascii="新宋体" w:hAnsi="新宋体" w:eastAsia="新宋体"/>
            </w:rPr>
          </w:rPrChange>
        </w:rPr>
      </w:pPr>
      <w:r>
        <w:rPr>
          <w:rFonts w:ascii="Times New Roman" w:hAnsi="Times New Roman" w:eastAsia="新宋体" w:cs="Times New Roman"/>
          <w:rPrChange w:id="607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075" w:author="China" w:date="2017-06-06T20:51:00Z">
            <w:rPr>
              <w:rFonts w:ascii="新宋体" w:hAnsi="新宋体" w:eastAsia="新宋体"/>
            </w:rPr>
          </w:rPrChange>
        </w:rPr>
      </w:pPr>
      <w:r>
        <w:rPr>
          <w:rFonts w:ascii="Times New Roman" w:hAnsi="Times New Roman" w:eastAsia="新宋体" w:cs="Times New Roman"/>
          <w:rPrChange w:id="6076" w:author="China" w:date="2017-06-06T20:51:00Z">
            <w:rPr>
              <w:rFonts w:ascii="新宋体" w:hAnsi="新宋体" w:eastAsia="新宋体"/>
            </w:rPr>
          </w:rPrChange>
        </w:rPr>
        <w:t xml:space="preserve">            </w:t>
      </w:r>
      <w:r>
        <w:rPr>
          <w:rFonts w:ascii="Times New Roman" w:hAnsi="Times New Roman" w:eastAsia="新宋体" w:cs="Times New Roman"/>
          <w:color w:val="808080"/>
          <w:rPrChange w:id="6077" w:author="China" w:date="2017-06-06T20:51:00Z">
            <w:rPr>
              <w:rFonts w:ascii="新宋体" w:hAnsi="新宋体" w:eastAsia="新宋体"/>
              <w:color w:val="808080"/>
            </w:rPr>
          </w:rPrChange>
        </w:rPr>
        <w:t>///</w:t>
      </w:r>
      <w:r>
        <w:rPr>
          <w:rFonts w:ascii="Times New Roman" w:hAnsi="Times New Roman" w:eastAsia="新宋体" w:cs="Times New Roman"/>
          <w:color w:val="008000"/>
          <w:rPrChange w:id="6078"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079"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080" w:author="China" w:date="2017-06-06T20:51:00Z">
            <w:rPr>
              <w:rFonts w:ascii="新宋体" w:hAnsi="新宋体" w:eastAsia="新宋体"/>
            </w:rPr>
          </w:rPrChange>
        </w:rPr>
      </w:pPr>
      <w:r>
        <w:rPr>
          <w:rFonts w:ascii="Times New Roman" w:hAnsi="Times New Roman" w:eastAsia="新宋体" w:cs="Times New Roman"/>
          <w:rPrChange w:id="6081" w:author="China" w:date="2017-06-06T20:51:00Z">
            <w:rPr>
              <w:rFonts w:ascii="新宋体" w:hAnsi="新宋体" w:eastAsia="新宋体"/>
            </w:rPr>
          </w:rPrChange>
        </w:rPr>
        <w:t xml:space="preserve">            </w:t>
      </w:r>
      <w:r>
        <w:rPr>
          <w:rFonts w:ascii="Times New Roman" w:hAnsi="Times New Roman" w:eastAsia="新宋体" w:cs="Times New Roman"/>
          <w:color w:val="808080"/>
          <w:rPrChange w:id="6082" w:author="China" w:date="2017-06-06T20:51:00Z">
            <w:rPr>
              <w:rFonts w:ascii="新宋体" w:hAnsi="新宋体" w:eastAsia="新宋体"/>
              <w:color w:val="808080"/>
            </w:rPr>
          </w:rPrChange>
        </w:rPr>
        <w:t>///</w:t>
      </w:r>
      <w:r>
        <w:rPr>
          <w:rFonts w:ascii="Times New Roman" w:hAnsi="Times New Roman" w:eastAsia="新宋体" w:cs="Times New Roman"/>
          <w:color w:val="008000"/>
          <w:rPrChange w:id="6083" w:author="China" w:date="2017-06-06T20:51:00Z">
            <w:rPr>
              <w:rFonts w:ascii="新宋体" w:hAnsi="新宋体" w:eastAsia="新宋体"/>
              <w:color w:val="008000"/>
            </w:rPr>
          </w:rPrChange>
        </w:rPr>
        <w:t xml:space="preserve"> X</w:t>
      </w:r>
      <w:r>
        <w:rPr>
          <w:rFonts w:hint="eastAsia" w:ascii="Times New Roman" w:hAnsi="Times New Roman" w:eastAsia="新宋体" w:cs="Times New Roman"/>
          <w:color w:val="008000"/>
          <w:rPrChange w:id="6084" w:author="China" w:date="2017-06-06T20:51:00Z">
            <w:rPr>
              <w:rFonts w:hint="eastAsia" w:ascii="新宋体" w:hAnsi="新宋体" w:eastAsia="新宋体"/>
              <w:color w:val="008000"/>
            </w:rPr>
          </w:rPrChange>
        </w:rPr>
        <w:t>轴说明</w:t>
      </w:r>
      <w:r>
        <w:rPr>
          <w:rFonts w:hint="eastAsia" w:ascii="Times New Roman" w:hAnsi="Times New Roman" w:eastAsia="新宋体" w:cs="Times New Roman"/>
          <w:color w:val="008000"/>
          <w:rPrChange w:id="6085" w:author="China" w:date="2017-06-06T20:51:00Z">
            <w:rPr>
              <w:rFonts w:hint="eastAsia" w:ascii="新宋体" w:hAnsi="新宋体" w:eastAsia="新宋体"/>
              <w:color w:val="008000"/>
            </w:rPr>
          </w:rPrChange>
        </w:rPr>
        <w:t>文字</w:t>
      </w:r>
    </w:p>
    <w:p>
      <w:pPr>
        <w:ind w:firstLine="480"/>
        <w:jc w:val="left"/>
        <w:rPr>
          <w:rFonts w:ascii="Times New Roman" w:hAnsi="Times New Roman" w:eastAsia="新宋体" w:cs="Times New Roman"/>
          <w:rPrChange w:id="6086" w:author="China" w:date="2017-06-06T20:51:00Z">
            <w:rPr>
              <w:rFonts w:ascii="新宋体" w:hAnsi="新宋体" w:eastAsia="新宋体"/>
            </w:rPr>
          </w:rPrChange>
        </w:rPr>
      </w:pPr>
      <w:r>
        <w:rPr>
          <w:rFonts w:ascii="Times New Roman" w:hAnsi="Times New Roman" w:eastAsia="新宋体" w:cs="Times New Roman"/>
          <w:rPrChange w:id="6087" w:author="China" w:date="2017-06-06T20:51:00Z">
            <w:rPr>
              <w:rFonts w:ascii="新宋体" w:hAnsi="新宋体" w:eastAsia="新宋体"/>
            </w:rPr>
          </w:rPrChange>
        </w:rPr>
        <w:t xml:space="preserve">            </w:t>
      </w:r>
      <w:r>
        <w:rPr>
          <w:rFonts w:ascii="Times New Roman" w:hAnsi="Times New Roman" w:eastAsia="新宋体" w:cs="Times New Roman"/>
          <w:color w:val="808080"/>
          <w:rPrChange w:id="6088" w:author="China" w:date="2017-06-06T20:51:00Z">
            <w:rPr>
              <w:rFonts w:ascii="新宋体" w:hAnsi="新宋体" w:eastAsia="新宋体"/>
              <w:color w:val="808080"/>
            </w:rPr>
          </w:rPrChange>
        </w:rPr>
        <w:t>///</w:t>
      </w:r>
      <w:r>
        <w:rPr>
          <w:rFonts w:ascii="Times New Roman" w:hAnsi="Times New Roman" w:eastAsia="新宋体" w:cs="Times New Roman"/>
          <w:color w:val="008000"/>
          <w:rPrChange w:id="608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09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091" w:author="China" w:date="2017-06-06T20:51:00Z">
            <w:rPr>
              <w:rFonts w:ascii="新宋体" w:hAnsi="新宋体" w:eastAsia="新宋体"/>
            </w:rPr>
          </w:rPrChange>
        </w:rPr>
      </w:pPr>
      <w:r>
        <w:rPr>
          <w:rFonts w:ascii="Times New Roman" w:hAnsi="Times New Roman" w:eastAsia="新宋体" w:cs="Times New Roman"/>
          <w:rPrChange w:id="6092" w:author="China" w:date="2017-06-06T20:51:00Z">
            <w:rPr>
              <w:rFonts w:ascii="新宋体" w:hAnsi="新宋体" w:eastAsia="新宋体"/>
            </w:rPr>
          </w:rPrChange>
        </w:rPr>
        <w:t xml:space="preserve">            </w:t>
      </w:r>
      <w:r>
        <w:rPr>
          <w:rFonts w:ascii="Times New Roman" w:hAnsi="Times New Roman" w:eastAsia="新宋体" w:cs="Times New Roman"/>
          <w:color w:val="0000FF"/>
          <w:rPrChange w:id="6093" w:author="China" w:date="2017-06-06T20:51:00Z">
            <w:rPr>
              <w:rFonts w:ascii="新宋体" w:hAnsi="新宋体" w:eastAsia="新宋体"/>
              <w:color w:val="0000FF"/>
            </w:rPr>
          </w:rPrChange>
        </w:rPr>
        <w:t>publc</w:t>
      </w:r>
      <w:r>
        <w:rPr>
          <w:rFonts w:ascii="Times New Roman" w:hAnsi="Times New Roman" w:eastAsia="新宋体" w:cs="Times New Roman"/>
          <w:rPrChange w:id="6094" w:author="China" w:date="2017-06-06T20:51:00Z">
            <w:rPr>
              <w:rFonts w:ascii="新宋体" w:hAnsi="新宋体" w:eastAsia="新宋体"/>
            </w:rPr>
          </w:rPrChange>
        </w:rPr>
        <w:t xml:space="preserve"> </w:t>
      </w:r>
      <w:r>
        <w:rPr>
          <w:rFonts w:ascii="Times New Roman" w:hAnsi="Times New Roman" w:eastAsia="新宋体" w:cs="Times New Roman"/>
          <w:color w:val="0000FF"/>
          <w:rPrChange w:id="6095" w:author="China" w:date="2017-06-06T20:51:00Z">
            <w:rPr>
              <w:rFonts w:ascii="新宋体" w:hAnsi="新宋体" w:eastAsia="新宋体"/>
              <w:color w:val="0000FF"/>
            </w:rPr>
          </w:rPrChange>
        </w:rPr>
        <w:t>strng</w:t>
      </w:r>
      <w:r>
        <w:rPr>
          <w:rFonts w:ascii="Times New Roman" w:hAnsi="Times New Roman" w:eastAsia="新宋体" w:cs="Times New Roman"/>
          <w:rPrChange w:id="6096" w:author="China" w:date="2017-06-06T20:51:00Z">
            <w:rPr>
              <w:rFonts w:ascii="新宋体" w:hAnsi="新宋体" w:eastAsia="新宋体"/>
            </w:rPr>
          </w:rPrChange>
        </w:rPr>
        <w:t xml:space="preserve"> XxsText</w:t>
      </w:r>
    </w:p>
    <w:p>
      <w:pPr>
        <w:ind w:firstLine="480"/>
        <w:jc w:val="left"/>
        <w:rPr>
          <w:rFonts w:ascii="Times New Roman" w:hAnsi="Times New Roman" w:eastAsia="新宋体" w:cs="Times New Roman"/>
          <w:rPrChange w:id="6097" w:author="China" w:date="2017-06-06T20:51:00Z">
            <w:rPr>
              <w:rFonts w:ascii="新宋体" w:hAnsi="新宋体" w:eastAsia="新宋体"/>
            </w:rPr>
          </w:rPrChange>
        </w:rPr>
      </w:pPr>
      <w:r>
        <w:rPr>
          <w:rFonts w:ascii="Times New Roman" w:hAnsi="Times New Roman" w:eastAsia="新宋体" w:cs="Times New Roman"/>
          <w:rPrChange w:id="609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099" w:author="China" w:date="2017-06-06T20:51:00Z">
            <w:rPr>
              <w:rFonts w:ascii="新宋体" w:hAnsi="新宋体" w:eastAsia="新宋体"/>
            </w:rPr>
          </w:rPrChange>
        </w:rPr>
      </w:pPr>
      <w:r>
        <w:rPr>
          <w:rFonts w:ascii="Times New Roman" w:hAnsi="Times New Roman" w:eastAsia="新宋体" w:cs="Times New Roman"/>
          <w:rPrChange w:id="6100" w:author="China" w:date="2017-06-06T20:51:00Z">
            <w:rPr>
              <w:rFonts w:ascii="新宋体" w:hAnsi="新宋体" w:eastAsia="新宋体"/>
            </w:rPr>
          </w:rPrChange>
        </w:rPr>
        <w:t xml:space="preserve">                </w:t>
      </w:r>
      <w:r>
        <w:rPr>
          <w:rFonts w:ascii="Times New Roman" w:hAnsi="Times New Roman" w:eastAsia="新宋体" w:cs="Times New Roman"/>
          <w:color w:val="0000FF"/>
          <w:rPrChange w:id="6101" w:author="China" w:date="2017-06-06T20:51:00Z">
            <w:rPr>
              <w:rFonts w:ascii="新宋体" w:hAnsi="新宋体" w:eastAsia="新宋体"/>
              <w:color w:val="0000FF"/>
            </w:rPr>
          </w:rPrChange>
        </w:rPr>
        <w:t>set</w:t>
      </w:r>
      <w:r>
        <w:rPr>
          <w:rFonts w:ascii="Times New Roman" w:hAnsi="Times New Roman" w:eastAsia="新宋体" w:cs="Times New Roman"/>
          <w:rPrChange w:id="6102" w:author="China" w:date="2017-06-06T20:51:00Z">
            <w:rPr>
              <w:rFonts w:ascii="新宋体" w:hAnsi="新宋体" w:eastAsia="新宋体"/>
            </w:rPr>
          </w:rPrChange>
        </w:rPr>
        <w:t xml:space="preserve"> { strXxsText = </w:t>
      </w:r>
      <w:r>
        <w:rPr>
          <w:rFonts w:ascii="Times New Roman" w:hAnsi="Times New Roman" w:eastAsia="新宋体" w:cs="Times New Roman"/>
          <w:color w:val="0000FF"/>
          <w:rPrChange w:id="6103" w:author="China" w:date="2017-06-06T20:51:00Z">
            <w:rPr>
              <w:rFonts w:ascii="新宋体" w:hAnsi="新宋体" w:eastAsia="新宋体"/>
              <w:color w:val="0000FF"/>
            </w:rPr>
          </w:rPrChange>
        </w:rPr>
        <w:t>vlue</w:t>
      </w:r>
      <w:r>
        <w:rPr>
          <w:rFonts w:ascii="Times New Roman" w:hAnsi="Times New Roman" w:eastAsia="新宋体" w:cs="Times New Roman"/>
          <w:rPrChange w:id="6104"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105" w:author="China" w:date="2017-06-06T20:51:00Z">
            <w:rPr>
              <w:rFonts w:ascii="新宋体" w:hAnsi="新宋体" w:eastAsia="新宋体"/>
            </w:rPr>
          </w:rPrChange>
        </w:rPr>
      </w:pPr>
      <w:r>
        <w:rPr>
          <w:rFonts w:ascii="Times New Roman" w:hAnsi="Times New Roman" w:eastAsia="新宋体" w:cs="Times New Roman"/>
          <w:rPrChange w:id="6106" w:author="China" w:date="2017-06-06T20:51:00Z">
            <w:rPr>
              <w:rFonts w:ascii="新宋体" w:hAnsi="新宋体" w:eastAsia="新宋体"/>
            </w:rPr>
          </w:rPrChange>
        </w:rPr>
        <w:t xml:space="preserve">                </w:t>
      </w:r>
      <w:r>
        <w:rPr>
          <w:rFonts w:ascii="Times New Roman" w:hAnsi="Times New Roman" w:eastAsia="新宋体" w:cs="Times New Roman"/>
          <w:color w:val="0000FF"/>
          <w:rPrChange w:id="6107" w:author="China" w:date="2017-06-06T20:51:00Z">
            <w:rPr>
              <w:rFonts w:ascii="新宋体" w:hAnsi="新宋体" w:eastAsia="新宋体"/>
              <w:color w:val="0000FF"/>
            </w:rPr>
          </w:rPrChange>
        </w:rPr>
        <w:t>get</w:t>
      </w:r>
      <w:r>
        <w:rPr>
          <w:rFonts w:ascii="Times New Roman" w:hAnsi="Times New Roman" w:eastAsia="新宋体" w:cs="Times New Roman"/>
          <w:rPrChange w:id="6108" w:author="China" w:date="2017-06-06T20:51:00Z">
            <w:rPr>
              <w:rFonts w:ascii="新宋体" w:hAnsi="新宋体" w:eastAsia="新宋体"/>
            </w:rPr>
          </w:rPrChange>
        </w:rPr>
        <w:t xml:space="preserve"> { </w:t>
      </w:r>
      <w:r>
        <w:rPr>
          <w:rFonts w:ascii="Times New Roman" w:hAnsi="Times New Roman" w:eastAsia="新宋体" w:cs="Times New Roman"/>
          <w:color w:val="0000FF"/>
          <w:rPrChange w:id="6109" w:author="China" w:date="2017-06-06T20:51:00Z">
            <w:rPr>
              <w:rFonts w:ascii="新宋体" w:hAnsi="新宋体" w:eastAsia="新宋体"/>
              <w:color w:val="0000FF"/>
            </w:rPr>
          </w:rPrChange>
        </w:rPr>
        <w:t>return</w:t>
      </w:r>
      <w:r>
        <w:rPr>
          <w:rFonts w:ascii="Times New Roman" w:hAnsi="Times New Roman" w:eastAsia="新宋体" w:cs="Times New Roman"/>
          <w:rPrChange w:id="6110" w:author="China" w:date="2017-06-06T20:51:00Z">
            <w:rPr>
              <w:rFonts w:ascii="新宋体" w:hAnsi="新宋体" w:eastAsia="新宋体"/>
            </w:rPr>
          </w:rPrChange>
        </w:rPr>
        <w:t xml:space="preserve"> strXxsText; }</w:t>
      </w:r>
    </w:p>
    <w:p>
      <w:pPr>
        <w:ind w:firstLine="480"/>
        <w:jc w:val="left"/>
        <w:rPr>
          <w:rFonts w:ascii="Times New Roman" w:hAnsi="Times New Roman" w:eastAsia="新宋体" w:cs="Times New Roman"/>
          <w:rPrChange w:id="6111" w:author="China" w:date="2017-06-06T20:51:00Z">
            <w:rPr>
              <w:rFonts w:ascii="新宋体" w:hAnsi="新宋体" w:eastAsia="新宋体"/>
            </w:rPr>
          </w:rPrChange>
        </w:rPr>
      </w:pPr>
      <w:r>
        <w:rPr>
          <w:rFonts w:ascii="Times New Roman" w:hAnsi="Times New Roman" w:eastAsia="新宋体" w:cs="Times New Roman"/>
          <w:rPrChange w:id="611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113" w:author="China" w:date="2017-06-06T20:51:00Z">
            <w:rPr>
              <w:rFonts w:ascii="新宋体" w:hAnsi="新宋体" w:eastAsia="新宋体"/>
            </w:rPr>
          </w:rPrChange>
        </w:rPr>
      </w:pPr>
      <w:r>
        <w:rPr>
          <w:rFonts w:ascii="Times New Roman" w:hAnsi="Times New Roman" w:eastAsia="新宋体" w:cs="Times New Roman"/>
          <w:rPrChange w:id="6114" w:author="China" w:date="2017-06-06T20:51:00Z">
            <w:rPr>
              <w:rFonts w:ascii="新宋体" w:hAnsi="新宋体" w:eastAsia="新宋体"/>
            </w:rPr>
          </w:rPrChange>
        </w:rPr>
        <w:t xml:space="preserve">            </w:t>
      </w:r>
      <w:r>
        <w:rPr>
          <w:rFonts w:ascii="Times New Roman" w:hAnsi="Times New Roman" w:eastAsia="新宋体" w:cs="Times New Roman"/>
          <w:color w:val="808080"/>
          <w:rPrChange w:id="6115" w:author="China" w:date="2017-06-06T20:51:00Z">
            <w:rPr>
              <w:rFonts w:ascii="新宋体" w:hAnsi="新宋体" w:eastAsia="新宋体"/>
              <w:color w:val="808080"/>
            </w:rPr>
          </w:rPrChange>
        </w:rPr>
        <w:t>///</w:t>
      </w:r>
      <w:r>
        <w:rPr>
          <w:rFonts w:ascii="Times New Roman" w:hAnsi="Times New Roman" w:eastAsia="新宋体" w:cs="Times New Roman"/>
          <w:color w:val="008000"/>
          <w:rPrChange w:id="611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11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118" w:author="China" w:date="2017-06-06T20:51:00Z">
            <w:rPr>
              <w:rFonts w:ascii="新宋体" w:hAnsi="新宋体" w:eastAsia="新宋体"/>
            </w:rPr>
          </w:rPrChange>
        </w:rPr>
      </w:pPr>
      <w:r>
        <w:rPr>
          <w:rFonts w:ascii="Times New Roman" w:hAnsi="Times New Roman" w:eastAsia="新宋体" w:cs="Times New Roman"/>
          <w:rPrChange w:id="6119" w:author="China" w:date="2017-06-06T20:51:00Z">
            <w:rPr>
              <w:rFonts w:ascii="新宋体" w:hAnsi="新宋体" w:eastAsia="新宋体"/>
            </w:rPr>
          </w:rPrChange>
        </w:rPr>
        <w:t xml:space="preserve">            </w:t>
      </w:r>
      <w:r>
        <w:rPr>
          <w:rFonts w:ascii="Times New Roman" w:hAnsi="Times New Roman" w:eastAsia="新宋体" w:cs="Times New Roman"/>
          <w:color w:val="808080"/>
          <w:rPrChange w:id="6120" w:author="China" w:date="2017-06-06T20:51:00Z">
            <w:rPr>
              <w:rFonts w:ascii="新宋体" w:hAnsi="新宋体" w:eastAsia="新宋体"/>
              <w:color w:val="808080"/>
            </w:rPr>
          </w:rPrChange>
        </w:rPr>
        <w:t>///</w:t>
      </w:r>
      <w:r>
        <w:rPr>
          <w:rFonts w:ascii="Times New Roman" w:hAnsi="Times New Roman" w:eastAsia="新宋体" w:cs="Times New Roman"/>
          <w:color w:val="008000"/>
          <w:rPrChange w:id="6121" w:author="China" w:date="2017-06-06T20:51:00Z">
            <w:rPr>
              <w:rFonts w:ascii="新宋体" w:hAnsi="新宋体" w:eastAsia="新宋体"/>
              <w:color w:val="008000"/>
            </w:rPr>
          </w:rPrChange>
        </w:rPr>
        <w:t xml:space="preserve"> </w:t>
      </w:r>
      <w:ins w:id="6122" w:author="刘宁" w:date="2017-06-09T10:13:00Z">
        <w:r>
          <w:rPr>
            <w:rFonts w:hint="eastAsia" w:eastAsia="新宋体" w:cs="Times New Roman"/>
            <w:color w:val="008000"/>
          </w:rPr>
          <w:t>Y</w:t>
        </w:r>
      </w:ins>
      <w:r>
        <w:rPr>
          <w:rFonts w:hint="eastAsia" w:ascii="Times New Roman" w:hAnsi="Times New Roman" w:eastAsia="新宋体" w:cs="Times New Roman"/>
          <w:color w:val="008000"/>
          <w:rPrChange w:id="6123" w:author="China" w:date="2017-06-06T20:51:00Z">
            <w:rPr>
              <w:rFonts w:hint="eastAsia" w:ascii="新宋体" w:hAnsi="新宋体" w:eastAsia="新宋体"/>
              <w:color w:val="008000"/>
            </w:rPr>
          </w:rPrChange>
        </w:rPr>
        <w:t>轴说明</w:t>
      </w:r>
      <w:r>
        <w:rPr>
          <w:rFonts w:hint="eastAsia" w:ascii="Times New Roman" w:hAnsi="Times New Roman" w:eastAsia="新宋体" w:cs="Times New Roman"/>
          <w:color w:val="008000"/>
          <w:rPrChange w:id="6124" w:author="China" w:date="2017-06-06T20:51:00Z">
            <w:rPr>
              <w:rFonts w:hint="eastAsia" w:ascii="新宋体" w:hAnsi="新宋体" w:eastAsia="新宋体"/>
              <w:color w:val="008000"/>
            </w:rPr>
          </w:rPrChange>
        </w:rPr>
        <w:t>文字</w:t>
      </w:r>
    </w:p>
    <w:p>
      <w:pPr>
        <w:ind w:firstLine="480"/>
        <w:jc w:val="left"/>
        <w:rPr>
          <w:rFonts w:ascii="Times New Roman" w:hAnsi="Times New Roman" w:eastAsia="新宋体" w:cs="Times New Roman"/>
          <w:rPrChange w:id="6125" w:author="China" w:date="2017-06-06T20:51:00Z">
            <w:rPr>
              <w:rFonts w:ascii="新宋体" w:hAnsi="新宋体" w:eastAsia="新宋体"/>
            </w:rPr>
          </w:rPrChange>
        </w:rPr>
      </w:pPr>
      <w:r>
        <w:rPr>
          <w:rFonts w:ascii="Times New Roman" w:hAnsi="Times New Roman" w:eastAsia="新宋体" w:cs="Times New Roman"/>
          <w:rPrChange w:id="6126" w:author="China" w:date="2017-06-06T20:51:00Z">
            <w:rPr>
              <w:rFonts w:ascii="新宋体" w:hAnsi="新宋体" w:eastAsia="新宋体"/>
            </w:rPr>
          </w:rPrChange>
        </w:rPr>
        <w:t xml:space="preserve">            </w:t>
      </w:r>
      <w:r>
        <w:rPr>
          <w:rFonts w:ascii="Times New Roman" w:hAnsi="Times New Roman" w:eastAsia="新宋体" w:cs="Times New Roman"/>
          <w:color w:val="808080"/>
          <w:rPrChange w:id="6127" w:author="China" w:date="2017-06-06T20:51:00Z">
            <w:rPr>
              <w:rFonts w:ascii="新宋体" w:hAnsi="新宋体" w:eastAsia="新宋体"/>
              <w:color w:val="808080"/>
            </w:rPr>
          </w:rPrChange>
        </w:rPr>
        <w:t>///</w:t>
      </w:r>
      <w:r>
        <w:rPr>
          <w:rFonts w:ascii="Times New Roman" w:hAnsi="Times New Roman" w:eastAsia="新宋体" w:cs="Times New Roman"/>
          <w:color w:val="008000"/>
          <w:rPrChange w:id="6128"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129"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130" w:author="China" w:date="2017-06-06T20:51:00Z">
            <w:rPr>
              <w:rFonts w:ascii="新宋体" w:hAnsi="新宋体" w:eastAsia="新宋体"/>
            </w:rPr>
          </w:rPrChange>
        </w:rPr>
      </w:pPr>
      <w:r>
        <w:rPr>
          <w:rFonts w:ascii="Times New Roman" w:hAnsi="Times New Roman" w:eastAsia="新宋体" w:cs="Times New Roman"/>
          <w:rPrChange w:id="6131" w:author="China" w:date="2017-06-06T20:51:00Z">
            <w:rPr>
              <w:rFonts w:ascii="新宋体" w:hAnsi="新宋体" w:eastAsia="新宋体"/>
            </w:rPr>
          </w:rPrChange>
        </w:rPr>
        <w:t xml:space="preserve">            </w:t>
      </w:r>
      <w:r>
        <w:rPr>
          <w:rFonts w:ascii="Times New Roman" w:hAnsi="Times New Roman" w:eastAsia="新宋体" w:cs="Times New Roman"/>
          <w:color w:val="0000FF"/>
          <w:rPrChange w:id="6132" w:author="China" w:date="2017-06-06T20:51:00Z">
            <w:rPr>
              <w:rFonts w:ascii="新宋体" w:hAnsi="新宋体" w:eastAsia="新宋体"/>
              <w:color w:val="0000FF"/>
            </w:rPr>
          </w:rPrChange>
        </w:rPr>
        <w:t>publc</w:t>
      </w:r>
      <w:r>
        <w:rPr>
          <w:rFonts w:ascii="Times New Roman" w:hAnsi="Times New Roman" w:eastAsia="新宋体" w:cs="Times New Roman"/>
          <w:rPrChange w:id="6133" w:author="China" w:date="2017-06-06T20:51:00Z">
            <w:rPr>
              <w:rFonts w:ascii="新宋体" w:hAnsi="新宋体" w:eastAsia="新宋体"/>
            </w:rPr>
          </w:rPrChange>
        </w:rPr>
        <w:t xml:space="preserve"> </w:t>
      </w:r>
      <w:r>
        <w:rPr>
          <w:rFonts w:ascii="Times New Roman" w:hAnsi="Times New Roman" w:eastAsia="新宋体" w:cs="Times New Roman"/>
          <w:color w:val="0000FF"/>
          <w:rPrChange w:id="6134" w:author="China" w:date="2017-06-06T20:51:00Z">
            <w:rPr>
              <w:rFonts w:ascii="新宋体" w:hAnsi="新宋体" w:eastAsia="新宋体"/>
              <w:color w:val="0000FF"/>
            </w:rPr>
          </w:rPrChange>
        </w:rPr>
        <w:t>strng</w:t>
      </w:r>
      <w:r>
        <w:rPr>
          <w:rFonts w:ascii="Times New Roman" w:hAnsi="Times New Roman" w:eastAsia="新宋体" w:cs="Times New Roman"/>
          <w:rPrChange w:id="6135" w:author="China" w:date="2017-06-06T20:51:00Z">
            <w:rPr>
              <w:rFonts w:ascii="新宋体" w:hAnsi="新宋体" w:eastAsia="新宋体"/>
            </w:rPr>
          </w:rPrChange>
        </w:rPr>
        <w:t xml:space="preserve"> xsText</w:t>
      </w:r>
    </w:p>
    <w:p>
      <w:pPr>
        <w:ind w:firstLine="480"/>
        <w:jc w:val="left"/>
        <w:rPr>
          <w:rFonts w:ascii="Times New Roman" w:hAnsi="Times New Roman" w:eastAsia="新宋体" w:cs="Times New Roman"/>
          <w:rPrChange w:id="6136" w:author="China" w:date="2017-06-06T20:51:00Z">
            <w:rPr>
              <w:rFonts w:ascii="新宋体" w:hAnsi="新宋体" w:eastAsia="新宋体"/>
            </w:rPr>
          </w:rPrChange>
        </w:rPr>
      </w:pPr>
      <w:r>
        <w:rPr>
          <w:rFonts w:ascii="Times New Roman" w:hAnsi="Times New Roman" w:eastAsia="新宋体" w:cs="Times New Roman"/>
          <w:rPrChange w:id="613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138" w:author="China" w:date="2017-06-06T20:51:00Z">
            <w:rPr>
              <w:rFonts w:ascii="新宋体" w:hAnsi="新宋体" w:eastAsia="新宋体"/>
            </w:rPr>
          </w:rPrChange>
        </w:rPr>
      </w:pPr>
      <w:r>
        <w:rPr>
          <w:rFonts w:ascii="Times New Roman" w:hAnsi="Times New Roman" w:eastAsia="新宋体" w:cs="Times New Roman"/>
          <w:rPrChange w:id="6139" w:author="China" w:date="2017-06-06T20:51:00Z">
            <w:rPr>
              <w:rFonts w:ascii="新宋体" w:hAnsi="新宋体" w:eastAsia="新宋体"/>
            </w:rPr>
          </w:rPrChange>
        </w:rPr>
        <w:t xml:space="preserve">                </w:t>
      </w:r>
      <w:r>
        <w:rPr>
          <w:rFonts w:ascii="Times New Roman" w:hAnsi="Times New Roman" w:eastAsia="新宋体" w:cs="Times New Roman"/>
          <w:color w:val="0000FF"/>
          <w:rPrChange w:id="6140" w:author="China" w:date="2017-06-06T20:51:00Z">
            <w:rPr>
              <w:rFonts w:ascii="新宋体" w:hAnsi="新宋体" w:eastAsia="新宋体"/>
              <w:color w:val="0000FF"/>
            </w:rPr>
          </w:rPrChange>
        </w:rPr>
        <w:t>set</w:t>
      </w:r>
      <w:r>
        <w:rPr>
          <w:rFonts w:ascii="Times New Roman" w:hAnsi="Times New Roman" w:eastAsia="新宋体" w:cs="Times New Roman"/>
          <w:rPrChange w:id="6141" w:author="China" w:date="2017-06-06T20:51:00Z">
            <w:rPr>
              <w:rFonts w:ascii="新宋体" w:hAnsi="新宋体" w:eastAsia="新宋体"/>
            </w:rPr>
          </w:rPrChange>
        </w:rPr>
        <w:t xml:space="preserve"> { strxsText = </w:t>
      </w:r>
      <w:r>
        <w:rPr>
          <w:rFonts w:ascii="Times New Roman" w:hAnsi="Times New Roman" w:eastAsia="新宋体" w:cs="Times New Roman"/>
          <w:color w:val="0000FF"/>
          <w:rPrChange w:id="6142" w:author="China" w:date="2017-06-06T20:51:00Z">
            <w:rPr>
              <w:rFonts w:ascii="新宋体" w:hAnsi="新宋体" w:eastAsia="新宋体"/>
              <w:color w:val="0000FF"/>
            </w:rPr>
          </w:rPrChange>
        </w:rPr>
        <w:t>vlue</w:t>
      </w:r>
      <w:r>
        <w:rPr>
          <w:rFonts w:ascii="Times New Roman" w:hAnsi="Times New Roman" w:eastAsia="新宋体" w:cs="Times New Roman"/>
          <w:rPrChange w:id="6143"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144" w:author="China" w:date="2017-06-06T20:51:00Z">
            <w:rPr>
              <w:rFonts w:ascii="新宋体" w:hAnsi="新宋体" w:eastAsia="新宋体"/>
            </w:rPr>
          </w:rPrChange>
        </w:rPr>
      </w:pPr>
      <w:r>
        <w:rPr>
          <w:rFonts w:ascii="Times New Roman" w:hAnsi="Times New Roman" w:eastAsia="新宋体" w:cs="Times New Roman"/>
          <w:rPrChange w:id="6145" w:author="China" w:date="2017-06-06T20:51:00Z">
            <w:rPr>
              <w:rFonts w:ascii="新宋体" w:hAnsi="新宋体" w:eastAsia="新宋体"/>
            </w:rPr>
          </w:rPrChange>
        </w:rPr>
        <w:t xml:space="preserve">                </w:t>
      </w:r>
      <w:r>
        <w:rPr>
          <w:rFonts w:ascii="Times New Roman" w:hAnsi="Times New Roman" w:eastAsia="新宋体" w:cs="Times New Roman"/>
          <w:color w:val="0000FF"/>
          <w:rPrChange w:id="6146" w:author="China" w:date="2017-06-06T20:51:00Z">
            <w:rPr>
              <w:rFonts w:ascii="新宋体" w:hAnsi="新宋体" w:eastAsia="新宋体"/>
              <w:color w:val="0000FF"/>
            </w:rPr>
          </w:rPrChange>
        </w:rPr>
        <w:t>get</w:t>
      </w:r>
      <w:r>
        <w:rPr>
          <w:rFonts w:ascii="Times New Roman" w:hAnsi="Times New Roman" w:eastAsia="新宋体" w:cs="Times New Roman"/>
          <w:rPrChange w:id="6147" w:author="China" w:date="2017-06-06T20:51:00Z">
            <w:rPr>
              <w:rFonts w:ascii="新宋体" w:hAnsi="新宋体" w:eastAsia="新宋体"/>
            </w:rPr>
          </w:rPrChange>
        </w:rPr>
        <w:t xml:space="preserve"> { </w:t>
      </w:r>
      <w:r>
        <w:rPr>
          <w:rFonts w:ascii="Times New Roman" w:hAnsi="Times New Roman" w:eastAsia="新宋体" w:cs="Times New Roman"/>
          <w:color w:val="0000FF"/>
          <w:rPrChange w:id="6148" w:author="China" w:date="2017-06-06T20:51:00Z">
            <w:rPr>
              <w:rFonts w:ascii="新宋体" w:hAnsi="新宋体" w:eastAsia="新宋体"/>
              <w:color w:val="0000FF"/>
            </w:rPr>
          </w:rPrChange>
        </w:rPr>
        <w:t>return</w:t>
      </w:r>
      <w:r>
        <w:rPr>
          <w:rFonts w:ascii="Times New Roman" w:hAnsi="Times New Roman" w:eastAsia="新宋体" w:cs="Times New Roman"/>
          <w:rPrChange w:id="6149" w:author="China" w:date="2017-06-06T20:51:00Z">
            <w:rPr>
              <w:rFonts w:ascii="新宋体" w:hAnsi="新宋体" w:eastAsia="新宋体"/>
            </w:rPr>
          </w:rPrChange>
        </w:rPr>
        <w:t xml:space="preserve"> strxsText; }</w:t>
      </w:r>
    </w:p>
    <w:p>
      <w:pPr>
        <w:ind w:firstLine="480"/>
        <w:jc w:val="left"/>
        <w:rPr>
          <w:rFonts w:ascii="Times New Roman" w:hAnsi="Times New Roman" w:eastAsia="新宋体" w:cs="Times New Roman"/>
          <w:rPrChange w:id="6150" w:author="China" w:date="2017-06-06T20:51:00Z">
            <w:rPr>
              <w:rFonts w:ascii="新宋体" w:hAnsi="新宋体" w:eastAsia="新宋体"/>
            </w:rPr>
          </w:rPrChange>
        </w:rPr>
      </w:pPr>
      <w:r>
        <w:rPr>
          <w:rFonts w:ascii="Times New Roman" w:hAnsi="Times New Roman" w:eastAsia="新宋体" w:cs="Times New Roman"/>
          <w:rPrChange w:id="615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152" w:author="China" w:date="2017-06-06T20:51:00Z">
            <w:rPr>
              <w:rFonts w:ascii="新宋体" w:hAnsi="新宋体" w:eastAsia="新宋体"/>
            </w:rPr>
          </w:rPrChange>
        </w:rPr>
      </w:pPr>
      <w:r>
        <w:rPr>
          <w:rFonts w:ascii="Times New Roman" w:hAnsi="Times New Roman" w:eastAsia="新宋体" w:cs="Times New Roman"/>
          <w:rPrChange w:id="6153" w:author="China" w:date="2017-06-06T20:51:00Z">
            <w:rPr>
              <w:rFonts w:ascii="新宋体" w:hAnsi="新宋体" w:eastAsia="新宋体"/>
            </w:rPr>
          </w:rPrChange>
        </w:rPr>
        <w:t xml:space="preserve">            </w:t>
      </w:r>
      <w:r>
        <w:rPr>
          <w:rFonts w:ascii="Times New Roman" w:hAnsi="Times New Roman" w:eastAsia="新宋体" w:cs="Times New Roman"/>
          <w:color w:val="808080"/>
          <w:rPrChange w:id="6154" w:author="China" w:date="2017-06-06T20:51:00Z">
            <w:rPr>
              <w:rFonts w:ascii="新宋体" w:hAnsi="新宋体" w:eastAsia="新宋体"/>
              <w:color w:val="808080"/>
            </w:rPr>
          </w:rPrChange>
        </w:rPr>
        <w:t>///</w:t>
      </w:r>
      <w:r>
        <w:rPr>
          <w:rFonts w:ascii="Times New Roman" w:hAnsi="Times New Roman" w:eastAsia="新宋体" w:cs="Times New Roman"/>
          <w:color w:val="008000"/>
          <w:rPrChange w:id="6155"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156"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157" w:author="China" w:date="2017-06-06T20:51:00Z">
            <w:rPr>
              <w:rFonts w:ascii="新宋体" w:hAnsi="新宋体" w:eastAsia="新宋体"/>
            </w:rPr>
          </w:rPrChange>
        </w:rPr>
      </w:pPr>
      <w:r>
        <w:rPr>
          <w:rFonts w:ascii="Times New Roman" w:hAnsi="Times New Roman" w:eastAsia="新宋体" w:cs="Times New Roman"/>
          <w:rPrChange w:id="6158" w:author="China" w:date="2017-06-06T20:51:00Z">
            <w:rPr>
              <w:rFonts w:ascii="新宋体" w:hAnsi="新宋体" w:eastAsia="新宋体"/>
            </w:rPr>
          </w:rPrChange>
        </w:rPr>
        <w:t xml:space="preserve">            </w:t>
      </w:r>
      <w:r>
        <w:rPr>
          <w:rFonts w:ascii="Times New Roman" w:hAnsi="Times New Roman" w:eastAsia="新宋体" w:cs="Times New Roman"/>
          <w:color w:val="808080"/>
          <w:rPrChange w:id="6159" w:author="China" w:date="2017-06-06T20:51:00Z">
            <w:rPr>
              <w:rFonts w:ascii="新宋体" w:hAnsi="新宋体" w:eastAsia="新宋体"/>
              <w:color w:val="808080"/>
            </w:rPr>
          </w:rPrChange>
        </w:rPr>
        <w:t>///</w:t>
      </w:r>
      <w:r>
        <w:rPr>
          <w:rFonts w:ascii="Times New Roman" w:hAnsi="Times New Roman" w:eastAsia="新宋体" w:cs="Times New Roman"/>
          <w:color w:val="008000"/>
          <w:rPrChange w:id="6160" w:author="China" w:date="2017-06-06T20:51:00Z">
            <w:rPr>
              <w:rFonts w:ascii="新宋体" w:hAnsi="新宋体" w:eastAsia="新宋体"/>
              <w:color w:val="008000"/>
            </w:rPr>
          </w:rPrChange>
        </w:rPr>
        <w:t xml:space="preserve"> X</w:t>
      </w:r>
      <w:r>
        <w:rPr>
          <w:rFonts w:hint="eastAsia" w:ascii="Times New Roman" w:hAnsi="Times New Roman" w:eastAsia="新宋体" w:cs="Times New Roman"/>
          <w:color w:val="008000"/>
          <w:rPrChange w:id="6161" w:author="China" w:date="2017-06-06T20:51:00Z">
            <w:rPr>
              <w:rFonts w:hint="eastAsia" w:ascii="新宋体" w:hAnsi="新宋体" w:eastAsia="新宋体"/>
              <w:color w:val="008000"/>
            </w:rPr>
          </w:rPrChange>
        </w:rPr>
        <w:t>轴说明</w:t>
      </w:r>
      <w:r>
        <w:rPr>
          <w:rFonts w:hint="eastAsia" w:ascii="Times New Roman" w:hAnsi="Times New Roman" w:eastAsia="新宋体" w:cs="Times New Roman"/>
          <w:color w:val="008000"/>
          <w:rPrChange w:id="6162" w:author="China" w:date="2017-06-06T20:51:00Z">
            <w:rPr>
              <w:rFonts w:hint="eastAsia" w:ascii="新宋体" w:hAnsi="新宋体" w:eastAsia="新宋体"/>
              <w:color w:val="008000"/>
            </w:rPr>
          </w:rPrChange>
        </w:rPr>
        <w:t>文字颜色</w:t>
      </w:r>
    </w:p>
    <w:p>
      <w:pPr>
        <w:ind w:firstLine="480"/>
        <w:jc w:val="left"/>
        <w:rPr>
          <w:rFonts w:ascii="Times New Roman" w:hAnsi="Times New Roman" w:eastAsia="新宋体" w:cs="Times New Roman"/>
          <w:rPrChange w:id="6163" w:author="China" w:date="2017-06-06T20:51:00Z">
            <w:rPr>
              <w:rFonts w:ascii="新宋体" w:hAnsi="新宋体" w:eastAsia="新宋体"/>
            </w:rPr>
          </w:rPrChange>
        </w:rPr>
      </w:pPr>
      <w:r>
        <w:rPr>
          <w:rFonts w:ascii="Times New Roman" w:hAnsi="Times New Roman" w:eastAsia="新宋体" w:cs="Times New Roman"/>
          <w:rPrChange w:id="6164" w:author="China" w:date="2017-06-06T20:51:00Z">
            <w:rPr>
              <w:rFonts w:ascii="新宋体" w:hAnsi="新宋体" w:eastAsia="新宋体"/>
            </w:rPr>
          </w:rPrChange>
        </w:rPr>
        <w:t xml:space="preserve">            </w:t>
      </w:r>
      <w:r>
        <w:rPr>
          <w:rFonts w:ascii="Times New Roman" w:hAnsi="Times New Roman" w:eastAsia="新宋体" w:cs="Times New Roman"/>
          <w:color w:val="808080"/>
          <w:rPrChange w:id="6165" w:author="China" w:date="2017-06-06T20:51:00Z">
            <w:rPr>
              <w:rFonts w:ascii="新宋体" w:hAnsi="新宋体" w:eastAsia="新宋体"/>
              <w:color w:val="808080"/>
            </w:rPr>
          </w:rPrChange>
        </w:rPr>
        <w:t>///</w:t>
      </w:r>
      <w:r>
        <w:rPr>
          <w:rFonts w:ascii="Times New Roman" w:hAnsi="Times New Roman" w:eastAsia="新宋体" w:cs="Times New Roman"/>
          <w:color w:val="008000"/>
          <w:rPrChange w:id="616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16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168" w:author="China" w:date="2017-06-06T20:51:00Z">
            <w:rPr>
              <w:rFonts w:ascii="新宋体" w:hAnsi="新宋体" w:eastAsia="新宋体"/>
            </w:rPr>
          </w:rPrChange>
        </w:rPr>
      </w:pPr>
      <w:r>
        <w:rPr>
          <w:rFonts w:ascii="Times New Roman" w:hAnsi="Times New Roman" w:eastAsia="新宋体" w:cs="Times New Roman"/>
          <w:rPrChange w:id="6169" w:author="China" w:date="2017-06-06T20:51:00Z">
            <w:rPr>
              <w:rFonts w:ascii="新宋体" w:hAnsi="新宋体" w:eastAsia="新宋体"/>
            </w:rPr>
          </w:rPrChange>
        </w:rPr>
        <w:t xml:space="preserve">            </w:t>
      </w:r>
      <w:r>
        <w:rPr>
          <w:rFonts w:ascii="Times New Roman" w:hAnsi="Times New Roman" w:eastAsia="新宋体" w:cs="Times New Roman"/>
          <w:color w:val="0000FF"/>
          <w:rPrChange w:id="6170" w:author="China" w:date="2017-06-06T20:51:00Z">
            <w:rPr>
              <w:rFonts w:ascii="新宋体" w:hAnsi="新宋体" w:eastAsia="新宋体"/>
              <w:color w:val="0000FF"/>
            </w:rPr>
          </w:rPrChange>
        </w:rPr>
        <w:t>publc</w:t>
      </w:r>
      <w:r>
        <w:rPr>
          <w:rFonts w:ascii="Times New Roman" w:hAnsi="Times New Roman" w:eastAsia="新宋体" w:cs="Times New Roman"/>
          <w:rPrChange w:id="6171" w:author="China" w:date="2017-06-06T20:51:00Z">
            <w:rPr>
              <w:rFonts w:ascii="新宋体" w:hAnsi="新宋体" w:eastAsia="新宋体"/>
            </w:rPr>
          </w:rPrChange>
        </w:rPr>
        <w:t xml:space="preserve"> </w:t>
      </w:r>
      <w:r>
        <w:rPr>
          <w:rFonts w:ascii="Times New Roman" w:hAnsi="Times New Roman" w:eastAsia="新宋体" w:cs="Times New Roman"/>
          <w:color w:val="2B91AF"/>
          <w:rPrChange w:id="6172" w:author="China" w:date="2017-06-06T20:51:00Z">
            <w:rPr>
              <w:rFonts w:ascii="新宋体" w:hAnsi="新宋体" w:eastAsia="新宋体"/>
              <w:color w:val="2B91AF"/>
            </w:rPr>
          </w:rPrChange>
        </w:rPr>
        <w:t>Color</w:t>
      </w:r>
      <w:r>
        <w:rPr>
          <w:rFonts w:ascii="Times New Roman" w:hAnsi="Times New Roman" w:eastAsia="新宋体" w:cs="Times New Roman"/>
          <w:rPrChange w:id="6173" w:author="China" w:date="2017-06-06T20:51:00Z">
            <w:rPr>
              <w:rFonts w:ascii="新宋体" w:hAnsi="新宋体" w:eastAsia="新宋体"/>
            </w:rPr>
          </w:rPrChange>
        </w:rPr>
        <w:t xml:space="preserve"> xsTextColor</w:t>
      </w:r>
    </w:p>
    <w:p>
      <w:pPr>
        <w:ind w:firstLine="480"/>
        <w:jc w:val="left"/>
        <w:rPr>
          <w:rFonts w:ascii="Times New Roman" w:hAnsi="Times New Roman" w:eastAsia="新宋体" w:cs="Times New Roman"/>
          <w:rPrChange w:id="6174" w:author="China" w:date="2017-06-06T20:51:00Z">
            <w:rPr>
              <w:rFonts w:ascii="新宋体" w:hAnsi="新宋体" w:eastAsia="新宋体"/>
            </w:rPr>
          </w:rPrChange>
        </w:rPr>
      </w:pPr>
      <w:r>
        <w:rPr>
          <w:rFonts w:ascii="Times New Roman" w:hAnsi="Times New Roman" w:eastAsia="新宋体" w:cs="Times New Roman"/>
          <w:rPrChange w:id="617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176" w:author="China" w:date="2017-06-06T20:51:00Z">
            <w:rPr>
              <w:rFonts w:ascii="新宋体" w:hAnsi="新宋体" w:eastAsia="新宋体"/>
            </w:rPr>
          </w:rPrChange>
        </w:rPr>
      </w:pPr>
      <w:r>
        <w:rPr>
          <w:rFonts w:ascii="Times New Roman" w:hAnsi="Times New Roman" w:eastAsia="新宋体" w:cs="Times New Roman"/>
          <w:rPrChange w:id="6177" w:author="China" w:date="2017-06-06T20:51:00Z">
            <w:rPr>
              <w:rFonts w:ascii="新宋体" w:hAnsi="新宋体" w:eastAsia="新宋体"/>
            </w:rPr>
          </w:rPrChange>
        </w:rPr>
        <w:t xml:space="preserve">                </w:t>
      </w:r>
      <w:r>
        <w:rPr>
          <w:rFonts w:ascii="Times New Roman" w:hAnsi="Times New Roman" w:eastAsia="新宋体" w:cs="Times New Roman"/>
          <w:color w:val="0000FF"/>
          <w:rPrChange w:id="6178" w:author="China" w:date="2017-06-06T20:51:00Z">
            <w:rPr>
              <w:rFonts w:ascii="新宋体" w:hAnsi="新宋体" w:eastAsia="新宋体"/>
              <w:color w:val="0000FF"/>
            </w:rPr>
          </w:rPrChange>
        </w:rPr>
        <w:t>set</w:t>
      </w:r>
      <w:r>
        <w:rPr>
          <w:rFonts w:ascii="Times New Roman" w:hAnsi="Times New Roman" w:eastAsia="新宋体" w:cs="Times New Roman"/>
          <w:rPrChange w:id="6179" w:author="China" w:date="2017-06-06T20:51:00Z">
            <w:rPr>
              <w:rFonts w:ascii="新宋体" w:hAnsi="新宋体" w:eastAsia="新宋体"/>
            </w:rPr>
          </w:rPrChange>
        </w:rPr>
        <w:t xml:space="preserve"> { clrxsTextCol</w:t>
      </w:r>
      <w:r>
        <w:rPr>
          <w:rFonts w:ascii="Times New Roman" w:hAnsi="Times New Roman" w:eastAsia="新宋体" w:cs="Times New Roman"/>
          <w:rPrChange w:id="6180" w:author="China" w:date="2017-06-06T20:51:00Z">
            <w:rPr>
              <w:rFonts w:ascii="新宋体" w:hAnsi="新宋体" w:eastAsia="新宋体"/>
            </w:rPr>
          </w:rPrChange>
        </w:rPr>
        <w:t xml:space="preserve">or = </w:t>
      </w:r>
      <w:r>
        <w:rPr>
          <w:rFonts w:ascii="Times New Roman" w:hAnsi="Times New Roman" w:eastAsia="新宋体" w:cs="Times New Roman"/>
          <w:color w:val="0000FF"/>
          <w:rPrChange w:id="6181" w:author="China" w:date="2017-06-06T20:51:00Z">
            <w:rPr>
              <w:rFonts w:ascii="新宋体" w:hAnsi="新宋体" w:eastAsia="新宋体"/>
              <w:color w:val="0000FF"/>
            </w:rPr>
          </w:rPrChange>
        </w:rPr>
        <w:t>vlue</w:t>
      </w:r>
      <w:r>
        <w:rPr>
          <w:rFonts w:ascii="Times New Roman" w:hAnsi="Times New Roman" w:eastAsia="新宋体" w:cs="Times New Roman"/>
          <w:rPrChange w:id="6182"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183" w:author="China" w:date="2017-06-06T20:51:00Z">
            <w:rPr>
              <w:rFonts w:ascii="新宋体" w:hAnsi="新宋体" w:eastAsia="新宋体"/>
            </w:rPr>
          </w:rPrChange>
        </w:rPr>
      </w:pPr>
      <w:r>
        <w:rPr>
          <w:rFonts w:ascii="Times New Roman" w:hAnsi="Times New Roman" w:eastAsia="新宋体" w:cs="Times New Roman"/>
          <w:rPrChange w:id="6184" w:author="China" w:date="2017-06-06T20:51:00Z">
            <w:rPr>
              <w:rFonts w:ascii="新宋体" w:hAnsi="新宋体" w:eastAsia="新宋体"/>
            </w:rPr>
          </w:rPrChange>
        </w:rPr>
        <w:t xml:space="preserve">                </w:t>
      </w:r>
      <w:r>
        <w:rPr>
          <w:rFonts w:ascii="Times New Roman" w:hAnsi="Times New Roman" w:eastAsia="新宋体" w:cs="Times New Roman"/>
          <w:color w:val="0000FF"/>
          <w:rPrChange w:id="6185" w:author="China" w:date="2017-06-06T20:51:00Z">
            <w:rPr>
              <w:rFonts w:ascii="新宋体" w:hAnsi="新宋体" w:eastAsia="新宋体"/>
              <w:color w:val="0000FF"/>
            </w:rPr>
          </w:rPrChange>
        </w:rPr>
        <w:t>get</w:t>
      </w:r>
      <w:r>
        <w:rPr>
          <w:rFonts w:ascii="Times New Roman" w:hAnsi="Times New Roman" w:eastAsia="新宋体" w:cs="Times New Roman"/>
          <w:rPrChange w:id="6186" w:author="China" w:date="2017-06-06T20:51:00Z">
            <w:rPr>
              <w:rFonts w:ascii="新宋体" w:hAnsi="新宋体" w:eastAsia="新宋体"/>
            </w:rPr>
          </w:rPrChange>
        </w:rPr>
        <w:t xml:space="preserve"> { </w:t>
      </w:r>
      <w:r>
        <w:rPr>
          <w:rFonts w:ascii="Times New Roman" w:hAnsi="Times New Roman" w:eastAsia="新宋体" w:cs="Times New Roman"/>
          <w:color w:val="0000FF"/>
          <w:rPrChange w:id="6187" w:author="China" w:date="2017-06-06T20:51:00Z">
            <w:rPr>
              <w:rFonts w:ascii="新宋体" w:hAnsi="新宋体" w:eastAsia="新宋体"/>
              <w:color w:val="0000FF"/>
            </w:rPr>
          </w:rPrChange>
        </w:rPr>
        <w:t>return</w:t>
      </w:r>
      <w:r>
        <w:rPr>
          <w:rFonts w:ascii="Times New Roman" w:hAnsi="Times New Roman" w:eastAsia="新宋体" w:cs="Times New Roman"/>
          <w:rPrChange w:id="6188" w:author="China" w:date="2017-06-06T20:51:00Z">
            <w:rPr>
              <w:rFonts w:ascii="新宋体" w:hAnsi="新宋体" w:eastAsia="新宋体"/>
            </w:rPr>
          </w:rPrChange>
        </w:rPr>
        <w:t xml:space="preserve"> clrxsTextColor; }</w:t>
      </w:r>
    </w:p>
    <w:p>
      <w:pPr>
        <w:ind w:firstLine="480"/>
        <w:jc w:val="left"/>
        <w:rPr>
          <w:rFonts w:ascii="Times New Roman" w:hAnsi="Times New Roman" w:eastAsia="新宋体" w:cs="Times New Roman"/>
          <w:rPrChange w:id="6189" w:author="China" w:date="2017-06-06T20:51:00Z">
            <w:rPr>
              <w:rFonts w:ascii="新宋体" w:hAnsi="新宋体" w:eastAsia="新宋体"/>
            </w:rPr>
          </w:rPrChange>
        </w:rPr>
      </w:pPr>
      <w:r>
        <w:rPr>
          <w:rFonts w:ascii="Times New Roman" w:hAnsi="Times New Roman" w:eastAsia="新宋体" w:cs="Times New Roman"/>
          <w:rPrChange w:id="619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191" w:author="China" w:date="2017-06-06T20:51:00Z">
            <w:rPr>
              <w:rFonts w:ascii="新宋体" w:hAnsi="新宋体" w:eastAsia="新宋体"/>
            </w:rPr>
          </w:rPrChange>
        </w:rPr>
      </w:pPr>
      <w:r>
        <w:rPr>
          <w:rFonts w:ascii="Times New Roman" w:hAnsi="Times New Roman" w:eastAsia="新宋体" w:cs="Times New Roman"/>
          <w:rPrChange w:id="6192" w:author="China" w:date="2017-06-06T20:51:00Z">
            <w:rPr>
              <w:rFonts w:ascii="新宋体" w:hAnsi="新宋体" w:eastAsia="新宋体"/>
            </w:rPr>
          </w:rPrChange>
        </w:rPr>
        <w:t xml:space="preserve">            </w:t>
      </w:r>
      <w:r>
        <w:rPr>
          <w:rFonts w:ascii="Times New Roman" w:hAnsi="Times New Roman" w:eastAsia="新宋体" w:cs="Times New Roman"/>
          <w:color w:val="808080"/>
          <w:rPrChange w:id="6193" w:author="China" w:date="2017-06-06T20:51:00Z">
            <w:rPr>
              <w:rFonts w:ascii="新宋体" w:hAnsi="新宋体" w:eastAsia="新宋体"/>
              <w:color w:val="808080"/>
            </w:rPr>
          </w:rPrChange>
        </w:rPr>
        <w:t>///</w:t>
      </w:r>
      <w:r>
        <w:rPr>
          <w:rFonts w:ascii="Times New Roman" w:hAnsi="Times New Roman" w:eastAsia="新宋体" w:cs="Times New Roman"/>
          <w:color w:val="008000"/>
          <w:rPrChange w:id="6194"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195"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196" w:author="China" w:date="2017-06-06T20:51:00Z">
            <w:rPr>
              <w:rFonts w:ascii="新宋体" w:hAnsi="新宋体" w:eastAsia="新宋体"/>
            </w:rPr>
          </w:rPrChange>
        </w:rPr>
      </w:pPr>
      <w:r>
        <w:rPr>
          <w:rFonts w:ascii="Times New Roman" w:hAnsi="Times New Roman" w:eastAsia="新宋体" w:cs="Times New Roman"/>
          <w:rPrChange w:id="6197" w:author="China" w:date="2017-06-06T20:51:00Z">
            <w:rPr>
              <w:rFonts w:ascii="新宋体" w:hAnsi="新宋体" w:eastAsia="新宋体"/>
            </w:rPr>
          </w:rPrChange>
        </w:rPr>
        <w:t xml:space="preserve">            </w:t>
      </w:r>
      <w:r>
        <w:rPr>
          <w:rFonts w:ascii="Times New Roman" w:hAnsi="Times New Roman" w:eastAsia="新宋体" w:cs="Times New Roman"/>
          <w:color w:val="808080"/>
          <w:rPrChange w:id="6198" w:author="China" w:date="2017-06-06T20:51:00Z">
            <w:rPr>
              <w:rFonts w:ascii="新宋体" w:hAnsi="新宋体" w:eastAsia="新宋体"/>
              <w:color w:val="808080"/>
            </w:rPr>
          </w:rPrChange>
        </w:rPr>
        <w:t>///</w:t>
      </w:r>
      <w:r>
        <w:rPr>
          <w:rFonts w:ascii="Times New Roman" w:hAnsi="Times New Roman" w:eastAsia="新宋体" w:cs="Times New Roman"/>
          <w:color w:val="008000"/>
          <w:rPrChange w:id="6199" w:author="China" w:date="2017-06-06T20:51:00Z">
            <w:rPr>
              <w:rFonts w:ascii="新宋体" w:hAnsi="新宋体" w:eastAsia="新宋体"/>
              <w:color w:val="008000"/>
            </w:rPr>
          </w:rPrChange>
        </w:rPr>
        <w:t xml:space="preserve"> X</w:t>
      </w:r>
      <w:r>
        <w:rPr>
          <w:rFonts w:hint="eastAsia" w:ascii="Times New Roman" w:hAnsi="Times New Roman" w:eastAsia="新宋体" w:cs="Times New Roman"/>
          <w:color w:val="008000"/>
          <w:rPrChange w:id="6200" w:author="China" w:date="2017-06-06T20:51:00Z">
            <w:rPr>
              <w:rFonts w:hint="eastAsia" w:ascii="新宋体" w:hAnsi="新宋体" w:eastAsia="新宋体"/>
              <w:color w:val="008000"/>
            </w:rPr>
          </w:rPrChange>
        </w:rPr>
        <w:t>刻度文字颜色</w:t>
      </w:r>
    </w:p>
    <w:p>
      <w:pPr>
        <w:ind w:firstLine="480"/>
        <w:jc w:val="left"/>
        <w:rPr>
          <w:rFonts w:ascii="Times New Roman" w:hAnsi="Times New Roman" w:eastAsia="新宋体" w:cs="Times New Roman"/>
          <w:rPrChange w:id="6201" w:author="China" w:date="2017-06-06T20:51:00Z">
            <w:rPr>
              <w:rFonts w:ascii="新宋体" w:hAnsi="新宋体" w:eastAsia="新宋体"/>
            </w:rPr>
          </w:rPrChange>
        </w:rPr>
      </w:pPr>
      <w:r>
        <w:rPr>
          <w:rFonts w:ascii="Times New Roman" w:hAnsi="Times New Roman" w:eastAsia="新宋体" w:cs="Times New Roman"/>
          <w:rPrChange w:id="6202" w:author="China" w:date="2017-06-06T20:51:00Z">
            <w:rPr>
              <w:rFonts w:ascii="新宋体" w:hAnsi="新宋体" w:eastAsia="新宋体"/>
            </w:rPr>
          </w:rPrChange>
        </w:rPr>
        <w:t xml:space="preserve">            </w:t>
      </w:r>
      <w:r>
        <w:rPr>
          <w:rFonts w:ascii="Times New Roman" w:hAnsi="Times New Roman" w:eastAsia="新宋体" w:cs="Times New Roman"/>
          <w:color w:val="808080"/>
          <w:rPrChange w:id="6203" w:author="China" w:date="2017-06-06T20:51:00Z">
            <w:rPr>
              <w:rFonts w:ascii="新宋体" w:hAnsi="新宋体" w:eastAsia="新宋体"/>
              <w:color w:val="808080"/>
            </w:rPr>
          </w:rPrChange>
        </w:rPr>
        <w:t>///</w:t>
      </w:r>
      <w:r>
        <w:rPr>
          <w:rFonts w:ascii="Times New Roman" w:hAnsi="Times New Roman" w:eastAsia="新宋体" w:cs="Times New Roman"/>
          <w:color w:val="008000"/>
          <w:rPrChange w:id="6204"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205"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206" w:author="China" w:date="2017-06-06T20:51:00Z">
            <w:rPr>
              <w:rFonts w:ascii="新宋体" w:hAnsi="新宋体" w:eastAsia="新宋体"/>
            </w:rPr>
          </w:rPrChange>
        </w:rPr>
      </w:pPr>
      <w:r>
        <w:rPr>
          <w:rFonts w:ascii="Times New Roman" w:hAnsi="Times New Roman" w:eastAsia="新宋体" w:cs="Times New Roman"/>
          <w:rPrChange w:id="6207" w:author="China" w:date="2017-06-06T20:51:00Z">
            <w:rPr>
              <w:rFonts w:ascii="新宋体" w:hAnsi="新宋体" w:eastAsia="新宋体"/>
            </w:rPr>
          </w:rPrChange>
        </w:rPr>
        <w:t xml:space="preserve">            </w:t>
      </w:r>
      <w:r>
        <w:rPr>
          <w:rFonts w:ascii="Times New Roman" w:hAnsi="Times New Roman" w:eastAsia="新宋体" w:cs="Times New Roman"/>
          <w:color w:val="0000FF"/>
          <w:rPrChange w:id="6208" w:author="China" w:date="2017-06-06T20:51:00Z">
            <w:rPr>
              <w:rFonts w:ascii="新宋体" w:hAnsi="新宋体" w:eastAsia="新宋体"/>
              <w:color w:val="0000FF"/>
            </w:rPr>
          </w:rPrChange>
        </w:rPr>
        <w:t>publc</w:t>
      </w:r>
      <w:r>
        <w:rPr>
          <w:rFonts w:ascii="Times New Roman" w:hAnsi="Times New Roman" w:eastAsia="新宋体" w:cs="Times New Roman"/>
          <w:rPrChange w:id="6209" w:author="China" w:date="2017-06-06T20:51:00Z">
            <w:rPr>
              <w:rFonts w:ascii="新宋体" w:hAnsi="新宋体" w:eastAsia="新宋体"/>
            </w:rPr>
          </w:rPrChange>
        </w:rPr>
        <w:t xml:space="preserve"> </w:t>
      </w:r>
      <w:r>
        <w:rPr>
          <w:rFonts w:ascii="Times New Roman" w:hAnsi="Times New Roman" w:eastAsia="新宋体" w:cs="Times New Roman"/>
          <w:color w:val="2B91AF"/>
          <w:rPrChange w:id="6210" w:author="China" w:date="2017-06-06T20:51:00Z">
            <w:rPr>
              <w:rFonts w:ascii="新宋体" w:hAnsi="新宋体" w:eastAsia="新宋体"/>
              <w:color w:val="2B91AF"/>
            </w:rPr>
          </w:rPrChange>
        </w:rPr>
        <w:t>Color</w:t>
      </w:r>
      <w:r>
        <w:rPr>
          <w:rFonts w:ascii="Times New Roman" w:hAnsi="Times New Roman" w:eastAsia="新宋体" w:cs="Times New Roman"/>
          <w:rPrChange w:id="6211" w:author="China" w:date="2017-06-06T20:51:00Z">
            <w:rPr>
              <w:rFonts w:ascii="新宋体" w:hAnsi="新宋体" w:eastAsia="新宋体"/>
            </w:rPr>
          </w:rPrChange>
        </w:rPr>
        <w:t xml:space="preserve"> SlceTextColor</w:t>
      </w:r>
    </w:p>
    <w:p>
      <w:pPr>
        <w:ind w:firstLine="480"/>
        <w:jc w:val="left"/>
        <w:rPr>
          <w:rFonts w:ascii="Times New Roman" w:hAnsi="Times New Roman" w:eastAsia="新宋体" w:cs="Times New Roman"/>
          <w:rPrChange w:id="6212" w:author="China" w:date="2017-06-06T20:51:00Z">
            <w:rPr>
              <w:rFonts w:ascii="新宋体" w:hAnsi="新宋体" w:eastAsia="新宋体"/>
            </w:rPr>
          </w:rPrChange>
        </w:rPr>
      </w:pPr>
      <w:r>
        <w:rPr>
          <w:rFonts w:ascii="Times New Roman" w:hAnsi="Times New Roman" w:eastAsia="新宋体" w:cs="Times New Roman"/>
          <w:rPrChange w:id="621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214" w:author="China" w:date="2017-06-06T20:51:00Z">
            <w:rPr>
              <w:rFonts w:ascii="新宋体" w:hAnsi="新宋体" w:eastAsia="新宋体"/>
            </w:rPr>
          </w:rPrChange>
        </w:rPr>
      </w:pPr>
      <w:r>
        <w:rPr>
          <w:rFonts w:ascii="Times New Roman" w:hAnsi="Times New Roman" w:eastAsia="新宋体" w:cs="Times New Roman"/>
          <w:rPrChange w:id="6215" w:author="China" w:date="2017-06-06T20:51:00Z">
            <w:rPr>
              <w:rFonts w:ascii="新宋体" w:hAnsi="新宋体" w:eastAsia="新宋体"/>
            </w:rPr>
          </w:rPrChange>
        </w:rPr>
        <w:t xml:space="preserve">                </w:t>
      </w:r>
      <w:r>
        <w:rPr>
          <w:rFonts w:ascii="Times New Roman" w:hAnsi="Times New Roman" w:eastAsia="新宋体" w:cs="Times New Roman"/>
          <w:color w:val="0000FF"/>
          <w:rPrChange w:id="6216" w:author="China" w:date="2017-06-06T20:51:00Z">
            <w:rPr>
              <w:rFonts w:ascii="新宋体" w:hAnsi="新宋体" w:eastAsia="新宋体"/>
              <w:color w:val="0000FF"/>
            </w:rPr>
          </w:rPrChange>
        </w:rPr>
        <w:t>set</w:t>
      </w:r>
      <w:r>
        <w:rPr>
          <w:rFonts w:ascii="Times New Roman" w:hAnsi="Times New Roman" w:eastAsia="新宋体" w:cs="Times New Roman"/>
          <w:rPrChange w:id="6217" w:author="China" w:date="2017-06-06T20:51:00Z">
            <w:rPr>
              <w:rFonts w:ascii="新宋体" w:hAnsi="新宋体" w:eastAsia="新宋体"/>
            </w:rPr>
          </w:rPrChange>
        </w:rPr>
        <w:t xml:space="preserve"> { clrSlceTextColor = </w:t>
      </w:r>
      <w:r>
        <w:rPr>
          <w:rFonts w:ascii="Times New Roman" w:hAnsi="Times New Roman" w:eastAsia="新宋体" w:cs="Times New Roman"/>
          <w:color w:val="0000FF"/>
          <w:rPrChange w:id="6218" w:author="China" w:date="2017-06-06T20:51:00Z">
            <w:rPr>
              <w:rFonts w:ascii="新宋体" w:hAnsi="新宋体" w:eastAsia="新宋体"/>
              <w:color w:val="0000FF"/>
            </w:rPr>
          </w:rPrChange>
        </w:rPr>
        <w:t>vlue</w:t>
      </w:r>
      <w:r>
        <w:rPr>
          <w:rFonts w:ascii="Times New Roman" w:hAnsi="Times New Roman" w:eastAsia="新宋体" w:cs="Times New Roman"/>
          <w:rPrChange w:id="6219"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220" w:author="China" w:date="2017-06-06T20:51:00Z">
            <w:rPr>
              <w:rFonts w:ascii="新宋体" w:hAnsi="新宋体" w:eastAsia="新宋体"/>
            </w:rPr>
          </w:rPrChange>
        </w:rPr>
      </w:pPr>
      <w:r>
        <w:rPr>
          <w:rFonts w:ascii="Times New Roman" w:hAnsi="Times New Roman" w:eastAsia="新宋体" w:cs="Times New Roman"/>
          <w:rPrChange w:id="6221" w:author="China" w:date="2017-06-06T20:51:00Z">
            <w:rPr>
              <w:rFonts w:ascii="新宋体" w:hAnsi="新宋体" w:eastAsia="新宋体"/>
            </w:rPr>
          </w:rPrChange>
        </w:rPr>
        <w:t xml:space="preserve">                </w:t>
      </w:r>
      <w:r>
        <w:rPr>
          <w:rFonts w:ascii="Times New Roman" w:hAnsi="Times New Roman" w:eastAsia="新宋体" w:cs="Times New Roman"/>
          <w:color w:val="0000FF"/>
          <w:rPrChange w:id="6222" w:author="China" w:date="2017-06-06T20:51:00Z">
            <w:rPr>
              <w:rFonts w:ascii="新宋体" w:hAnsi="新宋体" w:eastAsia="新宋体"/>
              <w:color w:val="0000FF"/>
            </w:rPr>
          </w:rPrChange>
        </w:rPr>
        <w:t>get</w:t>
      </w:r>
      <w:r>
        <w:rPr>
          <w:rFonts w:ascii="Times New Roman" w:hAnsi="Times New Roman" w:eastAsia="新宋体" w:cs="Times New Roman"/>
          <w:rPrChange w:id="6223" w:author="China" w:date="2017-06-06T20:51:00Z">
            <w:rPr>
              <w:rFonts w:ascii="新宋体" w:hAnsi="新宋体" w:eastAsia="新宋体"/>
            </w:rPr>
          </w:rPrChange>
        </w:rPr>
        <w:t xml:space="preserve"> { </w:t>
      </w:r>
      <w:r>
        <w:rPr>
          <w:rFonts w:ascii="Times New Roman" w:hAnsi="Times New Roman" w:eastAsia="新宋体" w:cs="Times New Roman"/>
          <w:color w:val="0000FF"/>
          <w:rPrChange w:id="6224" w:author="China" w:date="2017-06-06T20:51:00Z">
            <w:rPr>
              <w:rFonts w:ascii="新宋体" w:hAnsi="新宋体" w:eastAsia="新宋体"/>
              <w:color w:val="0000FF"/>
            </w:rPr>
          </w:rPrChange>
        </w:rPr>
        <w:t>return</w:t>
      </w:r>
      <w:r>
        <w:rPr>
          <w:rFonts w:ascii="Times New Roman" w:hAnsi="Times New Roman" w:eastAsia="新宋体" w:cs="Times New Roman"/>
          <w:rPrChange w:id="6225" w:author="China" w:date="2017-06-06T20:51:00Z">
            <w:rPr>
              <w:rFonts w:ascii="新宋体" w:hAnsi="新宋体" w:eastAsia="新宋体"/>
            </w:rPr>
          </w:rPrChange>
        </w:rPr>
        <w:t xml:space="preserve"> clrSlceTextColor; }</w:t>
      </w:r>
    </w:p>
    <w:p>
      <w:pPr>
        <w:ind w:firstLine="480"/>
        <w:jc w:val="left"/>
        <w:rPr>
          <w:rFonts w:ascii="Times New Roman" w:hAnsi="Times New Roman" w:eastAsia="新宋体" w:cs="Times New Roman"/>
          <w:rPrChange w:id="6226" w:author="China" w:date="2017-06-06T20:51:00Z">
            <w:rPr>
              <w:rFonts w:ascii="新宋体" w:hAnsi="新宋体" w:eastAsia="新宋体"/>
            </w:rPr>
          </w:rPrChange>
        </w:rPr>
      </w:pPr>
      <w:r>
        <w:rPr>
          <w:rFonts w:ascii="Times New Roman" w:hAnsi="Times New Roman" w:eastAsia="新宋体" w:cs="Times New Roman"/>
          <w:rPrChange w:id="622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228" w:author="China" w:date="2017-06-06T20:51:00Z">
            <w:rPr>
              <w:rFonts w:ascii="新宋体" w:hAnsi="新宋体" w:eastAsia="新宋体"/>
            </w:rPr>
          </w:rPrChange>
        </w:rPr>
      </w:pPr>
      <w:r>
        <w:rPr>
          <w:rFonts w:ascii="Times New Roman" w:hAnsi="Times New Roman" w:eastAsia="新宋体" w:cs="Times New Roman"/>
          <w:rPrChange w:id="6229" w:author="China" w:date="2017-06-06T20:51:00Z">
            <w:rPr>
              <w:rFonts w:ascii="新宋体" w:hAnsi="新宋体" w:eastAsia="新宋体"/>
            </w:rPr>
          </w:rPrChange>
        </w:rPr>
        <w:t xml:space="preserve">            </w:t>
      </w:r>
      <w:r>
        <w:rPr>
          <w:rFonts w:ascii="Times New Roman" w:hAnsi="Times New Roman" w:eastAsia="新宋体" w:cs="Times New Roman"/>
          <w:color w:val="808080"/>
          <w:rPrChange w:id="6230" w:author="China" w:date="2017-06-06T20:51:00Z">
            <w:rPr>
              <w:rFonts w:ascii="新宋体" w:hAnsi="新宋体" w:eastAsia="新宋体"/>
              <w:color w:val="808080"/>
            </w:rPr>
          </w:rPrChange>
        </w:rPr>
        <w:t>///</w:t>
      </w:r>
      <w:r>
        <w:rPr>
          <w:rFonts w:ascii="Times New Roman" w:hAnsi="Times New Roman" w:eastAsia="新宋体" w:cs="Times New Roman"/>
          <w:color w:val="008000"/>
          <w:rPrChange w:id="6231"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232"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233" w:author="China" w:date="2017-06-06T20:51:00Z">
            <w:rPr>
              <w:rFonts w:ascii="新宋体" w:hAnsi="新宋体" w:eastAsia="新宋体"/>
            </w:rPr>
          </w:rPrChange>
        </w:rPr>
      </w:pPr>
      <w:r>
        <w:rPr>
          <w:rFonts w:ascii="Times New Roman" w:hAnsi="Times New Roman" w:eastAsia="新宋体" w:cs="Times New Roman"/>
          <w:rPrChange w:id="6234" w:author="China" w:date="2017-06-06T20:51:00Z">
            <w:rPr>
              <w:rFonts w:ascii="新宋体" w:hAnsi="新宋体" w:eastAsia="新宋体"/>
            </w:rPr>
          </w:rPrChange>
        </w:rPr>
        <w:t xml:space="preserve">            </w:t>
      </w:r>
      <w:r>
        <w:rPr>
          <w:rFonts w:ascii="Times New Roman" w:hAnsi="Times New Roman" w:eastAsia="新宋体" w:cs="Times New Roman"/>
          <w:color w:val="808080"/>
          <w:rPrChange w:id="6235" w:author="China" w:date="2017-06-06T20:51:00Z">
            <w:rPr>
              <w:rFonts w:ascii="新宋体" w:hAnsi="新宋体" w:eastAsia="新宋体"/>
              <w:color w:val="808080"/>
            </w:rPr>
          </w:rPrChange>
        </w:rPr>
        <w:t>///</w:t>
      </w:r>
      <w:r>
        <w:rPr>
          <w:rFonts w:ascii="Times New Roman" w:hAnsi="Times New Roman" w:eastAsia="新宋体" w:cs="Times New Roman"/>
          <w:color w:val="008000"/>
          <w:rPrChange w:id="6236"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237" w:author="China" w:date="2017-06-06T20:51:00Z">
            <w:rPr>
              <w:rFonts w:hint="eastAsia" w:ascii="新宋体" w:hAnsi="新宋体" w:eastAsia="新宋体"/>
              <w:color w:val="008000"/>
            </w:rPr>
          </w:rPrChange>
        </w:rPr>
        <w:t>刻度颜色</w:t>
      </w:r>
    </w:p>
    <w:p>
      <w:pPr>
        <w:ind w:firstLine="480"/>
        <w:jc w:val="left"/>
        <w:rPr>
          <w:rFonts w:ascii="Times New Roman" w:hAnsi="Times New Roman" w:eastAsia="新宋体" w:cs="Times New Roman"/>
          <w:rPrChange w:id="6238" w:author="China" w:date="2017-06-06T20:51:00Z">
            <w:rPr>
              <w:rFonts w:ascii="新宋体" w:hAnsi="新宋体" w:eastAsia="新宋体"/>
            </w:rPr>
          </w:rPrChange>
        </w:rPr>
      </w:pPr>
      <w:r>
        <w:rPr>
          <w:rFonts w:ascii="Times New Roman" w:hAnsi="Times New Roman" w:eastAsia="新宋体" w:cs="Times New Roman"/>
          <w:rPrChange w:id="6239" w:author="China" w:date="2017-06-06T20:51:00Z">
            <w:rPr>
              <w:rFonts w:ascii="新宋体" w:hAnsi="新宋体" w:eastAsia="新宋体"/>
            </w:rPr>
          </w:rPrChange>
        </w:rPr>
        <w:t xml:space="preserve">            </w:t>
      </w:r>
      <w:r>
        <w:rPr>
          <w:rFonts w:ascii="Times New Roman" w:hAnsi="Times New Roman" w:eastAsia="新宋体" w:cs="Times New Roman"/>
          <w:color w:val="808080"/>
          <w:rPrChange w:id="6240" w:author="China" w:date="2017-06-06T20:51:00Z">
            <w:rPr>
              <w:rFonts w:ascii="新宋体" w:hAnsi="新宋体" w:eastAsia="新宋体"/>
              <w:color w:val="808080"/>
            </w:rPr>
          </w:rPrChange>
        </w:rPr>
        <w:t>///</w:t>
      </w:r>
      <w:r>
        <w:rPr>
          <w:rFonts w:ascii="Times New Roman" w:hAnsi="Times New Roman" w:eastAsia="新宋体" w:cs="Times New Roman"/>
          <w:color w:val="008000"/>
          <w:rPrChange w:id="6241"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242"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243" w:author="China" w:date="2017-06-06T20:51:00Z">
            <w:rPr>
              <w:rFonts w:ascii="新宋体" w:hAnsi="新宋体" w:eastAsia="新宋体"/>
            </w:rPr>
          </w:rPrChange>
        </w:rPr>
      </w:pPr>
      <w:r>
        <w:rPr>
          <w:rFonts w:ascii="Times New Roman" w:hAnsi="Times New Roman" w:eastAsia="新宋体" w:cs="Times New Roman"/>
          <w:rPrChange w:id="6244" w:author="China" w:date="2017-06-06T20:51:00Z">
            <w:rPr>
              <w:rFonts w:ascii="新宋体" w:hAnsi="新宋体" w:eastAsia="新宋体"/>
            </w:rPr>
          </w:rPrChange>
        </w:rPr>
        <w:t xml:space="preserve">            </w:t>
      </w:r>
      <w:r>
        <w:rPr>
          <w:rFonts w:ascii="Times New Roman" w:hAnsi="Times New Roman" w:eastAsia="新宋体" w:cs="Times New Roman"/>
          <w:color w:val="0000FF"/>
          <w:rPrChange w:id="6245" w:author="China" w:date="2017-06-06T20:51:00Z">
            <w:rPr>
              <w:rFonts w:ascii="新宋体" w:hAnsi="新宋体" w:eastAsia="新宋体"/>
              <w:color w:val="0000FF"/>
            </w:rPr>
          </w:rPrChange>
        </w:rPr>
        <w:t>publc</w:t>
      </w:r>
      <w:r>
        <w:rPr>
          <w:rFonts w:ascii="Times New Roman" w:hAnsi="Times New Roman" w:eastAsia="新宋体" w:cs="Times New Roman"/>
          <w:rPrChange w:id="6246" w:author="China" w:date="2017-06-06T20:51:00Z">
            <w:rPr>
              <w:rFonts w:ascii="新宋体" w:hAnsi="新宋体" w:eastAsia="新宋体"/>
            </w:rPr>
          </w:rPrChange>
        </w:rPr>
        <w:t xml:space="preserve"> </w:t>
      </w:r>
      <w:r>
        <w:rPr>
          <w:rFonts w:ascii="Times New Roman" w:hAnsi="Times New Roman" w:eastAsia="新宋体" w:cs="Times New Roman"/>
          <w:color w:val="2B91AF"/>
          <w:rPrChange w:id="6247" w:author="China" w:date="2017-06-06T20:51:00Z">
            <w:rPr>
              <w:rFonts w:ascii="新宋体" w:hAnsi="新宋体" w:eastAsia="新宋体"/>
              <w:color w:val="2B91AF"/>
            </w:rPr>
          </w:rPrChange>
        </w:rPr>
        <w:t>Color</w:t>
      </w:r>
      <w:r>
        <w:rPr>
          <w:rFonts w:ascii="Times New Roman" w:hAnsi="Times New Roman" w:eastAsia="新宋体" w:cs="Times New Roman"/>
          <w:rPrChange w:id="6248" w:author="China" w:date="2017-06-06T20:51:00Z">
            <w:rPr>
              <w:rFonts w:ascii="新宋体" w:hAnsi="新宋体" w:eastAsia="新宋体"/>
            </w:rPr>
          </w:rPrChange>
        </w:rPr>
        <w:t xml:space="preserve"> SlceColor</w:t>
      </w:r>
    </w:p>
    <w:p>
      <w:pPr>
        <w:ind w:firstLine="480"/>
        <w:jc w:val="left"/>
        <w:rPr>
          <w:rFonts w:ascii="Times New Roman" w:hAnsi="Times New Roman" w:eastAsia="新宋体" w:cs="Times New Roman"/>
          <w:rPrChange w:id="6249" w:author="China" w:date="2017-06-06T20:51:00Z">
            <w:rPr>
              <w:rFonts w:ascii="新宋体" w:hAnsi="新宋体" w:eastAsia="新宋体"/>
            </w:rPr>
          </w:rPrChange>
        </w:rPr>
      </w:pPr>
      <w:r>
        <w:rPr>
          <w:rFonts w:ascii="Times New Roman" w:hAnsi="Times New Roman" w:eastAsia="新宋体" w:cs="Times New Roman"/>
          <w:rPrChange w:id="625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251" w:author="China" w:date="2017-06-06T20:51:00Z">
            <w:rPr>
              <w:rFonts w:ascii="新宋体" w:hAnsi="新宋体" w:eastAsia="新宋体"/>
            </w:rPr>
          </w:rPrChange>
        </w:rPr>
      </w:pPr>
      <w:r>
        <w:rPr>
          <w:rFonts w:ascii="Times New Roman" w:hAnsi="Times New Roman" w:eastAsia="新宋体" w:cs="Times New Roman"/>
          <w:rPrChange w:id="6252" w:author="China" w:date="2017-06-06T20:51:00Z">
            <w:rPr>
              <w:rFonts w:ascii="新宋体" w:hAnsi="新宋体" w:eastAsia="新宋体"/>
            </w:rPr>
          </w:rPrChange>
        </w:rPr>
        <w:t xml:space="preserve">                </w:t>
      </w:r>
      <w:r>
        <w:rPr>
          <w:rFonts w:ascii="Times New Roman" w:hAnsi="Times New Roman" w:eastAsia="新宋体" w:cs="Times New Roman"/>
          <w:color w:val="0000FF"/>
          <w:rPrChange w:id="6253" w:author="China" w:date="2017-06-06T20:51:00Z">
            <w:rPr>
              <w:rFonts w:ascii="新宋体" w:hAnsi="新宋体" w:eastAsia="新宋体"/>
              <w:color w:val="0000FF"/>
            </w:rPr>
          </w:rPrChange>
        </w:rPr>
        <w:t>set</w:t>
      </w:r>
      <w:r>
        <w:rPr>
          <w:rFonts w:ascii="Times New Roman" w:hAnsi="Times New Roman" w:eastAsia="新宋体" w:cs="Times New Roman"/>
          <w:rPrChange w:id="6254" w:author="China" w:date="2017-06-06T20:51:00Z">
            <w:rPr>
              <w:rFonts w:ascii="新宋体" w:hAnsi="新宋体" w:eastAsia="新宋体"/>
            </w:rPr>
          </w:rPrChange>
        </w:rPr>
        <w:t xml:space="preserve"> { clrSlceColor = </w:t>
      </w:r>
      <w:r>
        <w:rPr>
          <w:rFonts w:ascii="Times New Roman" w:hAnsi="Times New Roman" w:eastAsia="新宋体" w:cs="Times New Roman"/>
          <w:color w:val="0000FF"/>
          <w:rPrChange w:id="6255" w:author="China" w:date="2017-06-06T20:51:00Z">
            <w:rPr>
              <w:rFonts w:ascii="新宋体" w:hAnsi="新宋体" w:eastAsia="新宋体"/>
              <w:color w:val="0000FF"/>
            </w:rPr>
          </w:rPrChange>
        </w:rPr>
        <w:t>vlue</w:t>
      </w:r>
      <w:r>
        <w:rPr>
          <w:rFonts w:ascii="Times New Roman" w:hAnsi="Times New Roman" w:eastAsia="新宋体" w:cs="Times New Roman"/>
          <w:rPrChange w:id="6256"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257" w:author="China" w:date="2017-06-06T20:51:00Z">
            <w:rPr>
              <w:rFonts w:ascii="新宋体" w:hAnsi="新宋体" w:eastAsia="新宋体"/>
            </w:rPr>
          </w:rPrChange>
        </w:rPr>
      </w:pPr>
      <w:r>
        <w:rPr>
          <w:rFonts w:ascii="Times New Roman" w:hAnsi="Times New Roman" w:eastAsia="新宋体" w:cs="Times New Roman"/>
          <w:rPrChange w:id="6258" w:author="China" w:date="2017-06-06T20:51:00Z">
            <w:rPr>
              <w:rFonts w:ascii="新宋体" w:hAnsi="新宋体" w:eastAsia="新宋体"/>
            </w:rPr>
          </w:rPrChange>
        </w:rPr>
        <w:t xml:space="preserve">                </w:t>
      </w:r>
      <w:r>
        <w:rPr>
          <w:rFonts w:ascii="Times New Roman" w:hAnsi="Times New Roman" w:eastAsia="新宋体" w:cs="Times New Roman"/>
          <w:color w:val="0000FF"/>
          <w:rPrChange w:id="6259" w:author="China" w:date="2017-06-06T20:51:00Z">
            <w:rPr>
              <w:rFonts w:ascii="新宋体" w:hAnsi="新宋体" w:eastAsia="新宋体"/>
              <w:color w:val="0000FF"/>
            </w:rPr>
          </w:rPrChange>
        </w:rPr>
        <w:t>get</w:t>
      </w:r>
      <w:r>
        <w:rPr>
          <w:rFonts w:ascii="Times New Roman" w:hAnsi="Times New Roman" w:eastAsia="新宋体" w:cs="Times New Roman"/>
          <w:rPrChange w:id="6260" w:author="China" w:date="2017-06-06T20:51:00Z">
            <w:rPr>
              <w:rFonts w:ascii="新宋体" w:hAnsi="新宋体" w:eastAsia="新宋体"/>
            </w:rPr>
          </w:rPrChange>
        </w:rPr>
        <w:t xml:space="preserve"> { </w:t>
      </w:r>
      <w:r>
        <w:rPr>
          <w:rFonts w:ascii="Times New Roman" w:hAnsi="Times New Roman" w:eastAsia="新宋体" w:cs="Times New Roman"/>
          <w:color w:val="0000FF"/>
          <w:rPrChange w:id="6261" w:author="China" w:date="2017-06-06T20:51:00Z">
            <w:rPr>
              <w:rFonts w:ascii="新宋体" w:hAnsi="新宋体" w:eastAsia="新宋体"/>
              <w:color w:val="0000FF"/>
            </w:rPr>
          </w:rPrChange>
        </w:rPr>
        <w:t>return</w:t>
      </w:r>
      <w:r>
        <w:rPr>
          <w:rFonts w:ascii="Times New Roman" w:hAnsi="Times New Roman" w:eastAsia="新宋体" w:cs="Times New Roman"/>
          <w:rPrChange w:id="6262" w:author="China" w:date="2017-06-06T20:51:00Z">
            <w:rPr>
              <w:rFonts w:ascii="新宋体" w:hAnsi="新宋体" w:eastAsia="新宋体"/>
            </w:rPr>
          </w:rPrChange>
        </w:rPr>
        <w:t xml:space="preserve"> c</w:t>
      </w:r>
      <w:r>
        <w:rPr>
          <w:rFonts w:ascii="Times New Roman" w:hAnsi="Times New Roman" w:eastAsia="新宋体" w:cs="Times New Roman"/>
          <w:rPrChange w:id="6263" w:author="China" w:date="2017-06-06T20:51:00Z">
            <w:rPr>
              <w:rFonts w:ascii="新宋体" w:hAnsi="新宋体" w:eastAsia="新宋体"/>
            </w:rPr>
          </w:rPrChange>
        </w:rPr>
        <w:t>lrSlceColor; }</w:t>
      </w:r>
    </w:p>
    <w:p>
      <w:pPr>
        <w:ind w:firstLine="480"/>
        <w:jc w:val="left"/>
        <w:rPr>
          <w:rFonts w:ascii="Times New Roman" w:hAnsi="Times New Roman" w:eastAsia="新宋体" w:cs="Times New Roman"/>
          <w:rPrChange w:id="6264" w:author="China" w:date="2017-06-06T20:51:00Z">
            <w:rPr>
              <w:rFonts w:ascii="新宋体" w:hAnsi="新宋体" w:eastAsia="新宋体"/>
            </w:rPr>
          </w:rPrChange>
        </w:rPr>
      </w:pPr>
      <w:r>
        <w:rPr>
          <w:rFonts w:ascii="Times New Roman" w:hAnsi="Times New Roman" w:eastAsia="新宋体" w:cs="Times New Roman"/>
          <w:rPrChange w:id="626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266" w:author="China" w:date="2017-06-06T20:51:00Z">
            <w:rPr>
              <w:rFonts w:ascii="新宋体" w:hAnsi="新宋体" w:eastAsia="新宋体"/>
            </w:rPr>
          </w:rPrChange>
        </w:rPr>
      </w:pPr>
      <w:r>
        <w:rPr>
          <w:rFonts w:ascii="Times New Roman" w:hAnsi="Times New Roman" w:eastAsia="新宋体" w:cs="Times New Roman"/>
          <w:rPrChange w:id="6267" w:author="China" w:date="2017-06-06T20:51:00Z">
            <w:rPr>
              <w:rFonts w:ascii="新宋体" w:hAnsi="新宋体" w:eastAsia="新宋体"/>
            </w:rPr>
          </w:rPrChange>
        </w:rPr>
        <w:t xml:space="preserve">            </w:t>
      </w:r>
      <w:r>
        <w:rPr>
          <w:rFonts w:ascii="Times New Roman" w:hAnsi="Times New Roman" w:eastAsia="新宋体" w:cs="Times New Roman"/>
          <w:color w:val="808080"/>
          <w:rPrChange w:id="6268" w:author="China" w:date="2017-06-06T20:51:00Z">
            <w:rPr>
              <w:rFonts w:ascii="新宋体" w:hAnsi="新宋体" w:eastAsia="新宋体"/>
              <w:color w:val="808080"/>
            </w:rPr>
          </w:rPrChange>
        </w:rPr>
        <w:t>///</w:t>
      </w:r>
      <w:r>
        <w:rPr>
          <w:rFonts w:ascii="Times New Roman" w:hAnsi="Times New Roman" w:eastAsia="新宋体" w:cs="Times New Roman"/>
          <w:color w:val="008000"/>
          <w:rPrChange w:id="626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27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271" w:author="China" w:date="2017-06-06T20:51:00Z">
            <w:rPr>
              <w:rFonts w:ascii="新宋体" w:hAnsi="新宋体" w:eastAsia="新宋体"/>
            </w:rPr>
          </w:rPrChange>
        </w:rPr>
      </w:pPr>
      <w:r>
        <w:rPr>
          <w:rFonts w:ascii="Times New Roman" w:hAnsi="Times New Roman" w:eastAsia="新宋体" w:cs="Times New Roman"/>
          <w:rPrChange w:id="6272" w:author="China" w:date="2017-06-06T20:51:00Z">
            <w:rPr>
              <w:rFonts w:ascii="新宋体" w:hAnsi="新宋体" w:eastAsia="新宋体"/>
            </w:rPr>
          </w:rPrChange>
        </w:rPr>
        <w:t xml:space="preserve">            </w:t>
      </w:r>
      <w:r>
        <w:rPr>
          <w:rFonts w:ascii="Times New Roman" w:hAnsi="Times New Roman" w:eastAsia="新宋体" w:cs="Times New Roman"/>
          <w:color w:val="808080"/>
          <w:rPrChange w:id="6273" w:author="China" w:date="2017-06-06T20:51:00Z">
            <w:rPr>
              <w:rFonts w:ascii="新宋体" w:hAnsi="新宋体" w:eastAsia="新宋体"/>
              <w:color w:val="808080"/>
            </w:rPr>
          </w:rPrChange>
        </w:rPr>
        <w:t>///</w:t>
      </w:r>
      <w:r>
        <w:rPr>
          <w:rFonts w:ascii="Times New Roman" w:hAnsi="Times New Roman" w:eastAsia="新宋体" w:cs="Times New Roman"/>
          <w:color w:val="008000"/>
          <w:rPrChange w:id="6274"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275" w:author="China" w:date="2017-06-06T20:51:00Z">
            <w:rPr>
              <w:rFonts w:hint="eastAsia" w:ascii="新宋体" w:hAnsi="新宋体" w:eastAsia="新宋体"/>
              <w:color w:val="008000"/>
            </w:rPr>
          </w:rPrChange>
        </w:rPr>
        <w:t>曲线颜色</w:t>
      </w:r>
    </w:p>
    <w:p>
      <w:pPr>
        <w:ind w:firstLine="480"/>
        <w:jc w:val="left"/>
        <w:rPr>
          <w:rFonts w:ascii="Times New Roman" w:hAnsi="Times New Roman" w:eastAsia="新宋体" w:cs="Times New Roman"/>
          <w:rPrChange w:id="6276" w:author="China" w:date="2017-06-06T20:51:00Z">
            <w:rPr>
              <w:rFonts w:ascii="新宋体" w:hAnsi="新宋体" w:eastAsia="新宋体"/>
            </w:rPr>
          </w:rPrChange>
        </w:rPr>
      </w:pPr>
      <w:r>
        <w:rPr>
          <w:rFonts w:ascii="Times New Roman" w:hAnsi="Times New Roman" w:eastAsia="新宋体" w:cs="Times New Roman"/>
          <w:rPrChange w:id="6277" w:author="China" w:date="2017-06-06T20:51:00Z">
            <w:rPr>
              <w:rFonts w:ascii="新宋体" w:hAnsi="新宋体" w:eastAsia="新宋体"/>
            </w:rPr>
          </w:rPrChange>
        </w:rPr>
        <w:t xml:space="preserve">            </w:t>
      </w:r>
      <w:r>
        <w:rPr>
          <w:rFonts w:ascii="Times New Roman" w:hAnsi="Times New Roman" w:eastAsia="新宋体" w:cs="Times New Roman"/>
          <w:color w:val="808080"/>
          <w:rPrChange w:id="6278" w:author="China" w:date="2017-06-06T20:51:00Z">
            <w:rPr>
              <w:rFonts w:ascii="新宋体" w:hAnsi="新宋体" w:eastAsia="新宋体"/>
              <w:color w:val="808080"/>
            </w:rPr>
          </w:rPrChange>
        </w:rPr>
        <w:t>///</w:t>
      </w:r>
      <w:r>
        <w:rPr>
          <w:rFonts w:ascii="Times New Roman" w:hAnsi="Times New Roman" w:eastAsia="新宋体" w:cs="Times New Roman"/>
          <w:color w:val="008000"/>
          <w:rPrChange w:id="627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28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281" w:author="China" w:date="2017-06-06T20:51:00Z">
            <w:rPr>
              <w:rFonts w:ascii="新宋体" w:hAnsi="新宋体" w:eastAsia="新宋体"/>
            </w:rPr>
          </w:rPrChange>
        </w:rPr>
      </w:pPr>
      <w:r>
        <w:rPr>
          <w:rFonts w:ascii="Times New Roman" w:hAnsi="Times New Roman" w:eastAsia="新宋体" w:cs="Times New Roman"/>
          <w:rPrChange w:id="6282" w:author="China" w:date="2017-06-06T20:51:00Z">
            <w:rPr>
              <w:rFonts w:ascii="新宋体" w:hAnsi="新宋体" w:eastAsia="新宋体"/>
            </w:rPr>
          </w:rPrChange>
        </w:rPr>
        <w:t xml:space="preserve">            </w:t>
      </w:r>
      <w:r>
        <w:rPr>
          <w:rFonts w:ascii="Times New Roman" w:hAnsi="Times New Roman" w:eastAsia="新宋体" w:cs="Times New Roman"/>
          <w:color w:val="0000FF"/>
          <w:rPrChange w:id="6283" w:author="China" w:date="2017-06-06T20:51:00Z">
            <w:rPr>
              <w:rFonts w:ascii="新宋体" w:hAnsi="新宋体" w:eastAsia="新宋体"/>
              <w:color w:val="0000FF"/>
            </w:rPr>
          </w:rPrChange>
        </w:rPr>
        <w:t>publc</w:t>
      </w:r>
      <w:r>
        <w:rPr>
          <w:rFonts w:ascii="Times New Roman" w:hAnsi="Times New Roman" w:eastAsia="新宋体" w:cs="Times New Roman"/>
          <w:rPrChange w:id="6284" w:author="China" w:date="2017-06-06T20:51:00Z">
            <w:rPr>
              <w:rFonts w:ascii="新宋体" w:hAnsi="新宋体" w:eastAsia="新宋体"/>
            </w:rPr>
          </w:rPrChange>
        </w:rPr>
        <w:t xml:space="preserve"> </w:t>
      </w:r>
      <w:r>
        <w:rPr>
          <w:rFonts w:ascii="Times New Roman" w:hAnsi="Times New Roman" w:eastAsia="新宋体" w:cs="Times New Roman"/>
          <w:color w:val="2B91AF"/>
          <w:rPrChange w:id="6285" w:author="China" w:date="2017-06-06T20:51:00Z">
            <w:rPr>
              <w:rFonts w:ascii="新宋体" w:hAnsi="新宋体" w:eastAsia="新宋体"/>
              <w:color w:val="2B91AF"/>
            </w:rPr>
          </w:rPrChange>
        </w:rPr>
        <w:t>Color</w:t>
      </w:r>
      <w:r>
        <w:rPr>
          <w:rFonts w:ascii="Times New Roman" w:hAnsi="Times New Roman" w:eastAsia="新宋体" w:cs="Times New Roman"/>
          <w:rPrChange w:id="6286" w:author="China" w:date="2017-06-06T20:51:00Z">
            <w:rPr>
              <w:rFonts w:ascii="新宋体" w:hAnsi="新宋体" w:eastAsia="新宋体"/>
            </w:rPr>
          </w:rPrChange>
        </w:rPr>
        <w:t>[] CurveColors</w:t>
      </w:r>
    </w:p>
    <w:p>
      <w:pPr>
        <w:ind w:firstLine="480"/>
        <w:jc w:val="left"/>
        <w:rPr>
          <w:rFonts w:ascii="Times New Roman" w:hAnsi="Times New Roman" w:eastAsia="新宋体" w:cs="Times New Roman"/>
          <w:rPrChange w:id="6287" w:author="China" w:date="2017-06-06T20:51:00Z">
            <w:rPr>
              <w:rFonts w:ascii="新宋体" w:hAnsi="新宋体" w:eastAsia="新宋体"/>
            </w:rPr>
          </w:rPrChange>
        </w:rPr>
      </w:pPr>
      <w:r>
        <w:rPr>
          <w:rFonts w:ascii="Times New Roman" w:hAnsi="Times New Roman" w:eastAsia="新宋体" w:cs="Times New Roman"/>
          <w:rPrChange w:id="628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289" w:author="China" w:date="2017-06-06T20:51:00Z">
            <w:rPr>
              <w:rFonts w:ascii="新宋体" w:hAnsi="新宋体" w:eastAsia="新宋体"/>
            </w:rPr>
          </w:rPrChange>
        </w:rPr>
      </w:pPr>
      <w:r>
        <w:rPr>
          <w:rFonts w:ascii="Times New Roman" w:hAnsi="Times New Roman" w:eastAsia="新宋体" w:cs="Times New Roman"/>
          <w:rPrChange w:id="6290" w:author="China" w:date="2017-06-06T20:51:00Z">
            <w:rPr>
              <w:rFonts w:ascii="新宋体" w:hAnsi="新宋体" w:eastAsia="新宋体"/>
            </w:rPr>
          </w:rPrChange>
        </w:rPr>
        <w:t xml:space="preserve">                </w:t>
      </w:r>
      <w:r>
        <w:rPr>
          <w:rFonts w:ascii="Times New Roman" w:hAnsi="Times New Roman" w:eastAsia="新宋体" w:cs="Times New Roman"/>
          <w:color w:val="0000FF"/>
          <w:rPrChange w:id="6291" w:author="China" w:date="2017-06-06T20:51:00Z">
            <w:rPr>
              <w:rFonts w:ascii="新宋体" w:hAnsi="新宋体" w:eastAsia="新宋体"/>
              <w:color w:val="0000FF"/>
            </w:rPr>
          </w:rPrChange>
        </w:rPr>
        <w:t>set</w:t>
      </w:r>
      <w:r>
        <w:rPr>
          <w:rFonts w:ascii="Times New Roman" w:hAnsi="Times New Roman" w:eastAsia="新宋体" w:cs="Times New Roman"/>
          <w:rPrChange w:id="6292" w:author="China" w:date="2017-06-06T20:51:00Z">
            <w:rPr>
              <w:rFonts w:ascii="新宋体" w:hAnsi="新宋体" w:eastAsia="新宋体"/>
            </w:rPr>
          </w:rPrChange>
        </w:rPr>
        <w:t xml:space="preserve"> { clrsCurveColors = </w:t>
      </w:r>
      <w:r>
        <w:rPr>
          <w:rFonts w:ascii="Times New Roman" w:hAnsi="Times New Roman" w:eastAsia="新宋体" w:cs="Times New Roman"/>
          <w:color w:val="0000FF"/>
          <w:rPrChange w:id="6293" w:author="China" w:date="2017-06-06T20:51:00Z">
            <w:rPr>
              <w:rFonts w:ascii="新宋体" w:hAnsi="新宋体" w:eastAsia="新宋体"/>
              <w:color w:val="0000FF"/>
            </w:rPr>
          </w:rPrChange>
        </w:rPr>
        <w:t>vlue</w:t>
      </w:r>
      <w:r>
        <w:rPr>
          <w:rFonts w:ascii="Times New Roman" w:hAnsi="Times New Roman" w:eastAsia="新宋体" w:cs="Times New Roman"/>
          <w:rPrChange w:id="6294"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295" w:author="China" w:date="2017-06-06T20:51:00Z">
            <w:rPr>
              <w:rFonts w:ascii="新宋体" w:hAnsi="新宋体" w:eastAsia="新宋体"/>
            </w:rPr>
          </w:rPrChange>
        </w:rPr>
      </w:pPr>
      <w:r>
        <w:rPr>
          <w:rFonts w:ascii="Times New Roman" w:hAnsi="Times New Roman" w:eastAsia="新宋体" w:cs="Times New Roman"/>
          <w:rPrChange w:id="6296" w:author="China" w:date="2017-06-06T20:51:00Z">
            <w:rPr>
              <w:rFonts w:ascii="新宋体" w:hAnsi="新宋体" w:eastAsia="新宋体"/>
            </w:rPr>
          </w:rPrChange>
        </w:rPr>
        <w:t xml:space="preserve">                </w:t>
      </w:r>
      <w:r>
        <w:rPr>
          <w:rFonts w:ascii="Times New Roman" w:hAnsi="Times New Roman" w:eastAsia="新宋体" w:cs="Times New Roman"/>
          <w:color w:val="0000FF"/>
          <w:rPrChange w:id="6297" w:author="China" w:date="2017-06-06T20:51:00Z">
            <w:rPr>
              <w:rFonts w:ascii="新宋体" w:hAnsi="新宋体" w:eastAsia="新宋体"/>
              <w:color w:val="0000FF"/>
            </w:rPr>
          </w:rPrChange>
        </w:rPr>
        <w:t>get</w:t>
      </w:r>
      <w:r>
        <w:rPr>
          <w:rFonts w:ascii="Times New Roman" w:hAnsi="Times New Roman" w:eastAsia="新宋体" w:cs="Times New Roman"/>
          <w:rPrChange w:id="6298" w:author="China" w:date="2017-06-06T20:51:00Z">
            <w:rPr>
              <w:rFonts w:ascii="新宋体" w:hAnsi="新宋体" w:eastAsia="新宋体"/>
            </w:rPr>
          </w:rPrChange>
        </w:rPr>
        <w:t xml:space="preserve"> { </w:t>
      </w:r>
      <w:r>
        <w:rPr>
          <w:rFonts w:ascii="Times New Roman" w:hAnsi="Times New Roman" w:eastAsia="新宋体" w:cs="Times New Roman"/>
          <w:color w:val="0000FF"/>
          <w:rPrChange w:id="6299" w:author="China" w:date="2017-06-06T20:51:00Z">
            <w:rPr>
              <w:rFonts w:ascii="新宋体" w:hAnsi="新宋体" w:eastAsia="新宋体"/>
              <w:color w:val="0000FF"/>
            </w:rPr>
          </w:rPrChange>
        </w:rPr>
        <w:t>return</w:t>
      </w:r>
      <w:r>
        <w:rPr>
          <w:rFonts w:ascii="Times New Roman" w:hAnsi="Times New Roman" w:eastAsia="新宋体" w:cs="Times New Roman"/>
          <w:rPrChange w:id="6300" w:author="China" w:date="2017-06-06T20:51:00Z">
            <w:rPr>
              <w:rFonts w:ascii="新宋体" w:hAnsi="新宋体" w:eastAsia="新宋体"/>
            </w:rPr>
          </w:rPrChange>
        </w:rPr>
        <w:t xml:space="preserve"> clrsCurveColors; }</w:t>
      </w:r>
    </w:p>
    <w:p>
      <w:pPr>
        <w:ind w:firstLine="480"/>
        <w:jc w:val="left"/>
        <w:rPr>
          <w:rFonts w:ascii="Times New Roman" w:hAnsi="Times New Roman" w:eastAsia="新宋体" w:cs="Times New Roman"/>
          <w:rPrChange w:id="6301" w:author="China" w:date="2017-06-06T20:51:00Z">
            <w:rPr>
              <w:rFonts w:ascii="新宋体" w:hAnsi="新宋体" w:eastAsia="新宋体"/>
            </w:rPr>
          </w:rPrChange>
        </w:rPr>
      </w:pPr>
      <w:r>
        <w:rPr>
          <w:rFonts w:ascii="Times New Roman" w:hAnsi="Times New Roman" w:eastAsia="新宋体" w:cs="Times New Roman"/>
          <w:rPrChange w:id="630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303" w:author="China" w:date="2017-06-06T20:51:00Z">
            <w:rPr>
              <w:rFonts w:ascii="新宋体" w:hAnsi="新宋体" w:eastAsia="新宋体"/>
            </w:rPr>
          </w:rPrChange>
        </w:rPr>
      </w:pPr>
      <w:r>
        <w:rPr>
          <w:rFonts w:ascii="Times New Roman" w:hAnsi="Times New Roman" w:eastAsia="新宋体" w:cs="Times New Roman"/>
          <w:rPrChange w:id="6304" w:author="China" w:date="2017-06-06T20:51:00Z">
            <w:rPr>
              <w:rFonts w:ascii="新宋体" w:hAnsi="新宋体" w:eastAsia="新宋体"/>
            </w:rPr>
          </w:rPrChange>
        </w:rPr>
        <w:t xml:space="preserve">            </w:t>
      </w:r>
      <w:r>
        <w:rPr>
          <w:rFonts w:ascii="Times New Roman" w:hAnsi="Times New Roman" w:eastAsia="新宋体" w:cs="Times New Roman"/>
          <w:color w:val="808080"/>
          <w:rPrChange w:id="6305" w:author="China" w:date="2017-06-06T20:51:00Z">
            <w:rPr>
              <w:rFonts w:ascii="新宋体" w:hAnsi="新宋体" w:eastAsia="新宋体"/>
              <w:color w:val="808080"/>
            </w:rPr>
          </w:rPrChange>
        </w:rPr>
        <w:t>///</w:t>
      </w:r>
      <w:r>
        <w:rPr>
          <w:rFonts w:ascii="Times New Roman" w:hAnsi="Times New Roman" w:eastAsia="新宋体" w:cs="Times New Roman"/>
          <w:color w:val="008000"/>
          <w:rPrChange w:id="630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30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308" w:author="China" w:date="2017-06-06T20:51:00Z">
            <w:rPr>
              <w:rFonts w:ascii="新宋体" w:hAnsi="新宋体" w:eastAsia="新宋体"/>
            </w:rPr>
          </w:rPrChange>
        </w:rPr>
      </w:pPr>
      <w:r>
        <w:rPr>
          <w:rFonts w:ascii="Times New Roman" w:hAnsi="Times New Roman" w:eastAsia="新宋体" w:cs="Times New Roman"/>
          <w:rPrChange w:id="6309" w:author="China" w:date="2017-06-06T20:51:00Z">
            <w:rPr>
              <w:rFonts w:ascii="新宋体" w:hAnsi="新宋体" w:eastAsia="新宋体"/>
            </w:rPr>
          </w:rPrChange>
        </w:rPr>
        <w:t xml:space="preserve">            </w:t>
      </w:r>
      <w:r>
        <w:rPr>
          <w:rFonts w:ascii="Times New Roman" w:hAnsi="Times New Roman" w:eastAsia="新宋体" w:cs="Times New Roman"/>
          <w:color w:val="808080"/>
          <w:rPrChange w:id="6310" w:author="China" w:date="2017-06-06T20:51:00Z">
            <w:rPr>
              <w:rFonts w:ascii="新宋体" w:hAnsi="新宋体" w:eastAsia="新宋体"/>
              <w:color w:val="808080"/>
            </w:rPr>
          </w:rPrChange>
        </w:rPr>
        <w:t>///</w:t>
      </w:r>
      <w:r>
        <w:rPr>
          <w:rFonts w:ascii="Times New Roman" w:hAnsi="Times New Roman" w:eastAsia="新宋体" w:cs="Times New Roman"/>
          <w:color w:val="008000"/>
          <w:rPrChange w:id="6311" w:author="China" w:date="2017-06-06T20:51:00Z">
            <w:rPr>
              <w:rFonts w:ascii="新宋体" w:hAnsi="新宋体" w:eastAsia="新宋体"/>
              <w:color w:val="008000"/>
            </w:rPr>
          </w:rPrChange>
        </w:rPr>
        <w:t xml:space="preserve"> X</w:t>
      </w:r>
      <w:r>
        <w:rPr>
          <w:rFonts w:hint="eastAsia" w:ascii="Times New Roman" w:hAnsi="Times New Roman" w:eastAsia="新宋体" w:cs="Times New Roman"/>
          <w:color w:val="008000"/>
          <w:rPrChange w:id="6312" w:author="China" w:date="2017-06-06T20:51:00Z">
            <w:rPr>
              <w:rFonts w:hint="eastAsia" w:ascii="新宋体" w:hAnsi="新宋体" w:eastAsia="新宋体"/>
              <w:color w:val="008000"/>
            </w:rPr>
          </w:rPrChange>
        </w:rPr>
        <w:t>轴文字</w:t>
      </w:r>
      <w:r>
        <w:rPr>
          <w:rFonts w:hint="eastAsia" w:ascii="Times New Roman" w:hAnsi="Times New Roman" w:eastAsia="新宋体" w:cs="Times New Roman"/>
          <w:color w:val="008000"/>
          <w:rPrChange w:id="6313" w:author="China" w:date="2017-06-06T20:51:00Z">
            <w:rPr>
              <w:rFonts w:hint="eastAsia" w:ascii="新宋体" w:hAnsi="新宋体" w:eastAsia="新宋体"/>
              <w:color w:val="008000"/>
            </w:rPr>
          </w:rPrChange>
        </w:rPr>
        <w:t>旋转角度</w:t>
      </w:r>
    </w:p>
    <w:p>
      <w:pPr>
        <w:ind w:firstLine="480"/>
        <w:jc w:val="left"/>
        <w:rPr>
          <w:rFonts w:ascii="Times New Roman" w:hAnsi="Times New Roman" w:eastAsia="新宋体" w:cs="Times New Roman"/>
          <w:rPrChange w:id="6314" w:author="China" w:date="2017-06-06T20:51:00Z">
            <w:rPr>
              <w:rFonts w:ascii="新宋体" w:hAnsi="新宋体" w:eastAsia="新宋体"/>
            </w:rPr>
          </w:rPrChange>
        </w:rPr>
      </w:pPr>
      <w:r>
        <w:rPr>
          <w:rFonts w:ascii="Times New Roman" w:hAnsi="Times New Roman" w:eastAsia="新宋体" w:cs="Times New Roman"/>
          <w:rPrChange w:id="6315" w:author="China" w:date="2017-06-06T20:51:00Z">
            <w:rPr>
              <w:rFonts w:ascii="新宋体" w:hAnsi="新宋体" w:eastAsia="新宋体"/>
            </w:rPr>
          </w:rPrChange>
        </w:rPr>
        <w:t xml:space="preserve">            </w:t>
      </w:r>
      <w:r>
        <w:rPr>
          <w:rFonts w:ascii="Times New Roman" w:hAnsi="Times New Roman" w:eastAsia="新宋体" w:cs="Times New Roman"/>
          <w:color w:val="808080"/>
          <w:rPrChange w:id="6316" w:author="China" w:date="2017-06-06T20:51:00Z">
            <w:rPr>
              <w:rFonts w:ascii="新宋体" w:hAnsi="新宋体" w:eastAsia="新宋体"/>
              <w:color w:val="808080"/>
            </w:rPr>
          </w:rPrChange>
        </w:rPr>
        <w:t>///</w:t>
      </w:r>
      <w:r>
        <w:rPr>
          <w:rFonts w:ascii="Times New Roman" w:hAnsi="Times New Roman" w:eastAsia="新宋体" w:cs="Times New Roman"/>
          <w:color w:val="008000"/>
          <w:rPrChange w:id="6317"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318"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319" w:author="China" w:date="2017-06-06T20:51:00Z">
            <w:rPr>
              <w:rFonts w:ascii="新宋体" w:hAnsi="新宋体" w:eastAsia="新宋体"/>
            </w:rPr>
          </w:rPrChange>
        </w:rPr>
      </w:pPr>
      <w:r>
        <w:rPr>
          <w:rFonts w:ascii="Times New Roman" w:hAnsi="Times New Roman" w:eastAsia="新宋体" w:cs="Times New Roman"/>
          <w:rPrChange w:id="6320" w:author="China" w:date="2017-06-06T20:51:00Z">
            <w:rPr>
              <w:rFonts w:ascii="新宋体" w:hAnsi="新宋体" w:eastAsia="新宋体"/>
            </w:rPr>
          </w:rPrChange>
        </w:rPr>
        <w:t xml:space="preserve">            </w:t>
      </w:r>
      <w:r>
        <w:rPr>
          <w:rFonts w:ascii="Times New Roman" w:hAnsi="Times New Roman" w:eastAsia="新宋体" w:cs="Times New Roman"/>
          <w:color w:val="0000FF"/>
          <w:rPrChange w:id="6321" w:author="China" w:date="2017-06-06T20:51:00Z">
            <w:rPr>
              <w:rFonts w:ascii="新宋体" w:hAnsi="新宋体" w:eastAsia="新宋体"/>
              <w:color w:val="0000FF"/>
            </w:rPr>
          </w:rPrChange>
        </w:rPr>
        <w:t>publc</w:t>
      </w:r>
      <w:r>
        <w:rPr>
          <w:rFonts w:ascii="Times New Roman" w:hAnsi="Times New Roman" w:eastAsia="新宋体" w:cs="Times New Roman"/>
          <w:rPrChange w:id="6322" w:author="China" w:date="2017-06-06T20:51:00Z">
            <w:rPr>
              <w:rFonts w:ascii="新宋体" w:hAnsi="新宋体" w:eastAsia="新宋体"/>
            </w:rPr>
          </w:rPrChange>
        </w:rPr>
        <w:t xml:space="preserve"> </w:t>
      </w:r>
      <w:r>
        <w:rPr>
          <w:rFonts w:ascii="Times New Roman" w:hAnsi="Times New Roman" w:eastAsia="新宋体" w:cs="Times New Roman"/>
          <w:color w:val="0000FF"/>
          <w:rPrChange w:id="6323" w:author="China" w:date="2017-06-06T20:51:00Z">
            <w:rPr>
              <w:rFonts w:ascii="新宋体" w:hAnsi="新宋体" w:eastAsia="新宋体"/>
              <w:color w:val="0000FF"/>
            </w:rPr>
          </w:rPrChange>
        </w:rPr>
        <w:t>flot</w:t>
      </w:r>
      <w:r>
        <w:rPr>
          <w:rFonts w:ascii="Times New Roman" w:hAnsi="Times New Roman" w:eastAsia="新宋体" w:cs="Times New Roman"/>
          <w:rPrChange w:id="6324" w:author="China" w:date="2017-06-06T20:51:00Z">
            <w:rPr>
              <w:rFonts w:ascii="新宋体" w:hAnsi="新宋体" w:eastAsia="新宋体"/>
            </w:rPr>
          </w:rPrChange>
        </w:rPr>
        <w:t xml:space="preserve"> XRottengle</w:t>
      </w:r>
    </w:p>
    <w:p>
      <w:pPr>
        <w:ind w:firstLine="480"/>
        <w:jc w:val="left"/>
        <w:rPr>
          <w:rFonts w:ascii="Times New Roman" w:hAnsi="Times New Roman" w:eastAsia="新宋体" w:cs="Times New Roman"/>
          <w:rPrChange w:id="6325" w:author="China" w:date="2017-06-06T20:51:00Z">
            <w:rPr>
              <w:rFonts w:ascii="新宋体" w:hAnsi="新宋体" w:eastAsia="新宋体"/>
            </w:rPr>
          </w:rPrChange>
        </w:rPr>
      </w:pPr>
      <w:r>
        <w:rPr>
          <w:rFonts w:ascii="Times New Roman" w:hAnsi="Times New Roman" w:eastAsia="新宋体" w:cs="Times New Roman"/>
          <w:rPrChange w:id="632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327" w:author="China" w:date="2017-06-06T20:51:00Z">
            <w:rPr>
              <w:rFonts w:ascii="新宋体" w:hAnsi="新宋体" w:eastAsia="新宋体"/>
            </w:rPr>
          </w:rPrChange>
        </w:rPr>
      </w:pPr>
      <w:r>
        <w:rPr>
          <w:rFonts w:ascii="Times New Roman" w:hAnsi="Times New Roman" w:eastAsia="新宋体" w:cs="Times New Roman"/>
          <w:rPrChange w:id="6328" w:author="China" w:date="2017-06-06T20:51:00Z">
            <w:rPr>
              <w:rFonts w:ascii="新宋体" w:hAnsi="新宋体" w:eastAsia="新宋体"/>
            </w:rPr>
          </w:rPrChange>
        </w:rPr>
        <w:t xml:space="preserve">                </w:t>
      </w:r>
      <w:r>
        <w:rPr>
          <w:rFonts w:ascii="Times New Roman" w:hAnsi="Times New Roman" w:eastAsia="新宋体" w:cs="Times New Roman"/>
          <w:color w:val="0000FF"/>
          <w:rPrChange w:id="6329" w:author="China" w:date="2017-06-06T20:51:00Z">
            <w:rPr>
              <w:rFonts w:ascii="新宋体" w:hAnsi="新宋体" w:eastAsia="新宋体"/>
              <w:color w:val="0000FF"/>
            </w:rPr>
          </w:rPrChange>
        </w:rPr>
        <w:t>get</w:t>
      </w:r>
      <w:r>
        <w:rPr>
          <w:rFonts w:ascii="Times New Roman" w:hAnsi="Times New Roman" w:eastAsia="新宋体" w:cs="Times New Roman"/>
          <w:rPrChange w:id="6330" w:author="China" w:date="2017-06-06T20:51:00Z">
            <w:rPr>
              <w:rFonts w:ascii="新宋体" w:hAnsi="新宋体" w:eastAsia="新宋体"/>
            </w:rPr>
          </w:rPrChange>
        </w:rPr>
        <w:t xml:space="preserve"> { </w:t>
      </w:r>
      <w:r>
        <w:rPr>
          <w:rFonts w:ascii="Times New Roman" w:hAnsi="Times New Roman" w:eastAsia="新宋体" w:cs="Times New Roman"/>
          <w:color w:val="0000FF"/>
          <w:rPrChange w:id="6331" w:author="China" w:date="2017-06-06T20:51:00Z">
            <w:rPr>
              <w:rFonts w:ascii="新宋体" w:hAnsi="新宋体" w:eastAsia="新宋体"/>
              <w:color w:val="0000FF"/>
            </w:rPr>
          </w:rPrChange>
        </w:rPr>
        <w:t>return</w:t>
      </w:r>
      <w:r>
        <w:rPr>
          <w:rFonts w:ascii="Times New Roman" w:hAnsi="Times New Roman" w:eastAsia="新宋体" w:cs="Times New Roman"/>
          <w:rPrChange w:id="6332" w:author="China" w:date="2017-06-06T20:51:00Z">
            <w:rPr>
              <w:rFonts w:ascii="新宋体" w:hAnsi="新宋体" w:eastAsia="新宋体"/>
            </w:rPr>
          </w:rPrChange>
        </w:rPr>
        <w:t xml:space="preserve"> fltXRottengle; }</w:t>
      </w:r>
    </w:p>
    <w:p>
      <w:pPr>
        <w:ind w:firstLine="480"/>
        <w:jc w:val="left"/>
        <w:rPr>
          <w:rFonts w:ascii="Times New Roman" w:hAnsi="Times New Roman" w:eastAsia="新宋体" w:cs="Times New Roman"/>
          <w:rPrChange w:id="6333" w:author="China" w:date="2017-06-06T20:51:00Z">
            <w:rPr>
              <w:rFonts w:ascii="新宋体" w:hAnsi="新宋体" w:eastAsia="新宋体"/>
            </w:rPr>
          </w:rPrChange>
        </w:rPr>
      </w:pPr>
      <w:r>
        <w:rPr>
          <w:rFonts w:ascii="Times New Roman" w:hAnsi="Times New Roman" w:eastAsia="新宋体" w:cs="Times New Roman"/>
          <w:rPrChange w:id="6334" w:author="China" w:date="2017-06-06T20:51:00Z">
            <w:rPr>
              <w:rFonts w:ascii="新宋体" w:hAnsi="新宋体" w:eastAsia="新宋体"/>
            </w:rPr>
          </w:rPrChange>
        </w:rPr>
        <w:t xml:space="preserve">                </w:t>
      </w:r>
      <w:r>
        <w:rPr>
          <w:rFonts w:ascii="Times New Roman" w:hAnsi="Times New Roman" w:eastAsia="新宋体" w:cs="Times New Roman"/>
          <w:color w:val="0000FF"/>
          <w:rPrChange w:id="6335" w:author="China" w:date="2017-06-06T20:51:00Z">
            <w:rPr>
              <w:rFonts w:ascii="新宋体" w:hAnsi="新宋体" w:eastAsia="新宋体"/>
              <w:color w:val="0000FF"/>
            </w:rPr>
          </w:rPrChange>
        </w:rPr>
        <w:t>set</w:t>
      </w:r>
      <w:r>
        <w:rPr>
          <w:rFonts w:ascii="Times New Roman" w:hAnsi="Times New Roman" w:eastAsia="新宋体" w:cs="Times New Roman"/>
          <w:rPrChange w:id="6336" w:author="China" w:date="2017-06-06T20:51:00Z">
            <w:rPr>
              <w:rFonts w:ascii="新宋体" w:hAnsi="新宋体" w:eastAsia="新宋体"/>
            </w:rPr>
          </w:rPrChange>
        </w:rPr>
        <w:t xml:space="preserve"> { fltXRottengle = </w:t>
      </w:r>
      <w:r>
        <w:rPr>
          <w:rFonts w:ascii="Times New Roman" w:hAnsi="Times New Roman" w:eastAsia="新宋体" w:cs="Times New Roman"/>
          <w:color w:val="0000FF"/>
          <w:rPrChange w:id="6337" w:author="China" w:date="2017-06-06T20:51:00Z">
            <w:rPr>
              <w:rFonts w:ascii="新宋体" w:hAnsi="新宋体" w:eastAsia="新宋体"/>
              <w:color w:val="0000FF"/>
            </w:rPr>
          </w:rPrChange>
        </w:rPr>
        <w:t>vlue</w:t>
      </w:r>
      <w:r>
        <w:rPr>
          <w:rFonts w:ascii="Times New Roman" w:hAnsi="Times New Roman" w:eastAsia="新宋体" w:cs="Times New Roman"/>
          <w:rPrChange w:id="6338"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339" w:author="China" w:date="2017-06-06T20:51:00Z">
            <w:rPr>
              <w:rFonts w:ascii="新宋体" w:hAnsi="新宋体" w:eastAsia="新宋体"/>
            </w:rPr>
          </w:rPrChange>
        </w:rPr>
      </w:pPr>
      <w:r>
        <w:rPr>
          <w:rFonts w:ascii="Times New Roman" w:hAnsi="Times New Roman" w:eastAsia="新宋体" w:cs="Times New Roman"/>
          <w:rPrChange w:id="634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341" w:author="China" w:date="2017-06-06T20:51:00Z">
            <w:rPr>
              <w:rFonts w:ascii="新宋体" w:hAnsi="新宋体" w:eastAsia="新宋体"/>
            </w:rPr>
          </w:rPrChange>
        </w:rPr>
      </w:pPr>
      <w:r>
        <w:rPr>
          <w:rFonts w:ascii="Times New Roman" w:hAnsi="Times New Roman" w:eastAsia="新宋体" w:cs="Times New Roman"/>
          <w:rPrChange w:id="6342" w:author="China" w:date="2017-06-06T20:51:00Z">
            <w:rPr>
              <w:rFonts w:ascii="新宋体" w:hAnsi="新宋体" w:eastAsia="新宋体"/>
            </w:rPr>
          </w:rPrChange>
        </w:rPr>
        <w:t xml:space="preserve">            </w:t>
      </w:r>
      <w:r>
        <w:rPr>
          <w:rFonts w:ascii="Times New Roman" w:hAnsi="Times New Roman" w:eastAsia="新宋体" w:cs="Times New Roman"/>
          <w:color w:val="808080"/>
          <w:rPrChange w:id="6343" w:author="China" w:date="2017-06-06T20:51:00Z">
            <w:rPr>
              <w:rFonts w:ascii="新宋体" w:hAnsi="新宋体" w:eastAsia="新宋体"/>
              <w:color w:val="808080"/>
            </w:rPr>
          </w:rPrChange>
        </w:rPr>
        <w:t>///</w:t>
      </w:r>
      <w:r>
        <w:rPr>
          <w:rFonts w:ascii="Times New Roman" w:hAnsi="Times New Roman" w:eastAsia="新宋体" w:cs="Times New Roman"/>
          <w:color w:val="008000"/>
          <w:rPrChange w:id="6344"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345"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346" w:author="China" w:date="2017-06-06T20:51:00Z">
            <w:rPr>
              <w:rFonts w:ascii="新宋体" w:hAnsi="新宋体" w:eastAsia="新宋体"/>
            </w:rPr>
          </w:rPrChange>
        </w:rPr>
      </w:pPr>
      <w:r>
        <w:rPr>
          <w:rFonts w:ascii="Times New Roman" w:hAnsi="Times New Roman" w:eastAsia="新宋体" w:cs="Times New Roman"/>
          <w:rPrChange w:id="6347" w:author="China" w:date="2017-06-06T20:51:00Z">
            <w:rPr>
              <w:rFonts w:ascii="新宋体" w:hAnsi="新宋体" w:eastAsia="新宋体"/>
            </w:rPr>
          </w:rPrChange>
        </w:rPr>
        <w:t xml:space="preserve">            </w:t>
      </w:r>
      <w:r>
        <w:rPr>
          <w:rFonts w:ascii="Times New Roman" w:hAnsi="Times New Roman" w:eastAsia="新宋体" w:cs="Times New Roman"/>
          <w:color w:val="808080"/>
          <w:rPrChange w:id="6348" w:author="China" w:date="2017-06-06T20:51:00Z">
            <w:rPr>
              <w:rFonts w:ascii="新宋体" w:hAnsi="新宋体" w:eastAsia="新宋体"/>
              <w:color w:val="808080"/>
            </w:rPr>
          </w:rPrChange>
        </w:rPr>
        <w:t>///</w:t>
      </w:r>
      <w:r>
        <w:rPr>
          <w:rFonts w:ascii="Times New Roman" w:hAnsi="Times New Roman" w:eastAsia="新宋体" w:cs="Times New Roman"/>
          <w:color w:val="008000"/>
          <w:rPrChange w:id="6349" w:author="China" w:date="2017-06-06T20:51:00Z">
            <w:rPr>
              <w:rFonts w:ascii="新宋体" w:hAnsi="新宋体" w:eastAsia="新宋体"/>
              <w:color w:val="008000"/>
            </w:rPr>
          </w:rPrChange>
        </w:rPr>
        <w:t xml:space="preserve"> </w:t>
      </w:r>
      <w:ins w:id="6350" w:author="刘宁" w:date="2017-06-09T10:13:00Z">
        <w:r>
          <w:rPr>
            <w:rFonts w:hint="eastAsia" w:eastAsia="新宋体" w:cs="Times New Roman"/>
            <w:color w:val="008000"/>
          </w:rPr>
          <w:t>Y</w:t>
        </w:r>
      </w:ins>
      <w:r>
        <w:rPr>
          <w:rFonts w:hint="eastAsia" w:ascii="Times New Roman" w:hAnsi="Times New Roman" w:eastAsia="新宋体" w:cs="Times New Roman"/>
          <w:color w:val="008000"/>
          <w:rPrChange w:id="6351" w:author="China" w:date="2017-06-06T20:51:00Z">
            <w:rPr>
              <w:rFonts w:hint="eastAsia" w:ascii="新宋体" w:hAnsi="新宋体" w:eastAsia="新宋体"/>
              <w:color w:val="008000"/>
            </w:rPr>
          </w:rPrChange>
        </w:rPr>
        <w:t>轴文字</w:t>
      </w:r>
      <w:r>
        <w:rPr>
          <w:rFonts w:hint="eastAsia" w:ascii="Times New Roman" w:hAnsi="Times New Roman" w:eastAsia="新宋体" w:cs="Times New Roman"/>
          <w:color w:val="008000"/>
          <w:rPrChange w:id="6352" w:author="China" w:date="2017-06-06T20:51:00Z">
            <w:rPr>
              <w:rFonts w:hint="eastAsia" w:ascii="新宋体" w:hAnsi="新宋体" w:eastAsia="新宋体"/>
              <w:color w:val="008000"/>
            </w:rPr>
          </w:rPrChange>
        </w:rPr>
        <w:t>旋转角度</w:t>
      </w:r>
    </w:p>
    <w:p>
      <w:pPr>
        <w:ind w:firstLine="480"/>
        <w:jc w:val="left"/>
        <w:rPr>
          <w:rFonts w:ascii="Times New Roman" w:hAnsi="Times New Roman" w:eastAsia="新宋体" w:cs="Times New Roman"/>
          <w:rPrChange w:id="6353" w:author="China" w:date="2017-06-06T20:51:00Z">
            <w:rPr>
              <w:rFonts w:ascii="新宋体" w:hAnsi="新宋体" w:eastAsia="新宋体"/>
            </w:rPr>
          </w:rPrChange>
        </w:rPr>
      </w:pPr>
      <w:r>
        <w:rPr>
          <w:rFonts w:ascii="Times New Roman" w:hAnsi="Times New Roman" w:eastAsia="新宋体" w:cs="Times New Roman"/>
          <w:rPrChange w:id="6354" w:author="China" w:date="2017-06-06T20:51:00Z">
            <w:rPr>
              <w:rFonts w:ascii="新宋体" w:hAnsi="新宋体" w:eastAsia="新宋体"/>
            </w:rPr>
          </w:rPrChange>
        </w:rPr>
        <w:t xml:space="preserve">            </w:t>
      </w:r>
      <w:r>
        <w:rPr>
          <w:rFonts w:ascii="Times New Roman" w:hAnsi="Times New Roman" w:eastAsia="新宋体" w:cs="Times New Roman"/>
          <w:color w:val="808080"/>
          <w:rPrChange w:id="6355" w:author="China" w:date="2017-06-06T20:51:00Z">
            <w:rPr>
              <w:rFonts w:ascii="新宋体" w:hAnsi="新宋体" w:eastAsia="新宋体"/>
              <w:color w:val="808080"/>
            </w:rPr>
          </w:rPrChange>
        </w:rPr>
        <w:t>///</w:t>
      </w:r>
      <w:r>
        <w:rPr>
          <w:rFonts w:ascii="Times New Roman" w:hAnsi="Times New Roman" w:eastAsia="新宋体" w:cs="Times New Roman"/>
          <w:color w:val="008000"/>
          <w:rPrChange w:id="635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35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358" w:author="China" w:date="2017-06-06T20:51:00Z">
            <w:rPr>
              <w:rFonts w:ascii="新宋体" w:hAnsi="新宋体" w:eastAsia="新宋体"/>
            </w:rPr>
          </w:rPrChange>
        </w:rPr>
      </w:pPr>
      <w:r>
        <w:rPr>
          <w:rFonts w:ascii="Times New Roman" w:hAnsi="Times New Roman" w:eastAsia="新宋体" w:cs="Times New Roman"/>
          <w:rPrChange w:id="6359" w:author="China" w:date="2017-06-06T20:51:00Z">
            <w:rPr>
              <w:rFonts w:ascii="新宋体" w:hAnsi="新宋体" w:eastAsia="新宋体"/>
            </w:rPr>
          </w:rPrChange>
        </w:rPr>
        <w:t xml:space="preserve">            </w:t>
      </w:r>
      <w:r>
        <w:rPr>
          <w:rFonts w:ascii="Times New Roman" w:hAnsi="Times New Roman" w:eastAsia="新宋体" w:cs="Times New Roman"/>
          <w:color w:val="0000FF"/>
          <w:rPrChange w:id="6360" w:author="China" w:date="2017-06-06T20:51:00Z">
            <w:rPr>
              <w:rFonts w:ascii="新宋体" w:hAnsi="新宋体" w:eastAsia="新宋体"/>
              <w:color w:val="0000FF"/>
            </w:rPr>
          </w:rPrChange>
        </w:rPr>
        <w:t>publc</w:t>
      </w:r>
      <w:r>
        <w:rPr>
          <w:rFonts w:ascii="Times New Roman" w:hAnsi="Times New Roman" w:eastAsia="新宋体" w:cs="Times New Roman"/>
          <w:rPrChange w:id="6361" w:author="China" w:date="2017-06-06T20:51:00Z">
            <w:rPr>
              <w:rFonts w:ascii="新宋体" w:hAnsi="新宋体" w:eastAsia="新宋体"/>
            </w:rPr>
          </w:rPrChange>
        </w:rPr>
        <w:t xml:space="preserve"> </w:t>
      </w:r>
      <w:r>
        <w:rPr>
          <w:rFonts w:ascii="Times New Roman" w:hAnsi="Times New Roman" w:eastAsia="新宋体" w:cs="Times New Roman"/>
          <w:color w:val="0000FF"/>
          <w:rPrChange w:id="6362" w:author="China" w:date="2017-06-06T20:51:00Z">
            <w:rPr>
              <w:rFonts w:ascii="新宋体" w:hAnsi="新宋体" w:eastAsia="新宋体"/>
              <w:color w:val="0000FF"/>
            </w:rPr>
          </w:rPrChange>
        </w:rPr>
        <w:t>flot</w:t>
      </w:r>
      <w:r>
        <w:rPr>
          <w:rFonts w:ascii="Times New Roman" w:hAnsi="Times New Roman" w:eastAsia="新宋体" w:cs="Times New Roman"/>
          <w:rPrChange w:id="6363" w:author="China" w:date="2017-06-06T20:51:00Z">
            <w:rPr>
              <w:rFonts w:ascii="新宋体" w:hAnsi="新宋体" w:eastAsia="新宋体"/>
            </w:rPr>
          </w:rPrChange>
        </w:rPr>
        <w:t xml:space="preserve"> Rottengle</w:t>
      </w:r>
    </w:p>
    <w:p>
      <w:pPr>
        <w:ind w:firstLine="480"/>
        <w:jc w:val="left"/>
        <w:rPr>
          <w:rFonts w:ascii="Times New Roman" w:hAnsi="Times New Roman" w:eastAsia="新宋体" w:cs="Times New Roman"/>
          <w:rPrChange w:id="6364" w:author="China" w:date="2017-06-06T20:51:00Z">
            <w:rPr>
              <w:rFonts w:ascii="新宋体" w:hAnsi="新宋体" w:eastAsia="新宋体"/>
            </w:rPr>
          </w:rPrChange>
        </w:rPr>
      </w:pPr>
      <w:r>
        <w:rPr>
          <w:rFonts w:ascii="Times New Roman" w:hAnsi="Times New Roman" w:eastAsia="新宋体" w:cs="Times New Roman"/>
          <w:rPrChange w:id="636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366" w:author="China" w:date="2017-06-06T20:51:00Z">
            <w:rPr>
              <w:rFonts w:ascii="新宋体" w:hAnsi="新宋体" w:eastAsia="新宋体"/>
            </w:rPr>
          </w:rPrChange>
        </w:rPr>
      </w:pPr>
      <w:r>
        <w:rPr>
          <w:rFonts w:ascii="Times New Roman" w:hAnsi="Times New Roman" w:eastAsia="新宋体" w:cs="Times New Roman"/>
          <w:rPrChange w:id="6367" w:author="China" w:date="2017-06-06T20:51:00Z">
            <w:rPr>
              <w:rFonts w:ascii="新宋体" w:hAnsi="新宋体" w:eastAsia="新宋体"/>
            </w:rPr>
          </w:rPrChange>
        </w:rPr>
        <w:t xml:space="preserve">                </w:t>
      </w:r>
      <w:r>
        <w:rPr>
          <w:rFonts w:ascii="Times New Roman" w:hAnsi="Times New Roman" w:eastAsia="新宋体" w:cs="Times New Roman"/>
          <w:color w:val="0000FF"/>
          <w:rPrChange w:id="6368" w:author="China" w:date="2017-06-06T20:51:00Z">
            <w:rPr>
              <w:rFonts w:ascii="新宋体" w:hAnsi="新宋体" w:eastAsia="新宋体"/>
              <w:color w:val="0000FF"/>
            </w:rPr>
          </w:rPrChange>
        </w:rPr>
        <w:t>get</w:t>
      </w:r>
      <w:r>
        <w:rPr>
          <w:rFonts w:ascii="Times New Roman" w:hAnsi="Times New Roman" w:eastAsia="新宋体" w:cs="Times New Roman"/>
          <w:rPrChange w:id="6369" w:author="China" w:date="2017-06-06T20:51:00Z">
            <w:rPr>
              <w:rFonts w:ascii="新宋体" w:hAnsi="新宋体" w:eastAsia="新宋体"/>
            </w:rPr>
          </w:rPrChange>
        </w:rPr>
        <w:t xml:space="preserve"> { </w:t>
      </w:r>
      <w:r>
        <w:rPr>
          <w:rFonts w:ascii="Times New Roman" w:hAnsi="Times New Roman" w:eastAsia="新宋体" w:cs="Times New Roman"/>
          <w:color w:val="0000FF"/>
          <w:rPrChange w:id="6370" w:author="China" w:date="2017-06-06T20:51:00Z">
            <w:rPr>
              <w:rFonts w:ascii="新宋体" w:hAnsi="新宋体" w:eastAsia="新宋体"/>
              <w:color w:val="0000FF"/>
            </w:rPr>
          </w:rPrChange>
        </w:rPr>
        <w:t>return</w:t>
      </w:r>
      <w:r>
        <w:rPr>
          <w:rFonts w:ascii="Times New Roman" w:hAnsi="Times New Roman" w:eastAsia="新宋体" w:cs="Times New Roman"/>
          <w:rPrChange w:id="6371" w:author="China" w:date="2017-06-06T20:51:00Z">
            <w:rPr>
              <w:rFonts w:ascii="新宋体" w:hAnsi="新宋体" w:eastAsia="新宋体"/>
            </w:rPr>
          </w:rPrChange>
        </w:rPr>
        <w:t xml:space="preserve"> fltRottengle; }</w:t>
      </w:r>
    </w:p>
    <w:p>
      <w:pPr>
        <w:ind w:firstLine="480"/>
        <w:jc w:val="left"/>
        <w:rPr>
          <w:rFonts w:ascii="Times New Roman" w:hAnsi="Times New Roman" w:eastAsia="新宋体" w:cs="Times New Roman"/>
          <w:rPrChange w:id="6372" w:author="China" w:date="2017-06-06T20:51:00Z">
            <w:rPr>
              <w:rFonts w:ascii="新宋体" w:hAnsi="新宋体" w:eastAsia="新宋体"/>
            </w:rPr>
          </w:rPrChange>
        </w:rPr>
      </w:pPr>
      <w:r>
        <w:rPr>
          <w:rFonts w:ascii="Times New Roman" w:hAnsi="Times New Roman" w:eastAsia="新宋体" w:cs="Times New Roman"/>
          <w:rPrChange w:id="6373" w:author="China" w:date="2017-06-06T20:51:00Z">
            <w:rPr>
              <w:rFonts w:ascii="新宋体" w:hAnsi="新宋体" w:eastAsia="新宋体"/>
            </w:rPr>
          </w:rPrChange>
        </w:rPr>
        <w:t xml:space="preserve">                </w:t>
      </w:r>
      <w:r>
        <w:rPr>
          <w:rFonts w:ascii="Times New Roman" w:hAnsi="Times New Roman" w:eastAsia="新宋体" w:cs="Times New Roman"/>
          <w:color w:val="0000FF"/>
          <w:rPrChange w:id="6374" w:author="China" w:date="2017-06-06T20:51:00Z">
            <w:rPr>
              <w:rFonts w:ascii="新宋体" w:hAnsi="新宋体" w:eastAsia="新宋体"/>
              <w:color w:val="0000FF"/>
            </w:rPr>
          </w:rPrChange>
        </w:rPr>
        <w:t>set</w:t>
      </w:r>
      <w:r>
        <w:rPr>
          <w:rFonts w:ascii="Times New Roman" w:hAnsi="Times New Roman" w:eastAsia="新宋体" w:cs="Times New Roman"/>
          <w:rPrChange w:id="6375" w:author="China" w:date="2017-06-06T20:51:00Z">
            <w:rPr>
              <w:rFonts w:ascii="新宋体" w:hAnsi="新宋体" w:eastAsia="新宋体"/>
            </w:rPr>
          </w:rPrChange>
        </w:rPr>
        <w:t xml:space="preserve"> { fltRottengle = </w:t>
      </w:r>
      <w:r>
        <w:rPr>
          <w:rFonts w:ascii="Times New Roman" w:hAnsi="Times New Roman" w:eastAsia="新宋体" w:cs="Times New Roman"/>
          <w:color w:val="0000FF"/>
          <w:rPrChange w:id="6376" w:author="China" w:date="2017-06-06T20:51:00Z">
            <w:rPr>
              <w:rFonts w:ascii="新宋体" w:hAnsi="新宋体" w:eastAsia="新宋体"/>
              <w:color w:val="0000FF"/>
            </w:rPr>
          </w:rPrChange>
        </w:rPr>
        <w:t>vlue</w:t>
      </w:r>
      <w:r>
        <w:rPr>
          <w:rFonts w:ascii="Times New Roman" w:hAnsi="Times New Roman" w:eastAsia="新宋体" w:cs="Times New Roman"/>
          <w:rPrChange w:id="6377"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378" w:author="China" w:date="2017-06-06T20:51:00Z">
            <w:rPr>
              <w:rFonts w:ascii="新宋体" w:hAnsi="新宋体" w:eastAsia="新宋体"/>
            </w:rPr>
          </w:rPrChange>
        </w:rPr>
      </w:pPr>
      <w:r>
        <w:rPr>
          <w:rFonts w:ascii="Times New Roman" w:hAnsi="Times New Roman" w:eastAsia="新宋体" w:cs="Times New Roman"/>
          <w:rPrChange w:id="637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380" w:author="China" w:date="2017-06-06T20:51:00Z">
            <w:rPr>
              <w:rFonts w:ascii="新宋体" w:hAnsi="新宋体" w:eastAsia="新宋体"/>
            </w:rPr>
          </w:rPrChange>
        </w:rPr>
      </w:pPr>
      <w:r>
        <w:rPr>
          <w:rFonts w:ascii="Times New Roman" w:hAnsi="Times New Roman" w:eastAsia="新宋体" w:cs="Times New Roman"/>
          <w:rPrChange w:id="6381" w:author="China" w:date="2017-06-06T20:51:00Z">
            <w:rPr>
              <w:rFonts w:ascii="新宋体" w:hAnsi="新宋体" w:eastAsia="新宋体"/>
            </w:rPr>
          </w:rPrChange>
        </w:rPr>
        <w:t xml:space="preserve">            </w:t>
      </w:r>
      <w:r>
        <w:rPr>
          <w:rFonts w:ascii="Times New Roman" w:hAnsi="Times New Roman" w:eastAsia="新宋体" w:cs="Times New Roman"/>
          <w:color w:val="808080"/>
          <w:rPrChange w:id="6382" w:author="China" w:date="2017-06-06T20:51:00Z">
            <w:rPr>
              <w:rFonts w:ascii="新宋体" w:hAnsi="新宋体" w:eastAsia="新宋体"/>
              <w:color w:val="808080"/>
            </w:rPr>
          </w:rPrChange>
        </w:rPr>
        <w:t>///</w:t>
      </w:r>
      <w:r>
        <w:rPr>
          <w:rFonts w:ascii="Times New Roman" w:hAnsi="Times New Roman" w:eastAsia="新宋体" w:cs="Times New Roman"/>
          <w:color w:val="008000"/>
          <w:rPrChange w:id="6383"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384"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385" w:author="China" w:date="2017-06-06T20:51:00Z">
            <w:rPr>
              <w:rFonts w:ascii="新宋体" w:hAnsi="新宋体" w:eastAsia="新宋体"/>
            </w:rPr>
          </w:rPrChange>
        </w:rPr>
      </w:pPr>
      <w:r>
        <w:rPr>
          <w:rFonts w:ascii="Times New Roman" w:hAnsi="Times New Roman" w:eastAsia="新宋体" w:cs="Times New Roman"/>
          <w:rPrChange w:id="6386" w:author="China" w:date="2017-06-06T20:51:00Z">
            <w:rPr>
              <w:rFonts w:ascii="新宋体" w:hAnsi="新宋体" w:eastAsia="新宋体"/>
            </w:rPr>
          </w:rPrChange>
        </w:rPr>
        <w:t xml:space="preserve">            </w:t>
      </w:r>
      <w:r>
        <w:rPr>
          <w:rFonts w:ascii="Times New Roman" w:hAnsi="Times New Roman" w:eastAsia="新宋体" w:cs="Times New Roman"/>
          <w:color w:val="808080"/>
          <w:rPrChange w:id="6387" w:author="China" w:date="2017-06-06T20:51:00Z">
            <w:rPr>
              <w:rFonts w:ascii="新宋体" w:hAnsi="新宋体" w:eastAsia="新宋体"/>
              <w:color w:val="808080"/>
            </w:rPr>
          </w:rPrChange>
        </w:rPr>
        <w:t>///</w:t>
      </w:r>
      <w:r>
        <w:rPr>
          <w:rFonts w:ascii="Times New Roman" w:hAnsi="Times New Roman" w:eastAsia="新宋体" w:cs="Times New Roman"/>
          <w:color w:val="008000"/>
          <w:rPrChange w:id="6388"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389" w:author="China" w:date="2017-06-06T20:51:00Z">
            <w:rPr>
              <w:rFonts w:hint="eastAsia" w:ascii="新宋体" w:hAnsi="新宋体" w:eastAsia="新宋体"/>
              <w:color w:val="008000"/>
            </w:rPr>
          </w:rPrChange>
        </w:rPr>
        <w:t>图像左右距离边缘距离</w:t>
      </w:r>
    </w:p>
    <w:p>
      <w:pPr>
        <w:ind w:firstLine="480"/>
        <w:jc w:val="left"/>
        <w:rPr>
          <w:rFonts w:ascii="Times New Roman" w:hAnsi="Times New Roman" w:eastAsia="新宋体" w:cs="Times New Roman"/>
          <w:rPrChange w:id="6390" w:author="China" w:date="2017-06-06T20:51:00Z">
            <w:rPr>
              <w:rFonts w:ascii="新宋体" w:hAnsi="新宋体" w:eastAsia="新宋体"/>
            </w:rPr>
          </w:rPrChange>
        </w:rPr>
      </w:pPr>
      <w:r>
        <w:rPr>
          <w:rFonts w:ascii="Times New Roman" w:hAnsi="Times New Roman" w:eastAsia="新宋体" w:cs="Times New Roman"/>
          <w:rPrChange w:id="6391" w:author="China" w:date="2017-06-06T20:51:00Z">
            <w:rPr>
              <w:rFonts w:ascii="新宋体" w:hAnsi="新宋体" w:eastAsia="新宋体"/>
            </w:rPr>
          </w:rPrChange>
        </w:rPr>
        <w:t xml:space="preserve">            </w:t>
      </w:r>
      <w:r>
        <w:rPr>
          <w:rFonts w:ascii="Times New Roman" w:hAnsi="Times New Roman" w:eastAsia="新宋体" w:cs="Times New Roman"/>
          <w:color w:val="808080"/>
          <w:rPrChange w:id="6392" w:author="China" w:date="2017-06-06T20:51:00Z">
            <w:rPr>
              <w:rFonts w:ascii="新宋体" w:hAnsi="新宋体" w:eastAsia="新宋体"/>
              <w:color w:val="808080"/>
            </w:rPr>
          </w:rPrChange>
        </w:rPr>
        <w:t>///</w:t>
      </w:r>
      <w:r>
        <w:rPr>
          <w:rFonts w:ascii="Times New Roman" w:hAnsi="Times New Roman" w:eastAsia="新宋体" w:cs="Times New Roman"/>
          <w:color w:val="008000"/>
          <w:rPrChange w:id="6393"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394"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395" w:author="China" w:date="2017-06-06T20:51:00Z">
            <w:rPr>
              <w:rFonts w:ascii="新宋体" w:hAnsi="新宋体" w:eastAsia="新宋体"/>
            </w:rPr>
          </w:rPrChange>
        </w:rPr>
      </w:pPr>
      <w:r>
        <w:rPr>
          <w:rFonts w:ascii="Times New Roman" w:hAnsi="Times New Roman" w:eastAsia="新宋体" w:cs="Times New Roman"/>
          <w:rPrChange w:id="6396" w:author="China" w:date="2017-06-06T20:51:00Z">
            <w:rPr>
              <w:rFonts w:ascii="新宋体" w:hAnsi="新宋体" w:eastAsia="新宋体"/>
            </w:rPr>
          </w:rPrChange>
        </w:rPr>
        <w:t xml:space="preserve">            </w:t>
      </w:r>
      <w:r>
        <w:rPr>
          <w:rFonts w:ascii="Times New Roman" w:hAnsi="Times New Roman" w:eastAsia="新宋体" w:cs="Times New Roman"/>
          <w:color w:val="0000FF"/>
          <w:rPrChange w:id="6397" w:author="China" w:date="2017-06-06T20:51:00Z">
            <w:rPr>
              <w:rFonts w:ascii="新宋体" w:hAnsi="新宋体" w:eastAsia="新宋体"/>
              <w:color w:val="0000FF"/>
            </w:rPr>
          </w:rPrChange>
        </w:rPr>
        <w:t>publc</w:t>
      </w:r>
      <w:r>
        <w:rPr>
          <w:rFonts w:ascii="Times New Roman" w:hAnsi="Times New Roman" w:eastAsia="新宋体" w:cs="Times New Roman"/>
          <w:rPrChange w:id="6398" w:author="China" w:date="2017-06-06T20:51:00Z">
            <w:rPr>
              <w:rFonts w:ascii="新宋体" w:hAnsi="新宋体" w:eastAsia="新宋体"/>
            </w:rPr>
          </w:rPrChange>
        </w:rPr>
        <w:t xml:space="preserve"> </w:t>
      </w:r>
      <w:r>
        <w:rPr>
          <w:rFonts w:ascii="Times New Roman" w:hAnsi="Times New Roman" w:eastAsia="新宋体" w:cs="Times New Roman"/>
          <w:color w:val="0000FF"/>
          <w:rPrChange w:id="6399" w:author="China" w:date="2017-06-06T20:51:00Z">
            <w:rPr>
              <w:rFonts w:ascii="新宋体" w:hAnsi="新宋体" w:eastAsia="新宋体"/>
              <w:color w:val="0000FF"/>
            </w:rPr>
          </w:rPrChange>
        </w:rPr>
        <w:t>flot</w:t>
      </w:r>
      <w:r>
        <w:rPr>
          <w:rFonts w:ascii="Times New Roman" w:hAnsi="Times New Roman" w:eastAsia="新宋体" w:cs="Times New Roman"/>
          <w:rPrChange w:id="6400" w:author="China" w:date="2017-06-06T20:51:00Z">
            <w:rPr>
              <w:rFonts w:ascii="新宋体" w:hAnsi="新宋体" w:eastAsia="新宋体"/>
            </w:rPr>
          </w:rPrChange>
        </w:rPr>
        <w:t xml:space="preserve"> XSpce</w:t>
      </w:r>
    </w:p>
    <w:p>
      <w:pPr>
        <w:ind w:firstLine="480"/>
        <w:jc w:val="left"/>
        <w:rPr>
          <w:rFonts w:ascii="Times New Roman" w:hAnsi="Times New Roman" w:eastAsia="新宋体" w:cs="Times New Roman"/>
          <w:rPrChange w:id="6401" w:author="China" w:date="2017-06-06T20:51:00Z">
            <w:rPr>
              <w:rFonts w:ascii="新宋体" w:hAnsi="新宋体" w:eastAsia="新宋体"/>
            </w:rPr>
          </w:rPrChange>
        </w:rPr>
      </w:pPr>
      <w:r>
        <w:rPr>
          <w:rFonts w:ascii="Times New Roman" w:hAnsi="Times New Roman" w:eastAsia="新宋体" w:cs="Times New Roman"/>
          <w:rPrChange w:id="640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403" w:author="China" w:date="2017-06-06T20:51:00Z">
            <w:rPr>
              <w:rFonts w:ascii="新宋体" w:hAnsi="新宋体" w:eastAsia="新宋体"/>
            </w:rPr>
          </w:rPrChange>
        </w:rPr>
      </w:pPr>
      <w:r>
        <w:rPr>
          <w:rFonts w:ascii="Times New Roman" w:hAnsi="Times New Roman" w:eastAsia="新宋体" w:cs="Times New Roman"/>
          <w:rPrChange w:id="6404" w:author="China" w:date="2017-06-06T20:51:00Z">
            <w:rPr>
              <w:rFonts w:ascii="新宋体" w:hAnsi="新宋体" w:eastAsia="新宋体"/>
            </w:rPr>
          </w:rPrChange>
        </w:rPr>
        <w:t xml:space="preserve">                </w:t>
      </w:r>
      <w:r>
        <w:rPr>
          <w:rFonts w:ascii="Times New Roman" w:hAnsi="Times New Roman" w:eastAsia="新宋体" w:cs="Times New Roman"/>
          <w:color w:val="0000FF"/>
          <w:rPrChange w:id="6405" w:author="China" w:date="2017-06-06T20:51:00Z">
            <w:rPr>
              <w:rFonts w:ascii="新宋体" w:hAnsi="新宋体" w:eastAsia="新宋体"/>
              <w:color w:val="0000FF"/>
            </w:rPr>
          </w:rPrChange>
        </w:rPr>
        <w:t>get</w:t>
      </w:r>
      <w:r>
        <w:rPr>
          <w:rFonts w:ascii="Times New Roman" w:hAnsi="Times New Roman" w:eastAsia="新宋体" w:cs="Times New Roman"/>
          <w:rPrChange w:id="6406" w:author="China" w:date="2017-06-06T20:51:00Z">
            <w:rPr>
              <w:rFonts w:ascii="新宋体" w:hAnsi="新宋体" w:eastAsia="新宋体"/>
            </w:rPr>
          </w:rPrChange>
        </w:rPr>
        <w:t xml:space="preserve"> { </w:t>
      </w:r>
      <w:r>
        <w:rPr>
          <w:rFonts w:ascii="Times New Roman" w:hAnsi="Times New Roman" w:eastAsia="新宋体" w:cs="Times New Roman"/>
          <w:color w:val="0000FF"/>
          <w:rPrChange w:id="6407" w:author="China" w:date="2017-06-06T20:51:00Z">
            <w:rPr>
              <w:rFonts w:ascii="新宋体" w:hAnsi="新宋体" w:eastAsia="新宋体"/>
              <w:color w:val="0000FF"/>
            </w:rPr>
          </w:rPrChange>
        </w:rPr>
        <w:t>return</w:t>
      </w:r>
      <w:r>
        <w:rPr>
          <w:rFonts w:ascii="Times New Roman" w:hAnsi="Times New Roman" w:eastAsia="新宋体" w:cs="Times New Roman"/>
          <w:rPrChange w:id="6408" w:author="China" w:date="2017-06-06T20:51:00Z">
            <w:rPr>
              <w:rFonts w:ascii="新宋体" w:hAnsi="新宋体" w:eastAsia="新宋体"/>
            </w:rPr>
          </w:rPrChange>
        </w:rPr>
        <w:t xml:space="preserve"> fltXSpce; }</w:t>
      </w:r>
    </w:p>
    <w:p>
      <w:pPr>
        <w:ind w:firstLine="480"/>
        <w:jc w:val="left"/>
        <w:rPr>
          <w:rFonts w:ascii="Times New Roman" w:hAnsi="Times New Roman" w:eastAsia="新宋体" w:cs="Times New Roman"/>
          <w:rPrChange w:id="6409" w:author="China" w:date="2017-06-06T20:51:00Z">
            <w:rPr>
              <w:rFonts w:ascii="新宋体" w:hAnsi="新宋体" w:eastAsia="新宋体"/>
            </w:rPr>
          </w:rPrChange>
        </w:rPr>
      </w:pPr>
      <w:r>
        <w:rPr>
          <w:rFonts w:ascii="Times New Roman" w:hAnsi="Times New Roman" w:eastAsia="新宋体" w:cs="Times New Roman"/>
          <w:rPrChange w:id="6410" w:author="China" w:date="2017-06-06T20:51:00Z">
            <w:rPr>
              <w:rFonts w:ascii="新宋体" w:hAnsi="新宋体" w:eastAsia="新宋体"/>
            </w:rPr>
          </w:rPrChange>
        </w:rPr>
        <w:t xml:space="preserve">                </w:t>
      </w:r>
      <w:r>
        <w:rPr>
          <w:rFonts w:ascii="Times New Roman" w:hAnsi="Times New Roman" w:eastAsia="新宋体" w:cs="Times New Roman"/>
          <w:color w:val="0000FF"/>
          <w:rPrChange w:id="6411" w:author="China" w:date="2017-06-06T20:51:00Z">
            <w:rPr>
              <w:rFonts w:ascii="新宋体" w:hAnsi="新宋体" w:eastAsia="新宋体"/>
              <w:color w:val="0000FF"/>
            </w:rPr>
          </w:rPrChange>
        </w:rPr>
        <w:t>set</w:t>
      </w:r>
      <w:r>
        <w:rPr>
          <w:rFonts w:ascii="Times New Roman" w:hAnsi="Times New Roman" w:eastAsia="新宋体" w:cs="Times New Roman"/>
          <w:rPrChange w:id="6412" w:author="China" w:date="2017-06-06T20:51:00Z">
            <w:rPr>
              <w:rFonts w:ascii="新宋体" w:hAnsi="新宋体" w:eastAsia="新宋体"/>
            </w:rPr>
          </w:rPrChange>
        </w:rPr>
        <w:t xml:space="preserve"> { fltXSpce = </w:t>
      </w:r>
      <w:r>
        <w:rPr>
          <w:rFonts w:ascii="Times New Roman" w:hAnsi="Times New Roman" w:eastAsia="新宋体" w:cs="Times New Roman"/>
          <w:color w:val="0000FF"/>
          <w:rPrChange w:id="6413" w:author="China" w:date="2017-06-06T20:51:00Z">
            <w:rPr>
              <w:rFonts w:ascii="新宋体" w:hAnsi="新宋体" w:eastAsia="新宋体"/>
              <w:color w:val="0000FF"/>
            </w:rPr>
          </w:rPrChange>
        </w:rPr>
        <w:t>vlue</w:t>
      </w:r>
      <w:r>
        <w:rPr>
          <w:rFonts w:ascii="Times New Roman" w:hAnsi="Times New Roman" w:eastAsia="新宋体" w:cs="Times New Roman"/>
          <w:rPrChange w:id="6414"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415" w:author="China" w:date="2017-06-06T20:51:00Z">
            <w:rPr>
              <w:rFonts w:ascii="新宋体" w:hAnsi="新宋体" w:eastAsia="新宋体"/>
            </w:rPr>
          </w:rPrChange>
        </w:rPr>
      </w:pPr>
      <w:r>
        <w:rPr>
          <w:rFonts w:ascii="Times New Roman" w:hAnsi="Times New Roman" w:eastAsia="新宋体" w:cs="Times New Roman"/>
          <w:rPrChange w:id="641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417" w:author="China" w:date="2017-06-06T20:51:00Z">
            <w:rPr>
              <w:rFonts w:ascii="新宋体" w:hAnsi="新宋体" w:eastAsia="新宋体"/>
            </w:rPr>
          </w:rPrChange>
        </w:rPr>
      </w:pPr>
      <w:r>
        <w:rPr>
          <w:rFonts w:ascii="Times New Roman" w:hAnsi="Times New Roman" w:eastAsia="新宋体" w:cs="Times New Roman"/>
          <w:rPrChange w:id="6418" w:author="China" w:date="2017-06-06T20:51:00Z">
            <w:rPr>
              <w:rFonts w:ascii="新宋体" w:hAnsi="新宋体" w:eastAsia="新宋体"/>
            </w:rPr>
          </w:rPrChange>
        </w:rPr>
        <w:t xml:space="preserve">            </w:t>
      </w:r>
      <w:r>
        <w:rPr>
          <w:rFonts w:ascii="Times New Roman" w:hAnsi="Times New Roman" w:eastAsia="新宋体" w:cs="Times New Roman"/>
          <w:color w:val="808080"/>
          <w:rPrChange w:id="6419" w:author="China" w:date="2017-06-06T20:51:00Z">
            <w:rPr>
              <w:rFonts w:ascii="新宋体" w:hAnsi="新宋体" w:eastAsia="新宋体"/>
              <w:color w:val="808080"/>
            </w:rPr>
          </w:rPrChange>
        </w:rPr>
        <w:t>///</w:t>
      </w:r>
      <w:r>
        <w:rPr>
          <w:rFonts w:ascii="Times New Roman" w:hAnsi="Times New Roman" w:eastAsia="新宋体" w:cs="Times New Roman"/>
          <w:color w:val="008000"/>
          <w:rPrChange w:id="642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42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422" w:author="China" w:date="2017-06-06T20:51:00Z">
            <w:rPr>
              <w:rFonts w:ascii="新宋体" w:hAnsi="新宋体" w:eastAsia="新宋体"/>
            </w:rPr>
          </w:rPrChange>
        </w:rPr>
      </w:pPr>
      <w:r>
        <w:rPr>
          <w:rFonts w:ascii="Times New Roman" w:hAnsi="Times New Roman" w:eastAsia="新宋体" w:cs="Times New Roman"/>
          <w:rPrChange w:id="6423" w:author="China" w:date="2017-06-06T20:51:00Z">
            <w:rPr>
              <w:rFonts w:ascii="新宋体" w:hAnsi="新宋体" w:eastAsia="新宋体"/>
            </w:rPr>
          </w:rPrChange>
        </w:rPr>
        <w:t xml:space="preserve">            </w:t>
      </w:r>
      <w:r>
        <w:rPr>
          <w:rFonts w:ascii="Times New Roman" w:hAnsi="Times New Roman" w:eastAsia="新宋体" w:cs="Times New Roman"/>
          <w:color w:val="808080"/>
          <w:rPrChange w:id="6424" w:author="China" w:date="2017-06-06T20:51:00Z">
            <w:rPr>
              <w:rFonts w:ascii="新宋体" w:hAnsi="新宋体" w:eastAsia="新宋体"/>
              <w:color w:val="808080"/>
            </w:rPr>
          </w:rPrChange>
        </w:rPr>
        <w:t>///</w:t>
      </w:r>
      <w:r>
        <w:rPr>
          <w:rFonts w:ascii="Times New Roman" w:hAnsi="Times New Roman" w:eastAsia="新宋体" w:cs="Times New Roman"/>
          <w:color w:val="008000"/>
          <w:rPrChange w:id="6425"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426" w:author="China" w:date="2017-06-06T20:51:00Z">
            <w:rPr>
              <w:rFonts w:hint="eastAsia" w:ascii="新宋体" w:hAnsi="新宋体" w:eastAsia="新宋体"/>
              <w:color w:val="008000"/>
            </w:rPr>
          </w:rPrChange>
        </w:rPr>
        <w:t>图像上下距离边缘距离</w:t>
      </w:r>
    </w:p>
    <w:p>
      <w:pPr>
        <w:ind w:firstLine="480"/>
        <w:jc w:val="left"/>
        <w:rPr>
          <w:rFonts w:ascii="Times New Roman" w:hAnsi="Times New Roman" w:eastAsia="新宋体" w:cs="Times New Roman"/>
          <w:rPrChange w:id="6427" w:author="China" w:date="2017-06-06T20:51:00Z">
            <w:rPr>
              <w:rFonts w:ascii="新宋体" w:hAnsi="新宋体" w:eastAsia="新宋体"/>
            </w:rPr>
          </w:rPrChange>
        </w:rPr>
      </w:pPr>
      <w:r>
        <w:rPr>
          <w:rFonts w:ascii="Times New Roman" w:hAnsi="Times New Roman" w:eastAsia="新宋体" w:cs="Times New Roman"/>
          <w:rPrChange w:id="6428" w:author="China" w:date="2017-06-06T20:51:00Z">
            <w:rPr>
              <w:rFonts w:ascii="新宋体" w:hAnsi="新宋体" w:eastAsia="新宋体"/>
            </w:rPr>
          </w:rPrChange>
        </w:rPr>
        <w:t xml:space="preserve">            </w:t>
      </w:r>
      <w:r>
        <w:rPr>
          <w:rFonts w:ascii="Times New Roman" w:hAnsi="Times New Roman" w:eastAsia="新宋体" w:cs="Times New Roman"/>
          <w:color w:val="808080"/>
          <w:rPrChange w:id="6429" w:author="China" w:date="2017-06-06T20:51:00Z">
            <w:rPr>
              <w:rFonts w:ascii="新宋体" w:hAnsi="新宋体" w:eastAsia="新宋体"/>
              <w:color w:val="808080"/>
            </w:rPr>
          </w:rPrChange>
        </w:rPr>
        <w:t>///</w:t>
      </w:r>
      <w:r>
        <w:rPr>
          <w:rFonts w:ascii="Times New Roman" w:hAnsi="Times New Roman" w:eastAsia="新宋体" w:cs="Times New Roman"/>
          <w:color w:val="008000"/>
          <w:rPrChange w:id="643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43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432" w:author="China" w:date="2017-06-06T20:51:00Z">
            <w:rPr>
              <w:rFonts w:ascii="新宋体" w:hAnsi="新宋体" w:eastAsia="新宋体"/>
            </w:rPr>
          </w:rPrChange>
        </w:rPr>
      </w:pPr>
      <w:r>
        <w:rPr>
          <w:rFonts w:ascii="Times New Roman" w:hAnsi="Times New Roman" w:eastAsia="新宋体" w:cs="Times New Roman"/>
          <w:rPrChange w:id="6433" w:author="China" w:date="2017-06-06T20:51:00Z">
            <w:rPr>
              <w:rFonts w:ascii="新宋体" w:hAnsi="新宋体" w:eastAsia="新宋体"/>
            </w:rPr>
          </w:rPrChange>
        </w:rPr>
        <w:t xml:space="preserve">            </w:t>
      </w:r>
      <w:r>
        <w:rPr>
          <w:rFonts w:ascii="Times New Roman" w:hAnsi="Times New Roman" w:eastAsia="新宋体" w:cs="Times New Roman"/>
          <w:color w:val="0000FF"/>
          <w:rPrChange w:id="6434" w:author="China" w:date="2017-06-06T20:51:00Z">
            <w:rPr>
              <w:rFonts w:ascii="新宋体" w:hAnsi="新宋体" w:eastAsia="新宋体"/>
              <w:color w:val="0000FF"/>
            </w:rPr>
          </w:rPrChange>
        </w:rPr>
        <w:t>publc</w:t>
      </w:r>
      <w:r>
        <w:rPr>
          <w:rFonts w:ascii="Times New Roman" w:hAnsi="Times New Roman" w:eastAsia="新宋体" w:cs="Times New Roman"/>
          <w:rPrChange w:id="6435" w:author="China" w:date="2017-06-06T20:51:00Z">
            <w:rPr>
              <w:rFonts w:ascii="新宋体" w:hAnsi="新宋体" w:eastAsia="新宋体"/>
            </w:rPr>
          </w:rPrChange>
        </w:rPr>
        <w:t xml:space="preserve"> </w:t>
      </w:r>
      <w:r>
        <w:rPr>
          <w:rFonts w:ascii="Times New Roman" w:hAnsi="Times New Roman" w:eastAsia="新宋体" w:cs="Times New Roman"/>
          <w:color w:val="0000FF"/>
          <w:rPrChange w:id="6436" w:author="China" w:date="2017-06-06T20:51:00Z">
            <w:rPr>
              <w:rFonts w:ascii="新宋体" w:hAnsi="新宋体" w:eastAsia="新宋体"/>
              <w:color w:val="0000FF"/>
            </w:rPr>
          </w:rPrChange>
        </w:rPr>
        <w:t>flot</w:t>
      </w:r>
      <w:r>
        <w:rPr>
          <w:rFonts w:ascii="Times New Roman" w:hAnsi="Times New Roman" w:eastAsia="新宋体" w:cs="Times New Roman"/>
          <w:rPrChange w:id="6437" w:author="China" w:date="2017-06-06T20:51:00Z">
            <w:rPr>
              <w:rFonts w:ascii="新宋体" w:hAnsi="新宋体" w:eastAsia="新宋体"/>
            </w:rPr>
          </w:rPrChange>
        </w:rPr>
        <w:t xml:space="preserve"> Spce</w:t>
      </w:r>
    </w:p>
    <w:p>
      <w:pPr>
        <w:ind w:firstLine="480"/>
        <w:jc w:val="left"/>
        <w:rPr>
          <w:rFonts w:ascii="Times New Roman" w:hAnsi="Times New Roman" w:eastAsia="新宋体" w:cs="Times New Roman"/>
          <w:rPrChange w:id="6438" w:author="China" w:date="2017-06-06T20:51:00Z">
            <w:rPr>
              <w:rFonts w:ascii="新宋体" w:hAnsi="新宋体" w:eastAsia="新宋体"/>
            </w:rPr>
          </w:rPrChange>
        </w:rPr>
      </w:pPr>
      <w:r>
        <w:rPr>
          <w:rFonts w:ascii="Times New Roman" w:hAnsi="Times New Roman" w:eastAsia="新宋体" w:cs="Times New Roman"/>
          <w:rPrChange w:id="643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440" w:author="China" w:date="2017-06-06T20:51:00Z">
            <w:rPr>
              <w:rFonts w:ascii="新宋体" w:hAnsi="新宋体" w:eastAsia="新宋体"/>
            </w:rPr>
          </w:rPrChange>
        </w:rPr>
      </w:pPr>
      <w:r>
        <w:rPr>
          <w:rFonts w:ascii="Times New Roman" w:hAnsi="Times New Roman" w:eastAsia="新宋体" w:cs="Times New Roman"/>
          <w:rPrChange w:id="6441" w:author="China" w:date="2017-06-06T20:51:00Z">
            <w:rPr>
              <w:rFonts w:ascii="新宋体" w:hAnsi="新宋体" w:eastAsia="新宋体"/>
            </w:rPr>
          </w:rPrChange>
        </w:rPr>
        <w:t xml:space="preserve">                </w:t>
      </w:r>
      <w:r>
        <w:rPr>
          <w:rFonts w:ascii="Times New Roman" w:hAnsi="Times New Roman" w:eastAsia="新宋体" w:cs="Times New Roman"/>
          <w:color w:val="0000FF"/>
          <w:rPrChange w:id="6442" w:author="China" w:date="2017-06-06T20:51:00Z">
            <w:rPr>
              <w:rFonts w:ascii="新宋体" w:hAnsi="新宋体" w:eastAsia="新宋体"/>
              <w:color w:val="0000FF"/>
            </w:rPr>
          </w:rPrChange>
        </w:rPr>
        <w:t>get</w:t>
      </w:r>
      <w:r>
        <w:rPr>
          <w:rFonts w:ascii="Times New Roman" w:hAnsi="Times New Roman" w:eastAsia="新宋体" w:cs="Times New Roman"/>
          <w:rPrChange w:id="6443" w:author="China" w:date="2017-06-06T20:51:00Z">
            <w:rPr>
              <w:rFonts w:ascii="新宋体" w:hAnsi="新宋体" w:eastAsia="新宋体"/>
            </w:rPr>
          </w:rPrChange>
        </w:rPr>
        <w:t xml:space="preserve"> { </w:t>
      </w:r>
      <w:r>
        <w:rPr>
          <w:rFonts w:ascii="Times New Roman" w:hAnsi="Times New Roman" w:eastAsia="新宋体" w:cs="Times New Roman"/>
          <w:color w:val="0000FF"/>
          <w:rPrChange w:id="6444" w:author="China" w:date="2017-06-06T20:51:00Z">
            <w:rPr>
              <w:rFonts w:ascii="新宋体" w:hAnsi="新宋体" w:eastAsia="新宋体"/>
              <w:color w:val="0000FF"/>
            </w:rPr>
          </w:rPrChange>
        </w:rPr>
        <w:t>return</w:t>
      </w:r>
      <w:r>
        <w:rPr>
          <w:rFonts w:ascii="Times New Roman" w:hAnsi="Times New Roman" w:eastAsia="新宋体" w:cs="Times New Roman"/>
          <w:rPrChange w:id="6445" w:author="China" w:date="2017-06-06T20:51:00Z">
            <w:rPr>
              <w:rFonts w:ascii="新宋体" w:hAnsi="新宋体" w:eastAsia="新宋体"/>
            </w:rPr>
          </w:rPrChange>
        </w:rPr>
        <w:t xml:space="preserve"> fltSpce; }</w:t>
      </w:r>
    </w:p>
    <w:p>
      <w:pPr>
        <w:ind w:firstLine="480"/>
        <w:jc w:val="left"/>
        <w:rPr>
          <w:rFonts w:ascii="Times New Roman" w:hAnsi="Times New Roman" w:eastAsia="新宋体" w:cs="Times New Roman"/>
          <w:rPrChange w:id="6446" w:author="China" w:date="2017-06-06T20:51:00Z">
            <w:rPr>
              <w:rFonts w:ascii="新宋体" w:hAnsi="新宋体" w:eastAsia="新宋体"/>
            </w:rPr>
          </w:rPrChange>
        </w:rPr>
      </w:pPr>
      <w:r>
        <w:rPr>
          <w:rFonts w:ascii="Times New Roman" w:hAnsi="Times New Roman" w:eastAsia="新宋体" w:cs="Times New Roman"/>
          <w:rPrChange w:id="6447" w:author="China" w:date="2017-06-06T20:51:00Z">
            <w:rPr>
              <w:rFonts w:ascii="新宋体" w:hAnsi="新宋体" w:eastAsia="新宋体"/>
            </w:rPr>
          </w:rPrChange>
        </w:rPr>
        <w:t xml:space="preserve">                </w:t>
      </w:r>
      <w:r>
        <w:rPr>
          <w:rFonts w:ascii="Times New Roman" w:hAnsi="Times New Roman" w:eastAsia="新宋体" w:cs="Times New Roman"/>
          <w:color w:val="0000FF"/>
          <w:rPrChange w:id="6448" w:author="China" w:date="2017-06-06T20:51:00Z">
            <w:rPr>
              <w:rFonts w:ascii="新宋体" w:hAnsi="新宋体" w:eastAsia="新宋体"/>
              <w:color w:val="0000FF"/>
            </w:rPr>
          </w:rPrChange>
        </w:rPr>
        <w:t>set</w:t>
      </w:r>
      <w:r>
        <w:rPr>
          <w:rFonts w:ascii="Times New Roman" w:hAnsi="Times New Roman" w:eastAsia="新宋体" w:cs="Times New Roman"/>
          <w:rPrChange w:id="6449" w:author="China" w:date="2017-06-06T20:51:00Z">
            <w:rPr>
              <w:rFonts w:ascii="新宋体" w:hAnsi="新宋体" w:eastAsia="新宋体"/>
            </w:rPr>
          </w:rPrChange>
        </w:rPr>
        <w:t xml:space="preserve"> { fltSpce = </w:t>
      </w:r>
      <w:r>
        <w:rPr>
          <w:rFonts w:ascii="Times New Roman" w:hAnsi="Times New Roman" w:eastAsia="新宋体" w:cs="Times New Roman"/>
          <w:color w:val="0000FF"/>
          <w:rPrChange w:id="6450" w:author="China" w:date="2017-06-06T20:51:00Z">
            <w:rPr>
              <w:rFonts w:ascii="新宋体" w:hAnsi="新宋体" w:eastAsia="新宋体"/>
              <w:color w:val="0000FF"/>
            </w:rPr>
          </w:rPrChange>
        </w:rPr>
        <w:t>vlue</w:t>
      </w:r>
      <w:r>
        <w:rPr>
          <w:rFonts w:ascii="Times New Roman" w:hAnsi="Times New Roman" w:eastAsia="新宋体" w:cs="Times New Roman"/>
          <w:rPrChange w:id="6451"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452" w:author="China" w:date="2017-06-06T20:51:00Z">
            <w:rPr>
              <w:rFonts w:ascii="新宋体" w:hAnsi="新宋体" w:eastAsia="新宋体"/>
            </w:rPr>
          </w:rPrChange>
        </w:rPr>
      </w:pPr>
      <w:r>
        <w:rPr>
          <w:rFonts w:ascii="Times New Roman" w:hAnsi="Times New Roman" w:eastAsia="新宋体" w:cs="Times New Roman"/>
          <w:rPrChange w:id="645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454" w:author="China" w:date="2017-06-06T20:51:00Z">
            <w:rPr>
              <w:rFonts w:ascii="新宋体" w:hAnsi="新宋体" w:eastAsia="新宋体"/>
            </w:rPr>
          </w:rPrChange>
        </w:rPr>
      </w:pPr>
      <w:r>
        <w:rPr>
          <w:rFonts w:ascii="Times New Roman" w:hAnsi="Times New Roman" w:eastAsia="新宋体" w:cs="Times New Roman"/>
          <w:rPrChange w:id="6455" w:author="China" w:date="2017-06-06T20:51:00Z">
            <w:rPr>
              <w:rFonts w:ascii="新宋体" w:hAnsi="新宋体" w:eastAsia="新宋体"/>
            </w:rPr>
          </w:rPrChange>
        </w:rPr>
        <w:t xml:space="preserve">            </w:t>
      </w:r>
      <w:r>
        <w:rPr>
          <w:rFonts w:ascii="Times New Roman" w:hAnsi="Times New Roman" w:eastAsia="新宋体" w:cs="Times New Roman"/>
          <w:color w:val="808080"/>
          <w:rPrChange w:id="6456" w:author="China" w:date="2017-06-06T20:51:00Z">
            <w:rPr>
              <w:rFonts w:ascii="新宋体" w:hAnsi="新宋体" w:eastAsia="新宋体"/>
              <w:color w:val="808080"/>
            </w:rPr>
          </w:rPrChange>
        </w:rPr>
        <w:t>///</w:t>
      </w:r>
      <w:r>
        <w:rPr>
          <w:rFonts w:ascii="Times New Roman" w:hAnsi="Times New Roman" w:eastAsia="新宋体" w:cs="Times New Roman"/>
          <w:color w:val="008000"/>
          <w:rPrChange w:id="6457"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458"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459" w:author="China" w:date="2017-06-06T20:51:00Z">
            <w:rPr>
              <w:rFonts w:ascii="新宋体" w:hAnsi="新宋体" w:eastAsia="新宋体"/>
            </w:rPr>
          </w:rPrChange>
        </w:rPr>
      </w:pPr>
      <w:r>
        <w:rPr>
          <w:rFonts w:ascii="Times New Roman" w:hAnsi="Times New Roman" w:eastAsia="新宋体" w:cs="Times New Roman"/>
          <w:rPrChange w:id="6460" w:author="China" w:date="2017-06-06T20:51:00Z">
            <w:rPr>
              <w:rFonts w:ascii="新宋体" w:hAnsi="新宋体" w:eastAsia="新宋体"/>
            </w:rPr>
          </w:rPrChange>
        </w:rPr>
        <w:t xml:space="preserve">            </w:t>
      </w:r>
      <w:r>
        <w:rPr>
          <w:rFonts w:ascii="Times New Roman" w:hAnsi="Times New Roman" w:eastAsia="新宋体" w:cs="Times New Roman"/>
          <w:color w:val="808080"/>
          <w:rPrChange w:id="6461" w:author="China" w:date="2017-06-06T20:51:00Z">
            <w:rPr>
              <w:rFonts w:ascii="新宋体" w:hAnsi="新宋体" w:eastAsia="新宋体"/>
              <w:color w:val="808080"/>
            </w:rPr>
          </w:rPrChange>
        </w:rPr>
        <w:t>///</w:t>
      </w:r>
      <w:r>
        <w:rPr>
          <w:rFonts w:ascii="Times New Roman" w:hAnsi="Times New Roman" w:eastAsia="新宋体" w:cs="Times New Roman"/>
          <w:color w:val="008000"/>
          <w:rPrChange w:id="6462"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463" w:author="China" w:date="2017-06-06T20:51:00Z">
            <w:rPr>
              <w:rFonts w:hint="eastAsia" w:ascii="新宋体" w:hAnsi="新宋体" w:eastAsia="新宋体"/>
              <w:color w:val="008000"/>
            </w:rPr>
          </w:rPrChange>
        </w:rPr>
        <w:t>字体大</w:t>
      </w:r>
      <w:del w:id="6464" w:author="刘宁" w:date="2017-06-09T10:13:00Z">
        <w:r>
          <w:rPr>
            <w:rFonts w:hint="eastAsia" w:ascii="Times New Roman" w:hAnsi="Times New Roman" w:eastAsia="新宋体" w:cs="Times New Roman"/>
            <w:color w:val="008000"/>
            <w:rPrChange w:id="6465" w:author="China" w:date="2017-06-06T20:51:00Z">
              <w:rPr>
                <w:rFonts w:hint="eastAsia" w:ascii="新宋体" w:hAnsi="新宋体" w:eastAsia="新宋体"/>
                <w:color w:val="008000"/>
              </w:rPr>
            </w:rPrChange>
          </w:rPr>
          <w:delText>洙</w:delText>
        </w:r>
      </w:del>
      <w:r>
        <w:rPr>
          <w:rFonts w:hint="eastAsia" w:ascii="Times New Roman" w:hAnsi="Times New Roman" w:eastAsia="新宋体" w:cs="Times New Roman"/>
          <w:color w:val="008000"/>
          <w:rPrChange w:id="6466" w:author="China" w:date="2017-06-06T20:51:00Z">
            <w:rPr>
              <w:rFonts w:hint="eastAsia" w:ascii="新宋体" w:hAnsi="新宋体" w:eastAsia="新宋体"/>
              <w:color w:val="008000"/>
            </w:rPr>
          </w:rPrChange>
        </w:rPr>
        <w:t>小号数</w:t>
      </w:r>
    </w:p>
    <w:p>
      <w:pPr>
        <w:ind w:firstLine="480"/>
        <w:jc w:val="left"/>
        <w:rPr>
          <w:rFonts w:ascii="Times New Roman" w:hAnsi="Times New Roman" w:eastAsia="新宋体" w:cs="Times New Roman"/>
          <w:rPrChange w:id="6467" w:author="China" w:date="2017-06-06T20:51:00Z">
            <w:rPr>
              <w:rFonts w:ascii="新宋体" w:hAnsi="新宋体" w:eastAsia="新宋体"/>
            </w:rPr>
          </w:rPrChange>
        </w:rPr>
      </w:pPr>
      <w:r>
        <w:rPr>
          <w:rFonts w:ascii="Times New Roman" w:hAnsi="Times New Roman" w:eastAsia="新宋体" w:cs="Times New Roman"/>
          <w:rPrChange w:id="6468" w:author="China" w:date="2017-06-06T20:51:00Z">
            <w:rPr>
              <w:rFonts w:ascii="新宋体" w:hAnsi="新宋体" w:eastAsia="新宋体"/>
            </w:rPr>
          </w:rPrChange>
        </w:rPr>
        <w:t xml:space="preserve">            </w:t>
      </w:r>
      <w:r>
        <w:rPr>
          <w:rFonts w:ascii="Times New Roman" w:hAnsi="Times New Roman" w:eastAsia="新宋体" w:cs="Times New Roman"/>
          <w:color w:val="808080"/>
          <w:rPrChange w:id="6469" w:author="China" w:date="2017-06-06T20:51:00Z">
            <w:rPr>
              <w:rFonts w:ascii="新宋体" w:hAnsi="新宋体" w:eastAsia="新宋体"/>
              <w:color w:val="808080"/>
            </w:rPr>
          </w:rPrChange>
        </w:rPr>
        <w:t>///</w:t>
      </w:r>
      <w:r>
        <w:rPr>
          <w:rFonts w:ascii="Times New Roman" w:hAnsi="Times New Roman" w:eastAsia="新宋体" w:cs="Times New Roman"/>
          <w:color w:val="008000"/>
          <w:rPrChange w:id="647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47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472" w:author="China" w:date="2017-06-06T20:51:00Z">
            <w:rPr>
              <w:rFonts w:ascii="新宋体" w:hAnsi="新宋体" w:eastAsia="新宋体"/>
            </w:rPr>
          </w:rPrChange>
        </w:rPr>
      </w:pPr>
      <w:r>
        <w:rPr>
          <w:rFonts w:ascii="Times New Roman" w:hAnsi="Times New Roman" w:eastAsia="新宋体" w:cs="Times New Roman"/>
          <w:rPrChange w:id="6473" w:author="China" w:date="2017-06-06T20:51:00Z">
            <w:rPr>
              <w:rFonts w:ascii="新宋体" w:hAnsi="新宋体" w:eastAsia="新宋体"/>
            </w:rPr>
          </w:rPrChange>
        </w:rPr>
        <w:t xml:space="preserve">            </w:t>
      </w:r>
      <w:r>
        <w:rPr>
          <w:rFonts w:ascii="Times New Roman" w:hAnsi="Times New Roman" w:eastAsia="新宋体" w:cs="Times New Roman"/>
          <w:color w:val="0000FF"/>
          <w:rPrChange w:id="6474" w:author="China" w:date="2017-06-06T20:51:00Z">
            <w:rPr>
              <w:rFonts w:ascii="新宋体" w:hAnsi="新宋体" w:eastAsia="新宋体"/>
              <w:color w:val="0000FF"/>
            </w:rPr>
          </w:rPrChange>
        </w:rPr>
        <w:t>publc</w:t>
      </w:r>
      <w:r>
        <w:rPr>
          <w:rFonts w:ascii="Times New Roman" w:hAnsi="Times New Roman" w:eastAsia="新宋体" w:cs="Times New Roman"/>
          <w:rPrChange w:id="6475" w:author="China" w:date="2017-06-06T20:51:00Z">
            <w:rPr>
              <w:rFonts w:ascii="新宋体" w:hAnsi="新宋体" w:eastAsia="新宋体"/>
            </w:rPr>
          </w:rPrChange>
        </w:rPr>
        <w:t xml:space="preserve"> </w:t>
      </w:r>
      <w:r>
        <w:rPr>
          <w:rFonts w:ascii="Times New Roman" w:hAnsi="Times New Roman" w:eastAsia="新宋体" w:cs="Times New Roman"/>
          <w:color w:val="0000FF"/>
          <w:rPrChange w:id="6476" w:author="China" w:date="2017-06-06T20:51:00Z">
            <w:rPr>
              <w:rFonts w:ascii="新宋体" w:hAnsi="新宋体" w:eastAsia="新宋体"/>
              <w:color w:val="0000FF"/>
            </w:rPr>
          </w:rPrChange>
        </w:rPr>
        <w:t>nt</w:t>
      </w:r>
      <w:r>
        <w:rPr>
          <w:rFonts w:ascii="Times New Roman" w:hAnsi="Times New Roman" w:eastAsia="新宋体" w:cs="Times New Roman"/>
          <w:rPrChange w:id="6477" w:author="China" w:date="2017-06-06T20:51:00Z">
            <w:rPr>
              <w:rFonts w:ascii="新宋体" w:hAnsi="新宋体" w:eastAsia="新宋体"/>
            </w:rPr>
          </w:rPrChange>
        </w:rPr>
        <w:t xml:space="preserve"> FontSze</w:t>
      </w:r>
    </w:p>
    <w:p>
      <w:pPr>
        <w:ind w:firstLine="480"/>
        <w:jc w:val="left"/>
        <w:rPr>
          <w:rFonts w:ascii="Times New Roman" w:hAnsi="Times New Roman" w:eastAsia="新宋体" w:cs="Times New Roman"/>
          <w:rPrChange w:id="6478" w:author="China" w:date="2017-06-06T20:51:00Z">
            <w:rPr>
              <w:rFonts w:ascii="新宋体" w:hAnsi="新宋体" w:eastAsia="新宋体"/>
            </w:rPr>
          </w:rPrChange>
        </w:rPr>
      </w:pPr>
      <w:r>
        <w:rPr>
          <w:rFonts w:ascii="Times New Roman" w:hAnsi="Times New Roman" w:eastAsia="新宋体" w:cs="Times New Roman"/>
          <w:rPrChange w:id="647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480" w:author="China" w:date="2017-06-06T20:51:00Z">
            <w:rPr>
              <w:rFonts w:ascii="新宋体" w:hAnsi="新宋体" w:eastAsia="新宋体"/>
            </w:rPr>
          </w:rPrChange>
        </w:rPr>
      </w:pPr>
      <w:r>
        <w:rPr>
          <w:rFonts w:ascii="Times New Roman" w:hAnsi="Times New Roman" w:eastAsia="新宋体" w:cs="Times New Roman"/>
          <w:rPrChange w:id="6481" w:author="China" w:date="2017-06-06T20:51:00Z">
            <w:rPr>
              <w:rFonts w:ascii="新宋体" w:hAnsi="新宋体" w:eastAsia="新宋体"/>
            </w:rPr>
          </w:rPrChange>
        </w:rPr>
        <w:t xml:space="preserve">                </w:t>
      </w:r>
      <w:r>
        <w:rPr>
          <w:rFonts w:ascii="Times New Roman" w:hAnsi="Times New Roman" w:eastAsia="新宋体" w:cs="Times New Roman"/>
          <w:color w:val="0000FF"/>
          <w:rPrChange w:id="6482" w:author="China" w:date="2017-06-06T20:51:00Z">
            <w:rPr>
              <w:rFonts w:ascii="新宋体" w:hAnsi="新宋体" w:eastAsia="新宋体"/>
              <w:color w:val="0000FF"/>
            </w:rPr>
          </w:rPrChange>
        </w:rPr>
        <w:t>get</w:t>
      </w:r>
      <w:r>
        <w:rPr>
          <w:rFonts w:ascii="Times New Roman" w:hAnsi="Times New Roman" w:eastAsia="新宋体" w:cs="Times New Roman"/>
          <w:rPrChange w:id="6483" w:author="China" w:date="2017-06-06T20:51:00Z">
            <w:rPr>
              <w:rFonts w:ascii="新宋体" w:hAnsi="新宋体" w:eastAsia="新宋体"/>
            </w:rPr>
          </w:rPrChange>
        </w:rPr>
        <w:t xml:space="preserve"> { </w:t>
      </w:r>
      <w:r>
        <w:rPr>
          <w:rFonts w:ascii="Times New Roman" w:hAnsi="Times New Roman" w:eastAsia="新宋体" w:cs="Times New Roman"/>
          <w:color w:val="0000FF"/>
          <w:rPrChange w:id="6484" w:author="China" w:date="2017-06-06T20:51:00Z">
            <w:rPr>
              <w:rFonts w:ascii="新宋体" w:hAnsi="新宋体" w:eastAsia="新宋体"/>
              <w:color w:val="0000FF"/>
            </w:rPr>
          </w:rPrChange>
        </w:rPr>
        <w:t>return</w:t>
      </w:r>
      <w:r>
        <w:rPr>
          <w:rFonts w:ascii="Times New Roman" w:hAnsi="Times New Roman" w:eastAsia="新宋体" w:cs="Times New Roman"/>
          <w:rPrChange w:id="6485" w:author="China" w:date="2017-06-06T20:51:00Z">
            <w:rPr>
              <w:rFonts w:ascii="新宋体" w:hAnsi="新宋体" w:eastAsia="新宋体"/>
            </w:rPr>
          </w:rPrChange>
        </w:rPr>
        <w:t xml:space="preserve"> ntFontSze; }</w:t>
      </w:r>
    </w:p>
    <w:p>
      <w:pPr>
        <w:ind w:firstLine="480"/>
        <w:jc w:val="left"/>
        <w:rPr>
          <w:rFonts w:ascii="Times New Roman" w:hAnsi="Times New Roman" w:eastAsia="新宋体" w:cs="Times New Roman"/>
          <w:rPrChange w:id="6486" w:author="China" w:date="2017-06-06T20:51:00Z">
            <w:rPr>
              <w:rFonts w:ascii="新宋体" w:hAnsi="新宋体" w:eastAsia="新宋体"/>
            </w:rPr>
          </w:rPrChange>
        </w:rPr>
      </w:pPr>
      <w:r>
        <w:rPr>
          <w:rFonts w:ascii="Times New Roman" w:hAnsi="Times New Roman" w:eastAsia="新宋体" w:cs="Times New Roman"/>
          <w:rPrChange w:id="6487" w:author="China" w:date="2017-06-06T20:51:00Z">
            <w:rPr>
              <w:rFonts w:ascii="新宋体" w:hAnsi="新宋体" w:eastAsia="新宋体"/>
            </w:rPr>
          </w:rPrChange>
        </w:rPr>
        <w:t xml:space="preserve">                </w:t>
      </w:r>
      <w:r>
        <w:rPr>
          <w:rFonts w:ascii="Times New Roman" w:hAnsi="Times New Roman" w:eastAsia="新宋体" w:cs="Times New Roman"/>
          <w:color w:val="0000FF"/>
          <w:rPrChange w:id="6488" w:author="China" w:date="2017-06-06T20:51:00Z">
            <w:rPr>
              <w:rFonts w:ascii="新宋体" w:hAnsi="新宋体" w:eastAsia="新宋体"/>
              <w:color w:val="0000FF"/>
            </w:rPr>
          </w:rPrChange>
        </w:rPr>
        <w:t>set</w:t>
      </w:r>
      <w:r>
        <w:rPr>
          <w:rFonts w:ascii="Times New Roman" w:hAnsi="Times New Roman" w:eastAsia="新宋体" w:cs="Times New Roman"/>
          <w:rPrChange w:id="6489" w:author="China" w:date="2017-06-06T20:51:00Z">
            <w:rPr>
              <w:rFonts w:ascii="新宋体" w:hAnsi="新宋体" w:eastAsia="新宋体"/>
            </w:rPr>
          </w:rPrChange>
        </w:rPr>
        <w:t xml:space="preserve"> { ntFontSze = </w:t>
      </w:r>
      <w:r>
        <w:rPr>
          <w:rFonts w:ascii="Times New Roman" w:hAnsi="Times New Roman" w:eastAsia="新宋体" w:cs="Times New Roman"/>
          <w:color w:val="0000FF"/>
          <w:rPrChange w:id="6490" w:author="China" w:date="2017-06-06T20:51:00Z">
            <w:rPr>
              <w:rFonts w:ascii="新宋体" w:hAnsi="新宋体" w:eastAsia="新宋体"/>
              <w:color w:val="0000FF"/>
            </w:rPr>
          </w:rPrChange>
        </w:rPr>
        <w:t>vlue</w:t>
      </w:r>
      <w:r>
        <w:rPr>
          <w:rFonts w:ascii="Times New Roman" w:hAnsi="Times New Roman" w:eastAsia="新宋体" w:cs="Times New Roman"/>
          <w:rPrChange w:id="6491"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492" w:author="China" w:date="2017-06-06T20:51:00Z">
            <w:rPr>
              <w:rFonts w:ascii="新宋体" w:hAnsi="新宋体" w:eastAsia="新宋体"/>
            </w:rPr>
          </w:rPrChange>
        </w:rPr>
      </w:pPr>
      <w:r>
        <w:rPr>
          <w:rFonts w:ascii="Times New Roman" w:hAnsi="Times New Roman" w:eastAsia="新宋体" w:cs="Times New Roman"/>
          <w:rPrChange w:id="649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494" w:author="China" w:date="2017-06-06T20:51:00Z">
            <w:rPr>
              <w:rFonts w:ascii="新宋体" w:hAnsi="新宋体" w:eastAsia="新宋体"/>
            </w:rPr>
          </w:rPrChange>
        </w:rPr>
      </w:pPr>
      <w:r>
        <w:rPr>
          <w:rFonts w:ascii="Times New Roman" w:hAnsi="Times New Roman" w:eastAsia="新宋体" w:cs="Times New Roman"/>
          <w:rPrChange w:id="6495" w:author="China" w:date="2017-06-06T20:51:00Z">
            <w:rPr>
              <w:rFonts w:ascii="新宋体" w:hAnsi="新宋体" w:eastAsia="新宋体"/>
            </w:rPr>
          </w:rPrChange>
        </w:rPr>
        <w:t xml:space="preserve">            </w:t>
      </w:r>
      <w:r>
        <w:rPr>
          <w:rFonts w:ascii="Times New Roman" w:hAnsi="Times New Roman" w:eastAsia="新宋体" w:cs="Times New Roman"/>
          <w:color w:val="808080"/>
          <w:rPrChange w:id="6496" w:author="China" w:date="2017-06-06T20:51:00Z">
            <w:rPr>
              <w:rFonts w:ascii="新宋体" w:hAnsi="新宋体" w:eastAsia="新宋体"/>
              <w:color w:val="808080"/>
            </w:rPr>
          </w:rPrChange>
        </w:rPr>
        <w:t>///</w:t>
      </w:r>
      <w:r>
        <w:rPr>
          <w:rFonts w:ascii="Times New Roman" w:hAnsi="Times New Roman" w:eastAsia="新宋体" w:cs="Times New Roman"/>
          <w:color w:val="008000"/>
          <w:rPrChange w:id="6497"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498"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499" w:author="China" w:date="2017-06-06T20:51:00Z">
            <w:rPr>
              <w:rFonts w:ascii="新宋体" w:hAnsi="新宋体" w:eastAsia="新宋体"/>
            </w:rPr>
          </w:rPrChange>
        </w:rPr>
      </w:pPr>
      <w:r>
        <w:rPr>
          <w:rFonts w:ascii="Times New Roman" w:hAnsi="Times New Roman" w:eastAsia="新宋体" w:cs="Times New Roman"/>
          <w:rPrChange w:id="6500" w:author="China" w:date="2017-06-06T20:51:00Z">
            <w:rPr>
              <w:rFonts w:ascii="新宋体" w:hAnsi="新宋体" w:eastAsia="新宋体"/>
            </w:rPr>
          </w:rPrChange>
        </w:rPr>
        <w:t xml:space="preserve">            </w:t>
      </w:r>
      <w:r>
        <w:rPr>
          <w:rFonts w:ascii="Times New Roman" w:hAnsi="Times New Roman" w:eastAsia="新宋体" w:cs="Times New Roman"/>
          <w:color w:val="808080"/>
          <w:rPrChange w:id="6501" w:author="China" w:date="2017-06-06T20:51:00Z">
            <w:rPr>
              <w:rFonts w:ascii="新宋体" w:hAnsi="新宋体" w:eastAsia="新宋体"/>
              <w:color w:val="808080"/>
            </w:rPr>
          </w:rPrChange>
        </w:rPr>
        <w:t>///</w:t>
      </w:r>
      <w:r>
        <w:rPr>
          <w:rFonts w:ascii="Times New Roman" w:hAnsi="Times New Roman" w:eastAsia="新宋体" w:cs="Times New Roman"/>
          <w:color w:val="008000"/>
          <w:rPrChange w:id="6502"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503" w:author="China" w:date="2017-06-06T20:51:00Z">
            <w:rPr>
              <w:rFonts w:hint="eastAsia" w:ascii="新宋体" w:hAnsi="新宋体" w:eastAsia="新宋体"/>
              <w:color w:val="008000"/>
            </w:rPr>
          </w:rPrChange>
        </w:rPr>
        <w:t>曲线线条大小</w:t>
      </w:r>
    </w:p>
    <w:p>
      <w:pPr>
        <w:ind w:firstLine="480"/>
        <w:jc w:val="left"/>
        <w:rPr>
          <w:rFonts w:ascii="Times New Roman" w:hAnsi="Times New Roman" w:eastAsia="新宋体" w:cs="Times New Roman"/>
          <w:rPrChange w:id="6504" w:author="China" w:date="2017-06-06T20:51:00Z">
            <w:rPr>
              <w:rFonts w:ascii="新宋体" w:hAnsi="新宋体" w:eastAsia="新宋体"/>
            </w:rPr>
          </w:rPrChange>
        </w:rPr>
      </w:pPr>
      <w:r>
        <w:rPr>
          <w:rFonts w:ascii="Times New Roman" w:hAnsi="Times New Roman" w:eastAsia="新宋体" w:cs="Times New Roman"/>
          <w:rPrChange w:id="6505" w:author="China" w:date="2017-06-06T20:51:00Z">
            <w:rPr>
              <w:rFonts w:ascii="新宋体" w:hAnsi="新宋体" w:eastAsia="新宋体"/>
            </w:rPr>
          </w:rPrChange>
        </w:rPr>
        <w:t xml:space="preserve">            </w:t>
      </w:r>
      <w:r>
        <w:rPr>
          <w:rFonts w:ascii="Times New Roman" w:hAnsi="Times New Roman" w:eastAsia="新宋体" w:cs="Times New Roman"/>
          <w:color w:val="808080"/>
          <w:rPrChange w:id="6506" w:author="China" w:date="2017-06-06T20:51:00Z">
            <w:rPr>
              <w:rFonts w:ascii="新宋体" w:hAnsi="新宋体" w:eastAsia="新宋体"/>
              <w:color w:val="808080"/>
            </w:rPr>
          </w:rPrChange>
        </w:rPr>
        <w:t>///</w:t>
      </w:r>
      <w:r>
        <w:rPr>
          <w:rFonts w:ascii="Times New Roman" w:hAnsi="Times New Roman" w:eastAsia="新宋体" w:cs="Times New Roman"/>
          <w:color w:val="008000"/>
          <w:rPrChange w:id="6507"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508"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509" w:author="China" w:date="2017-06-06T20:51:00Z">
            <w:rPr>
              <w:rFonts w:ascii="新宋体" w:hAnsi="新宋体" w:eastAsia="新宋体"/>
            </w:rPr>
          </w:rPrChange>
        </w:rPr>
      </w:pPr>
      <w:r>
        <w:rPr>
          <w:rFonts w:ascii="Times New Roman" w:hAnsi="Times New Roman" w:eastAsia="新宋体" w:cs="Times New Roman"/>
          <w:rPrChange w:id="6510" w:author="China" w:date="2017-06-06T20:51:00Z">
            <w:rPr>
              <w:rFonts w:ascii="新宋体" w:hAnsi="新宋体" w:eastAsia="新宋体"/>
            </w:rPr>
          </w:rPrChange>
        </w:rPr>
        <w:t xml:space="preserve">            </w:t>
      </w:r>
      <w:r>
        <w:rPr>
          <w:rFonts w:ascii="Times New Roman" w:hAnsi="Times New Roman" w:eastAsia="新宋体" w:cs="Times New Roman"/>
          <w:color w:val="0000FF"/>
          <w:rPrChange w:id="6511" w:author="China" w:date="2017-06-06T20:51:00Z">
            <w:rPr>
              <w:rFonts w:ascii="新宋体" w:hAnsi="新宋体" w:eastAsia="新宋体"/>
              <w:color w:val="0000FF"/>
            </w:rPr>
          </w:rPrChange>
        </w:rPr>
        <w:t>publc</w:t>
      </w:r>
      <w:r>
        <w:rPr>
          <w:rFonts w:ascii="Times New Roman" w:hAnsi="Times New Roman" w:eastAsia="新宋体" w:cs="Times New Roman"/>
          <w:rPrChange w:id="6512" w:author="China" w:date="2017-06-06T20:51:00Z">
            <w:rPr>
              <w:rFonts w:ascii="新宋体" w:hAnsi="新宋体" w:eastAsia="新宋体"/>
            </w:rPr>
          </w:rPrChange>
        </w:rPr>
        <w:t xml:space="preserve"> </w:t>
      </w:r>
      <w:r>
        <w:rPr>
          <w:rFonts w:ascii="Times New Roman" w:hAnsi="Times New Roman" w:eastAsia="新宋体" w:cs="Times New Roman"/>
          <w:color w:val="0000FF"/>
          <w:rPrChange w:id="6513" w:author="China" w:date="2017-06-06T20:51:00Z">
            <w:rPr>
              <w:rFonts w:ascii="新宋体" w:hAnsi="新宋体" w:eastAsia="新宋体"/>
              <w:color w:val="0000FF"/>
            </w:rPr>
          </w:rPrChange>
        </w:rPr>
        <w:t>nt</w:t>
      </w:r>
      <w:r>
        <w:rPr>
          <w:rFonts w:ascii="Times New Roman" w:hAnsi="Times New Roman" w:eastAsia="新宋体" w:cs="Times New Roman"/>
          <w:rPrChange w:id="6514" w:author="China" w:date="2017-06-06T20:51:00Z">
            <w:rPr>
              <w:rFonts w:ascii="新宋体" w:hAnsi="新宋体" w:eastAsia="新宋体"/>
            </w:rPr>
          </w:rPrChange>
        </w:rPr>
        <w:t xml:space="preserve"> CurveSze</w:t>
      </w:r>
    </w:p>
    <w:p>
      <w:pPr>
        <w:ind w:firstLine="480"/>
        <w:jc w:val="left"/>
        <w:rPr>
          <w:rFonts w:ascii="Times New Roman" w:hAnsi="Times New Roman" w:eastAsia="新宋体" w:cs="Times New Roman"/>
          <w:rPrChange w:id="6515" w:author="China" w:date="2017-06-06T20:51:00Z">
            <w:rPr>
              <w:rFonts w:ascii="新宋体" w:hAnsi="新宋体" w:eastAsia="新宋体"/>
            </w:rPr>
          </w:rPrChange>
        </w:rPr>
      </w:pPr>
      <w:r>
        <w:rPr>
          <w:rFonts w:ascii="Times New Roman" w:hAnsi="Times New Roman" w:eastAsia="新宋体" w:cs="Times New Roman"/>
          <w:rPrChange w:id="651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517" w:author="China" w:date="2017-06-06T20:51:00Z">
            <w:rPr>
              <w:rFonts w:ascii="新宋体" w:hAnsi="新宋体" w:eastAsia="新宋体"/>
            </w:rPr>
          </w:rPrChange>
        </w:rPr>
      </w:pPr>
      <w:r>
        <w:rPr>
          <w:rFonts w:ascii="Times New Roman" w:hAnsi="Times New Roman" w:eastAsia="新宋体" w:cs="Times New Roman"/>
          <w:rPrChange w:id="6518" w:author="China" w:date="2017-06-06T20:51:00Z">
            <w:rPr>
              <w:rFonts w:ascii="新宋体" w:hAnsi="新宋体" w:eastAsia="新宋体"/>
            </w:rPr>
          </w:rPrChange>
        </w:rPr>
        <w:t xml:space="preserve">                </w:t>
      </w:r>
      <w:r>
        <w:rPr>
          <w:rFonts w:ascii="Times New Roman" w:hAnsi="Times New Roman" w:eastAsia="新宋体" w:cs="Times New Roman"/>
          <w:color w:val="0000FF"/>
          <w:rPrChange w:id="6519" w:author="China" w:date="2017-06-06T20:51:00Z">
            <w:rPr>
              <w:rFonts w:ascii="新宋体" w:hAnsi="新宋体" w:eastAsia="新宋体"/>
              <w:color w:val="0000FF"/>
            </w:rPr>
          </w:rPrChange>
        </w:rPr>
        <w:t>get</w:t>
      </w:r>
      <w:r>
        <w:rPr>
          <w:rFonts w:ascii="Times New Roman" w:hAnsi="Times New Roman" w:eastAsia="新宋体" w:cs="Times New Roman"/>
          <w:rPrChange w:id="6520" w:author="China" w:date="2017-06-06T20:51:00Z">
            <w:rPr>
              <w:rFonts w:ascii="新宋体" w:hAnsi="新宋体" w:eastAsia="新宋体"/>
            </w:rPr>
          </w:rPrChange>
        </w:rPr>
        <w:t xml:space="preserve"> { </w:t>
      </w:r>
      <w:r>
        <w:rPr>
          <w:rFonts w:ascii="Times New Roman" w:hAnsi="Times New Roman" w:eastAsia="新宋体" w:cs="Times New Roman"/>
          <w:color w:val="0000FF"/>
          <w:rPrChange w:id="6521" w:author="China" w:date="2017-06-06T20:51:00Z">
            <w:rPr>
              <w:rFonts w:ascii="新宋体" w:hAnsi="新宋体" w:eastAsia="新宋体"/>
              <w:color w:val="0000FF"/>
            </w:rPr>
          </w:rPrChange>
        </w:rPr>
        <w:t>return</w:t>
      </w:r>
      <w:r>
        <w:rPr>
          <w:rFonts w:ascii="Times New Roman" w:hAnsi="Times New Roman" w:eastAsia="新宋体" w:cs="Times New Roman"/>
          <w:rPrChange w:id="6522" w:author="China" w:date="2017-06-06T20:51:00Z">
            <w:rPr>
              <w:rFonts w:ascii="新宋体" w:hAnsi="新宋体" w:eastAsia="新宋体"/>
            </w:rPr>
          </w:rPrChange>
        </w:rPr>
        <w:t xml:space="preserve"> ntCurveSze; }</w:t>
      </w:r>
    </w:p>
    <w:p>
      <w:pPr>
        <w:ind w:firstLine="480"/>
        <w:jc w:val="left"/>
        <w:rPr>
          <w:rFonts w:ascii="Times New Roman" w:hAnsi="Times New Roman" w:eastAsia="新宋体" w:cs="Times New Roman"/>
          <w:rPrChange w:id="6523" w:author="China" w:date="2017-06-06T20:51:00Z">
            <w:rPr>
              <w:rFonts w:ascii="新宋体" w:hAnsi="新宋体" w:eastAsia="新宋体"/>
            </w:rPr>
          </w:rPrChange>
        </w:rPr>
      </w:pPr>
      <w:r>
        <w:rPr>
          <w:rFonts w:ascii="Times New Roman" w:hAnsi="Times New Roman" w:eastAsia="新宋体" w:cs="Times New Roman"/>
          <w:rPrChange w:id="6524" w:author="China" w:date="2017-06-06T20:51:00Z">
            <w:rPr>
              <w:rFonts w:ascii="新宋体" w:hAnsi="新宋体" w:eastAsia="新宋体"/>
            </w:rPr>
          </w:rPrChange>
        </w:rPr>
        <w:t xml:space="preserve">                </w:t>
      </w:r>
      <w:r>
        <w:rPr>
          <w:rFonts w:ascii="Times New Roman" w:hAnsi="Times New Roman" w:eastAsia="新宋体" w:cs="Times New Roman"/>
          <w:color w:val="0000FF"/>
          <w:rPrChange w:id="6525" w:author="China" w:date="2017-06-06T20:51:00Z">
            <w:rPr>
              <w:rFonts w:ascii="新宋体" w:hAnsi="新宋体" w:eastAsia="新宋体"/>
              <w:color w:val="0000FF"/>
            </w:rPr>
          </w:rPrChange>
        </w:rPr>
        <w:t>set</w:t>
      </w:r>
      <w:r>
        <w:rPr>
          <w:rFonts w:ascii="Times New Roman" w:hAnsi="Times New Roman" w:eastAsia="新宋体" w:cs="Times New Roman"/>
          <w:rPrChange w:id="6526" w:author="China" w:date="2017-06-06T20:51:00Z">
            <w:rPr>
              <w:rFonts w:ascii="新宋体" w:hAnsi="新宋体" w:eastAsia="新宋体"/>
            </w:rPr>
          </w:rPrChange>
        </w:rPr>
        <w:t xml:space="preserve"> { ntCurveSze = </w:t>
      </w:r>
      <w:r>
        <w:rPr>
          <w:rFonts w:ascii="Times New Roman" w:hAnsi="Times New Roman" w:eastAsia="新宋体" w:cs="Times New Roman"/>
          <w:color w:val="0000FF"/>
          <w:rPrChange w:id="6527" w:author="China" w:date="2017-06-06T20:51:00Z">
            <w:rPr>
              <w:rFonts w:ascii="新宋体" w:hAnsi="新宋体" w:eastAsia="新宋体"/>
              <w:color w:val="0000FF"/>
            </w:rPr>
          </w:rPrChange>
        </w:rPr>
        <w:t>vlue</w:t>
      </w:r>
      <w:r>
        <w:rPr>
          <w:rFonts w:ascii="Times New Roman" w:hAnsi="Times New Roman" w:eastAsia="新宋体" w:cs="Times New Roman"/>
          <w:rPrChange w:id="6528" w:author="China" w:date="2017-06-06T20:51:00Z">
            <w:rPr>
              <w:rFonts w:ascii="新宋体" w:hAnsi="新宋体" w:eastAsia="新宋体"/>
            </w:rPr>
          </w:rPrChange>
        </w:rPr>
        <w:t>; }</w:t>
      </w:r>
    </w:p>
    <w:p>
      <w:pPr>
        <w:ind w:firstLine="480"/>
        <w:jc w:val="left"/>
        <w:rPr>
          <w:rFonts w:ascii="Times New Roman" w:hAnsi="Times New Roman" w:eastAsia="新宋体" w:cs="Times New Roman"/>
          <w:rPrChange w:id="6529" w:author="China" w:date="2017-06-06T20:51:00Z">
            <w:rPr>
              <w:rFonts w:ascii="新宋体" w:hAnsi="新宋体" w:eastAsia="新宋体"/>
            </w:rPr>
          </w:rPrChange>
        </w:rPr>
      </w:pPr>
      <w:r>
        <w:rPr>
          <w:rFonts w:ascii="Times New Roman" w:hAnsi="Times New Roman" w:eastAsia="新宋体" w:cs="Times New Roman"/>
          <w:rPrChange w:id="653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531" w:author="China" w:date="2017-06-06T20:51:00Z">
            <w:rPr>
              <w:rFonts w:ascii="新宋体" w:hAnsi="新宋体" w:eastAsia="新宋体"/>
            </w:rPr>
          </w:rPrChange>
        </w:rPr>
      </w:pPr>
      <w:r>
        <w:rPr>
          <w:rFonts w:ascii="Times New Roman" w:hAnsi="Times New Roman" w:eastAsia="新宋体" w:cs="Times New Roman"/>
          <w:color w:val="0000FF"/>
          <w:rPrChange w:id="6532" w:author="China" w:date="2017-06-06T20:51:00Z">
            <w:rPr>
              <w:rFonts w:ascii="新宋体" w:hAnsi="新宋体" w:eastAsia="新宋体"/>
              <w:color w:val="0000FF"/>
            </w:rPr>
          </w:rPrChange>
        </w:rPr>
        <w:t xml:space="preserve">            #endregon</w:t>
      </w:r>
    </w:p>
    <w:p>
      <w:pPr>
        <w:ind w:firstLine="480"/>
        <w:jc w:val="left"/>
        <w:rPr>
          <w:rFonts w:ascii="Times New Roman" w:hAnsi="Times New Roman" w:eastAsia="新宋体" w:cs="Times New Roman"/>
          <w:rPrChange w:id="6533" w:author="China" w:date="2017-06-06T20:51:00Z">
            <w:rPr>
              <w:rFonts w:ascii="新宋体" w:hAnsi="新宋体" w:eastAsia="新宋体"/>
            </w:rPr>
          </w:rPrChange>
        </w:rPr>
      </w:pPr>
      <w:r>
        <w:rPr>
          <w:rFonts w:ascii="Times New Roman" w:hAnsi="Times New Roman" w:eastAsia="新宋体" w:cs="Times New Roman"/>
          <w:rPrChange w:id="6534" w:author="China" w:date="2017-06-06T20:51:00Z">
            <w:rPr>
              <w:rFonts w:ascii="新宋体" w:hAnsi="新宋体" w:eastAsia="新宋体"/>
            </w:rPr>
          </w:rPrChange>
        </w:rPr>
        <w:t xml:space="preserve">            </w:t>
      </w:r>
      <w:r>
        <w:rPr>
          <w:rFonts w:ascii="Times New Roman" w:hAnsi="Times New Roman" w:eastAsia="新宋体" w:cs="Times New Roman"/>
          <w:color w:val="808080"/>
          <w:rPrChange w:id="6535" w:author="China" w:date="2017-06-06T20:51:00Z">
            <w:rPr>
              <w:rFonts w:ascii="新宋体" w:hAnsi="新宋体" w:eastAsia="新宋体"/>
              <w:color w:val="808080"/>
            </w:rPr>
          </w:rPrChange>
        </w:rPr>
        <w:t>///</w:t>
      </w:r>
      <w:r>
        <w:rPr>
          <w:rFonts w:ascii="Times New Roman" w:hAnsi="Times New Roman" w:eastAsia="新宋体" w:cs="Times New Roman"/>
          <w:color w:val="008000"/>
          <w:rPrChange w:id="653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53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538" w:author="China" w:date="2017-06-06T20:51:00Z">
            <w:rPr>
              <w:rFonts w:ascii="新宋体" w:hAnsi="新宋体" w:eastAsia="新宋体"/>
            </w:rPr>
          </w:rPrChange>
        </w:rPr>
      </w:pPr>
      <w:r>
        <w:rPr>
          <w:rFonts w:ascii="Times New Roman" w:hAnsi="Times New Roman" w:eastAsia="新宋体" w:cs="Times New Roman"/>
          <w:rPrChange w:id="6539" w:author="China" w:date="2017-06-06T20:51:00Z">
            <w:rPr>
              <w:rFonts w:ascii="新宋体" w:hAnsi="新宋体" w:eastAsia="新宋体"/>
            </w:rPr>
          </w:rPrChange>
        </w:rPr>
        <w:t xml:space="preserve">            </w:t>
      </w:r>
      <w:r>
        <w:rPr>
          <w:rFonts w:ascii="Times New Roman" w:hAnsi="Times New Roman" w:eastAsia="新宋体" w:cs="Times New Roman"/>
          <w:color w:val="808080"/>
          <w:rPrChange w:id="6540" w:author="China" w:date="2017-06-06T20:51:00Z">
            <w:rPr>
              <w:rFonts w:ascii="新宋体" w:hAnsi="新宋体" w:eastAsia="新宋体"/>
              <w:color w:val="808080"/>
            </w:rPr>
          </w:rPrChange>
        </w:rPr>
        <w:t>///</w:t>
      </w:r>
      <w:r>
        <w:rPr>
          <w:rFonts w:ascii="Times New Roman" w:hAnsi="Times New Roman" w:eastAsia="新宋体" w:cs="Times New Roman"/>
          <w:color w:val="008000"/>
          <w:rPrChange w:id="6541"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542" w:author="China" w:date="2017-06-06T20:51:00Z">
            <w:rPr>
              <w:rFonts w:hint="eastAsia" w:ascii="新宋体" w:hAnsi="新宋体" w:eastAsia="新宋体"/>
              <w:color w:val="008000"/>
            </w:rPr>
          </w:rPrChange>
        </w:rPr>
        <w:t>自动根据参数调整图像大小</w:t>
      </w:r>
    </w:p>
    <w:p>
      <w:pPr>
        <w:ind w:firstLine="480"/>
        <w:jc w:val="left"/>
        <w:rPr>
          <w:rFonts w:ascii="Times New Roman" w:hAnsi="Times New Roman" w:eastAsia="新宋体" w:cs="Times New Roman"/>
          <w:rPrChange w:id="6543" w:author="China" w:date="2017-06-06T20:51:00Z">
            <w:rPr>
              <w:rFonts w:ascii="新宋体" w:hAnsi="新宋体" w:eastAsia="新宋体"/>
            </w:rPr>
          </w:rPrChange>
        </w:rPr>
      </w:pPr>
      <w:r>
        <w:rPr>
          <w:rFonts w:ascii="Times New Roman" w:hAnsi="Times New Roman" w:eastAsia="新宋体" w:cs="Times New Roman"/>
          <w:rPrChange w:id="6544" w:author="China" w:date="2017-06-06T20:51:00Z">
            <w:rPr>
              <w:rFonts w:ascii="新宋体" w:hAnsi="新宋体" w:eastAsia="新宋体"/>
            </w:rPr>
          </w:rPrChange>
        </w:rPr>
        <w:t xml:space="preserve">            </w:t>
      </w:r>
      <w:r>
        <w:rPr>
          <w:rFonts w:ascii="Times New Roman" w:hAnsi="Times New Roman" w:eastAsia="新宋体" w:cs="Times New Roman"/>
          <w:color w:val="808080"/>
          <w:rPrChange w:id="6545" w:author="China" w:date="2017-06-06T20:51:00Z">
            <w:rPr>
              <w:rFonts w:ascii="新宋体" w:hAnsi="新宋体" w:eastAsia="新宋体"/>
              <w:color w:val="808080"/>
            </w:rPr>
          </w:rPrChange>
        </w:rPr>
        <w:t>///</w:t>
      </w:r>
      <w:r>
        <w:rPr>
          <w:rFonts w:ascii="Times New Roman" w:hAnsi="Times New Roman" w:eastAsia="新宋体" w:cs="Times New Roman"/>
          <w:color w:val="008000"/>
          <w:rPrChange w:id="654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54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548" w:author="China" w:date="2017-06-06T20:51:00Z">
            <w:rPr>
              <w:rFonts w:ascii="新宋体" w:hAnsi="新宋体" w:eastAsia="新宋体"/>
            </w:rPr>
          </w:rPrChange>
        </w:rPr>
      </w:pPr>
      <w:r>
        <w:rPr>
          <w:rFonts w:ascii="Times New Roman" w:hAnsi="Times New Roman" w:eastAsia="新宋体" w:cs="Times New Roman"/>
          <w:rPrChange w:id="6549" w:author="China" w:date="2017-06-06T20:51:00Z">
            <w:rPr>
              <w:rFonts w:ascii="新宋体" w:hAnsi="新宋体" w:eastAsia="新宋体"/>
            </w:rPr>
          </w:rPrChange>
        </w:rPr>
        <w:t xml:space="preserve">            </w:t>
      </w:r>
      <w:r>
        <w:rPr>
          <w:rFonts w:ascii="Times New Roman" w:hAnsi="Times New Roman" w:eastAsia="新宋体" w:cs="Times New Roman"/>
          <w:color w:val="0000FF"/>
          <w:rPrChange w:id="6550" w:author="China" w:date="2017-06-06T20:51:00Z">
            <w:rPr>
              <w:rFonts w:ascii="新宋体" w:hAnsi="新宋体" w:eastAsia="新宋体"/>
              <w:color w:val="0000FF"/>
            </w:rPr>
          </w:rPrChange>
        </w:rPr>
        <w:t>publc</w:t>
      </w:r>
      <w:r>
        <w:rPr>
          <w:rFonts w:ascii="Times New Roman" w:hAnsi="Times New Roman" w:eastAsia="新宋体" w:cs="Times New Roman"/>
          <w:rPrChange w:id="6551" w:author="China" w:date="2017-06-06T20:51:00Z">
            <w:rPr>
              <w:rFonts w:ascii="新宋体" w:hAnsi="新宋体" w:eastAsia="新宋体"/>
            </w:rPr>
          </w:rPrChange>
        </w:rPr>
        <w:t xml:space="preserve"> </w:t>
      </w:r>
      <w:r>
        <w:rPr>
          <w:rFonts w:ascii="Times New Roman" w:hAnsi="Times New Roman" w:eastAsia="新宋体" w:cs="Times New Roman"/>
          <w:color w:val="0000FF"/>
          <w:rPrChange w:id="6552" w:author="China" w:date="2017-06-06T20:51:00Z">
            <w:rPr>
              <w:rFonts w:ascii="新宋体" w:hAnsi="新宋体" w:eastAsia="新宋体"/>
              <w:color w:val="0000FF"/>
            </w:rPr>
          </w:rPrChange>
        </w:rPr>
        <w:t>vod</w:t>
      </w:r>
      <w:r>
        <w:rPr>
          <w:rFonts w:ascii="Times New Roman" w:hAnsi="Times New Roman" w:eastAsia="新宋体" w:cs="Times New Roman"/>
          <w:rPrChange w:id="6553" w:author="China" w:date="2017-06-06T20:51:00Z">
            <w:rPr>
              <w:rFonts w:ascii="新宋体" w:hAnsi="新宋体" w:eastAsia="新宋体"/>
            </w:rPr>
          </w:rPrChange>
        </w:rPr>
        <w:t xml:space="preserve"> Ft()</w:t>
      </w:r>
    </w:p>
    <w:p>
      <w:pPr>
        <w:ind w:firstLine="480"/>
        <w:jc w:val="left"/>
        <w:rPr>
          <w:rFonts w:ascii="Times New Roman" w:hAnsi="Times New Roman" w:eastAsia="新宋体" w:cs="Times New Roman"/>
          <w:rPrChange w:id="6554" w:author="China" w:date="2017-06-06T20:51:00Z">
            <w:rPr>
              <w:rFonts w:ascii="新宋体" w:hAnsi="新宋体" w:eastAsia="新宋体"/>
            </w:rPr>
          </w:rPrChange>
        </w:rPr>
      </w:pPr>
      <w:r>
        <w:rPr>
          <w:rFonts w:ascii="Times New Roman" w:hAnsi="Times New Roman" w:eastAsia="新宋体" w:cs="Times New Roman"/>
          <w:rPrChange w:id="655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556" w:author="China" w:date="2017-06-06T20:51:00Z">
            <w:rPr>
              <w:rFonts w:ascii="新宋体" w:hAnsi="新宋体" w:eastAsia="新宋体"/>
            </w:rPr>
          </w:rPrChange>
        </w:rPr>
      </w:pPr>
      <w:r>
        <w:rPr>
          <w:rFonts w:ascii="Times New Roman" w:hAnsi="Times New Roman" w:eastAsia="新宋体" w:cs="Times New Roman"/>
          <w:rPrChange w:id="6557" w:author="China" w:date="2017-06-06T20:51:00Z">
            <w:rPr>
              <w:rFonts w:ascii="新宋体" w:hAnsi="新宋体" w:eastAsia="新宋体"/>
            </w:rPr>
          </w:rPrChange>
        </w:rPr>
        <w:t xml:space="preserve">                </w:t>
      </w:r>
      <w:r>
        <w:rPr>
          <w:rFonts w:ascii="Times New Roman" w:hAnsi="Times New Roman" w:eastAsia="新宋体" w:cs="Times New Roman"/>
          <w:color w:val="008000"/>
          <w:rPrChange w:id="655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559" w:author="China" w:date="2017-06-06T20:51:00Z">
            <w:rPr>
              <w:rFonts w:hint="eastAsia" w:ascii="新宋体" w:hAnsi="新宋体" w:eastAsia="新宋体"/>
              <w:color w:val="008000"/>
            </w:rPr>
          </w:rPrChange>
        </w:rPr>
        <w:t>计算字体距离</w:t>
      </w:r>
    </w:p>
    <w:p>
      <w:pPr>
        <w:ind w:firstLine="480"/>
        <w:jc w:val="left"/>
        <w:rPr>
          <w:rFonts w:ascii="Times New Roman" w:hAnsi="Times New Roman" w:eastAsia="新宋体" w:cs="Times New Roman"/>
          <w:rPrChange w:id="6560" w:author="China" w:date="2017-06-06T20:51:00Z">
            <w:rPr>
              <w:rFonts w:ascii="新宋体" w:hAnsi="新宋体" w:eastAsia="新宋体"/>
            </w:rPr>
          </w:rPrChange>
        </w:rPr>
      </w:pPr>
      <w:r>
        <w:rPr>
          <w:rFonts w:ascii="Times New Roman" w:hAnsi="Times New Roman" w:eastAsia="新宋体" w:cs="Times New Roman"/>
          <w:rPrChange w:id="6561" w:author="China" w:date="2017-06-06T20:51:00Z">
            <w:rPr>
              <w:rFonts w:ascii="新宋体" w:hAnsi="新宋体" w:eastAsia="新宋体"/>
            </w:rPr>
          </w:rPrChange>
        </w:rPr>
        <w:t xml:space="preserve">                </w:t>
      </w:r>
      <w:r>
        <w:rPr>
          <w:rFonts w:ascii="Times New Roman" w:hAnsi="Times New Roman" w:eastAsia="新宋体" w:cs="Times New Roman"/>
          <w:rPrChange w:id="6562" w:author="China" w:date="2017-06-06T20:51:00Z">
            <w:rPr>
              <w:rFonts w:ascii="新宋体" w:hAnsi="新宋体" w:eastAsia="新宋体"/>
            </w:rPr>
          </w:rPrChange>
        </w:rPr>
        <w:t>ntFontSpce</w:t>
      </w:r>
      <w:r>
        <w:rPr>
          <w:rFonts w:ascii="Times New Roman" w:hAnsi="Times New Roman" w:eastAsia="新宋体" w:cs="Times New Roman"/>
          <w:rPrChange w:id="6563" w:author="China" w:date="2017-06-06T20:51:00Z">
            <w:rPr>
              <w:rFonts w:ascii="新宋体" w:hAnsi="新宋体" w:eastAsia="新宋体"/>
            </w:rPr>
          </w:rPrChange>
        </w:rPr>
        <w:t xml:space="preserve"> = FontSze + 5;</w:t>
      </w:r>
    </w:p>
    <w:p>
      <w:pPr>
        <w:ind w:firstLine="480"/>
        <w:jc w:val="left"/>
        <w:rPr>
          <w:rFonts w:ascii="Times New Roman" w:hAnsi="Times New Roman" w:eastAsia="新宋体" w:cs="Times New Roman"/>
          <w:rPrChange w:id="6564" w:author="China" w:date="2017-06-06T20:51:00Z">
            <w:rPr>
              <w:rFonts w:ascii="新宋体" w:hAnsi="新宋体" w:eastAsia="新宋体"/>
            </w:rPr>
          </w:rPrChange>
        </w:rPr>
      </w:pPr>
      <w:r>
        <w:rPr>
          <w:rFonts w:ascii="Times New Roman" w:hAnsi="Times New Roman" w:eastAsia="新宋体" w:cs="Times New Roman"/>
          <w:rPrChange w:id="6565" w:author="China" w:date="2017-06-06T20:51:00Z">
            <w:rPr>
              <w:rFonts w:ascii="新宋体" w:hAnsi="新宋体" w:eastAsia="新宋体"/>
            </w:rPr>
          </w:rPrChange>
        </w:rPr>
        <w:t xml:space="preserve">                </w:t>
      </w:r>
      <w:r>
        <w:rPr>
          <w:rFonts w:ascii="Times New Roman" w:hAnsi="Times New Roman" w:eastAsia="新宋体" w:cs="Times New Roman"/>
          <w:color w:val="008000"/>
          <w:rPrChange w:id="656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567" w:author="China" w:date="2017-06-06T20:51:00Z">
            <w:rPr>
              <w:rFonts w:hint="eastAsia" w:ascii="新宋体" w:hAnsi="新宋体" w:eastAsia="新宋体"/>
              <w:color w:val="008000"/>
            </w:rPr>
          </w:rPrChange>
        </w:rPr>
        <w:t>计算图像边距</w:t>
      </w:r>
    </w:p>
    <w:p>
      <w:pPr>
        <w:ind w:firstLine="480"/>
        <w:jc w:val="left"/>
        <w:rPr>
          <w:rFonts w:ascii="Times New Roman" w:hAnsi="Times New Roman" w:eastAsia="新宋体" w:cs="Times New Roman"/>
          <w:rPrChange w:id="6568" w:author="China" w:date="2017-06-06T20:51:00Z">
            <w:rPr>
              <w:rFonts w:ascii="新宋体" w:hAnsi="新宋体" w:eastAsia="新宋体"/>
            </w:rPr>
          </w:rPrChange>
        </w:rPr>
      </w:pPr>
      <w:r>
        <w:rPr>
          <w:rFonts w:ascii="Times New Roman" w:hAnsi="Times New Roman" w:eastAsia="新宋体" w:cs="Times New Roman"/>
          <w:rPrChange w:id="6569" w:author="China" w:date="2017-06-06T20:51:00Z">
            <w:rPr>
              <w:rFonts w:ascii="新宋体" w:hAnsi="新宋体" w:eastAsia="新宋体"/>
            </w:rPr>
          </w:rPrChange>
        </w:rPr>
        <w:t xml:space="preserve">                </w:t>
      </w:r>
      <w:r>
        <w:rPr>
          <w:rFonts w:ascii="Times New Roman" w:hAnsi="Times New Roman" w:eastAsia="新宋体" w:cs="Times New Roman"/>
          <w:color w:val="0000FF"/>
          <w:rPrChange w:id="6570" w:author="China" w:date="2017-06-06T20:51:00Z">
            <w:rPr>
              <w:rFonts w:ascii="新宋体" w:hAnsi="新宋体" w:eastAsia="新宋体"/>
              <w:color w:val="0000FF"/>
            </w:rPr>
          </w:rPrChange>
        </w:rPr>
        <w:t>flot</w:t>
      </w:r>
      <w:r>
        <w:rPr>
          <w:rFonts w:ascii="Times New Roman" w:hAnsi="Times New Roman" w:eastAsia="新宋体" w:cs="Times New Roman"/>
          <w:rPrChange w:id="6571" w:author="China" w:date="2017-06-06T20:51:00Z">
            <w:rPr>
              <w:rFonts w:ascii="新宋体" w:hAnsi="新宋体" w:eastAsia="新宋体"/>
            </w:rPr>
          </w:rPrChange>
        </w:rPr>
        <w:t xml:space="preserve"> fltSpce = </w:t>
      </w:r>
      <w:r>
        <w:rPr>
          <w:rFonts w:ascii="Times New Roman" w:hAnsi="Times New Roman" w:eastAsia="新宋体" w:cs="Times New Roman"/>
          <w:color w:val="2B91AF"/>
          <w:rPrChange w:id="6572" w:author="China" w:date="2017-06-06T20:51:00Z">
            <w:rPr>
              <w:rFonts w:ascii="新宋体" w:hAnsi="新宋体" w:eastAsia="新宋体"/>
              <w:color w:val="2B91AF"/>
            </w:rPr>
          </w:rPrChange>
        </w:rPr>
        <w:t>Mth</w:t>
      </w:r>
      <w:r>
        <w:rPr>
          <w:rFonts w:ascii="Times New Roman" w:hAnsi="Times New Roman" w:eastAsia="新宋体" w:cs="Times New Roman"/>
          <w:rPrChange w:id="6573" w:author="China" w:date="2017-06-06T20:51:00Z">
            <w:rPr>
              <w:rFonts w:ascii="新宋体" w:hAnsi="新宋体" w:eastAsia="新宋体"/>
            </w:rPr>
          </w:rPrChange>
        </w:rPr>
        <w:t>.Mn(Wdth / 6</w:t>
      </w:r>
      <w:r>
        <w:rPr>
          <w:rFonts w:hint="eastAsia" w:ascii="Times New Roman" w:hAnsi="Times New Roman" w:eastAsia="新宋体" w:cs="Times New Roman"/>
          <w:rPrChange w:id="6574" w:author="China" w:date="2017-06-06T20:51:00Z">
            <w:rPr>
              <w:rFonts w:hint="eastAsia" w:ascii="新宋体" w:hAnsi="新宋体" w:eastAsia="新宋体"/>
            </w:rPr>
          </w:rPrChange>
        </w:rPr>
        <w:t>，</w:t>
      </w:r>
      <w:r>
        <w:rPr>
          <w:rFonts w:ascii="Times New Roman" w:hAnsi="Times New Roman" w:eastAsia="新宋体" w:cs="Times New Roman"/>
          <w:rPrChange w:id="6575" w:author="China" w:date="2017-06-06T20:51:00Z">
            <w:rPr>
              <w:rFonts w:ascii="新宋体" w:hAnsi="新宋体" w:eastAsia="新宋体"/>
            </w:rPr>
          </w:rPrChange>
        </w:rPr>
        <w:t xml:space="preserve"> Heght / 6);</w:t>
      </w:r>
    </w:p>
    <w:p>
      <w:pPr>
        <w:ind w:firstLine="480"/>
        <w:jc w:val="left"/>
        <w:rPr>
          <w:rFonts w:ascii="Times New Roman" w:hAnsi="Times New Roman" w:eastAsia="新宋体" w:cs="Times New Roman"/>
          <w:rPrChange w:id="6576" w:author="China" w:date="2017-06-06T20:51:00Z">
            <w:rPr>
              <w:rFonts w:ascii="新宋体" w:hAnsi="新宋体" w:eastAsia="新宋体"/>
            </w:rPr>
          </w:rPrChange>
        </w:rPr>
      </w:pPr>
      <w:r>
        <w:rPr>
          <w:rFonts w:ascii="Times New Roman" w:hAnsi="Times New Roman" w:eastAsia="新宋体" w:cs="Times New Roman"/>
          <w:rPrChange w:id="6577" w:author="China" w:date="2017-06-06T20:51:00Z">
            <w:rPr>
              <w:rFonts w:ascii="新宋体" w:hAnsi="新宋体" w:eastAsia="新宋体"/>
            </w:rPr>
          </w:rPrChange>
        </w:rPr>
        <w:t xml:space="preserve">                XSpce = fltSpce;</w:t>
      </w:r>
    </w:p>
    <w:p>
      <w:pPr>
        <w:ind w:firstLine="480"/>
        <w:jc w:val="left"/>
        <w:rPr>
          <w:rFonts w:ascii="Times New Roman" w:hAnsi="Times New Roman" w:eastAsia="新宋体" w:cs="Times New Roman"/>
          <w:rPrChange w:id="6578" w:author="China" w:date="2017-06-06T20:51:00Z">
            <w:rPr>
              <w:rFonts w:ascii="新宋体" w:hAnsi="新宋体" w:eastAsia="新宋体"/>
            </w:rPr>
          </w:rPrChange>
        </w:rPr>
      </w:pPr>
      <w:r>
        <w:rPr>
          <w:rFonts w:ascii="Times New Roman" w:hAnsi="Times New Roman" w:eastAsia="新宋体" w:cs="Times New Roman"/>
          <w:rPrChange w:id="6579" w:author="China" w:date="2017-06-06T20:51:00Z">
            <w:rPr>
              <w:rFonts w:ascii="新宋体" w:hAnsi="新宋体" w:eastAsia="新宋体"/>
            </w:rPr>
          </w:rPrChange>
        </w:rPr>
        <w:t xml:space="preserve">                Spce = fltSpce;</w:t>
      </w:r>
    </w:p>
    <w:p>
      <w:pPr>
        <w:ind w:firstLine="480"/>
        <w:jc w:val="left"/>
        <w:rPr>
          <w:rFonts w:ascii="Times New Roman" w:hAnsi="Times New Roman" w:eastAsia="新宋体" w:cs="Times New Roman"/>
          <w:rPrChange w:id="6580" w:author="China" w:date="2017-06-06T20:51:00Z">
            <w:rPr>
              <w:rFonts w:ascii="新宋体" w:hAnsi="新宋体" w:eastAsia="新宋体"/>
            </w:rPr>
          </w:rPrChange>
        </w:rPr>
      </w:pPr>
      <w:r>
        <w:rPr>
          <w:rFonts w:ascii="Times New Roman" w:hAnsi="Times New Roman" w:eastAsia="新宋体" w:cs="Times New Roman"/>
          <w:rPrChange w:id="6581" w:author="China" w:date="2017-06-06T20:51:00Z">
            <w:rPr>
              <w:rFonts w:ascii="新宋体" w:hAnsi="新宋体" w:eastAsia="新宋体"/>
            </w:rPr>
          </w:rPrChange>
        </w:rPr>
        <w:t xml:space="preserve">                </w:t>
      </w:r>
      <w:r>
        <w:rPr>
          <w:rFonts w:ascii="Times New Roman" w:hAnsi="Times New Roman" w:eastAsia="新宋体" w:cs="Times New Roman"/>
          <w:color w:val="008000"/>
          <w:rPrChange w:id="6582"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583" w:author="China" w:date="2017-06-06T20:51:00Z">
            <w:rPr>
              <w:rFonts w:hint="eastAsia" w:ascii="新宋体" w:hAnsi="新宋体" w:eastAsia="新宋体"/>
              <w:color w:val="008000"/>
            </w:rPr>
          </w:rPrChange>
        </w:rPr>
        <w:t>计算</w:t>
      </w:r>
      <w:r>
        <w:rPr>
          <w:rFonts w:ascii="Times New Roman" w:hAnsi="Times New Roman" w:eastAsia="新宋体" w:cs="Times New Roman"/>
          <w:color w:val="008000"/>
          <w:rPrChange w:id="6584" w:author="China" w:date="2017-06-06T20:51:00Z">
            <w:rPr>
              <w:rFonts w:ascii="新宋体" w:hAnsi="新宋体" w:eastAsia="新宋体"/>
              <w:color w:val="008000"/>
            </w:rPr>
          </w:rPrChange>
        </w:rPr>
        <w:t>X</w:t>
      </w:r>
      <w:r>
        <w:rPr>
          <w:rFonts w:hint="eastAsia" w:ascii="Times New Roman" w:hAnsi="Times New Roman" w:eastAsia="新宋体" w:cs="Times New Roman"/>
          <w:color w:val="008000"/>
          <w:rPrChange w:id="6585" w:author="China" w:date="2017-06-06T20:51:00Z">
            <w:rPr>
              <w:rFonts w:hint="eastAsia" w:ascii="新宋体" w:hAnsi="新宋体" w:eastAsia="新宋体"/>
              <w:color w:val="008000"/>
            </w:rPr>
          </w:rPrChange>
        </w:rPr>
        <w:t>轴刻度宽度</w:t>
      </w:r>
    </w:p>
    <w:p>
      <w:pPr>
        <w:ind w:firstLine="480"/>
        <w:jc w:val="left"/>
        <w:rPr>
          <w:rFonts w:ascii="Times New Roman" w:hAnsi="Times New Roman" w:eastAsia="新宋体" w:cs="Times New Roman"/>
          <w:rPrChange w:id="6586" w:author="China" w:date="2017-06-06T20:51:00Z">
            <w:rPr>
              <w:rFonts w:ascii="新宋体" w:hAnsi="新宋体" w:eastAsia="新宋体"/>
            </w:rPr>
          </w:rPrChange>
        </w:rPr>
      </w:pPr>
      <w:r>
        <w:rPr>
          <w:rFonts w:ascii="Times New Roman" w:hAnsi="Times New Roman" w:eastAsia="新宋体" w:cs="Times New Roman"/>
          <w:rPrChange w:id="6587" w:author="China" w:date="2017-06-06T20:51:00Z">
            <w:rPr>
              <w:rFonts w:ascii="新宋体" w:hAnsi="新宋体" w:eastAsia="新宋体"/>
            </w:rPr>
          </w:rPrChange>
        </w:rPr>
        <w:t xml:space="preserve">                XSlce = (</w:t>
      </w:r>
      <w:r>
        <w:rPr>
          <w:rFonts w:ascii="Times New Roman" w:hAnsi="Times New Roman" w:eastAsia="新宋体" w:cs="Times New Roman"/>
          <w:rPrChange w:id="6588" w:author="China" w:date="2017-06-06T20:51:00Z">
            <w:rPr>
              <w:rFonts w:ascii="新宋体" w:hAnsi="新宋体" w:eastAsia="新宋体"/>
            </w:rPr>
          </w:rPrChange>
        </w:rPr>
        <w:t>Wdth  2</w:t>
      </w:r>
      <w:r>
        <w:rPr>
          <w:rFonts w:ascii="Times New Roman" w:hAnsi="Times New Roman" w:eastAsia="新宋体" w:cs="Times New Roman"/>
          <w:rPrChange w:id="6589" w:author="China" w:date="2017-06-06T20:51:00Z">
            <w:rPr>
              <w:rFonts w:ascii="新宋体" w:hAnsi="新宋体" w:eastAsia="新宋体"/>
            </w:rPr>
          </w:rPrChange>
        </w:rPr>
        <w:t xml:space="preserve"> * XSpce) / (Kes.Length  1);</w:t>
      </w:r>
    </w:p>
    <w:p>
      <w:pPr>
        <w:ind w:firstLine="480"/>
        <w:jc w:val="left"/>
        <w:rPr>
          <w:rFonts w:ascii="Times New Roman" w:hAnsi="Times New Roman" w:eastAsia="新宋体" w:cs="Times New Roman"/>
          <w:rPrChange w:id="6590" w:author="China" w:date="2017-06-06T20:51:00Z">
            <w:rPr>
              <w:rFonts w:ascii="新宋体" w:hAnsi="新宋体" w:eastAsia="新宋体"/>
            </w:rPr>
          </w:rPrChange>
        </w:rPr>
      </w:pPr>
      <w:r>
        <w:rPr>
          <w:rFonts w:ascii="Times New Roman" w:hAnsi="Times New Roman" w:eastAsia="新宋体" w:cs="Times New Roman"/>
          <w:rPrChange w:id="6591" w:author="China" w:date="2017-06-06T20:51:00Z">
            <w:rPr>
              <w:rFonts w:ascii="新宋体" w:hAnsi="新宋体" w:eastAsia="新宋体"/>
            </w:rPr>
          </w:rPrChange>
        </w:rPr>
        <w:t xml:space="preserve">                </w:t>
      </w:r>
      <w:r>
        <w:rPr>
          <w:rFonts w:ascii="Times New Roman" w:hAnsi="Times New Roman" w:eastAsia="新宋体" w:cs="Times New Roman"/>
          <w:color w:val="008000"/>
          <w:rPrChange w:id="6592"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593" w:author="China" w:date="2017-06-06T20:51:00Z">
            <w:rPr>
              <w:rFonts w:hint="eastAsia" w:ascii="新宋体" w:hAnsi="新宋体" w:eastAsia="新宋体"/>
              <w:color w:val="008000"/>
            </w:rPr>
          </w:rPrChange>
        </w:rPr>
        <w:t>计算</w:t>
      </w:r>
      <w:ins w:id="6594" w:author="刘宁" w:date="2017-06-09T10:20:00Z">
        <w:r>
          <w:rPr>
            <w:rFonts w:hint="eastAsia" w:eastAsia="新宋体" w:cs="Times New Roman"/>
            <w:color w:val="008000"/>
          </w:rPr>
          <w:t>Y</w:t>
        </w:r>
      </w:ins>
      <w:r>
        <w:rPr>
          <w:rFonts w:hint="eastAsia" w:ascii="Times New Roman" w:hAnsi="Times New Roman" w:eastAsia="新宋体" w:cs="Times New Roman"/>
          <w:color w:val="008000"/>
          <w:rPrChange w:id="6595" w:author="China" w:date="2017-06-06T20:51:00Z">
            <w:rPr>
              <w:rFonts w:hint="eastAsia" w:ascii="新宋体" w:hAnsi="新宋体" w:eastAsia="新宋体"/>
              <w:color w:val="008000"/>
            </w:rPr>
          </w:rPrChange>
        </w:rPr>
        <w:t>轴刻度宽度和</w:t>
      </w:r>
      <w:r>
        <w:rPr>
          <w:rFonts w:hint="eastAsia" w:ascii="Times New Roman" w:hAnsi="Times New Roman" w:eastAsia="新宋体" w:cs="Times New Roman"/>
          <w:color w:val="008000"/>
          <w:rPrChange w:id="6596" w:author="China" w:date="2017-06-06T20:51:00Z">
            <w:rPr>
              <w:rFonts w:hint="eastAsia" w:ascii="新宋体" w:hAnsi="新宋体" w:eastAsia="新宋体"/>
              <w:color w:val="008000"/>
            </w:rPr>
          </w:rPrChange>
        </w:rPr>
        <w:t>轴刻度</w:t>
      </w:r>
      <w:r>
        <w:rPr>
          <w:rFonts w:hint="eastAsia" w:ascii="Times New Roman" w:hAnsi="Times New Roman" w:eastAsia="新宋体" w:cs="Times New Roman"/>
          <w:color w:val="008000"/>
          <w:rPrChange w:id="6597" w:author="China" w:date="2017-06-06T20:51:00Z">
            <w:rPr>
              <w:rFonts w:hint="eastAsia" w:ascii="新宋体" w:hAnsi="新宋体" w:eastAsia="新宋体"/>
              <w:color w:val="008000"/>
            </w:rPr>
          </w:rPrChange>
        </w:rPr>
        <w:t>开始值</w:t>
      </w:r>
    </w:p>
    <w:p>
      <w:pPr>
        <w:ind w:firstLine="480"/>
        <w:jc w:val="left"/>
        <w:rPr>
          <w:rFonts w:ascii="Times New Roman" w:hAnsi="Times New Roman" w:eastAsia="新宋体" w:cs="Times New Roman"/>
          <w:rPrChange w:id="6598" w:author="China" w:date="2017-06-06T20:51:00Z">
            <w:rPr>
              <w:rFonts w:ascii="新宋体" w:hAnsi="新宋体" w:eastAsia="新宋体"/>
            </w:rPr>
          </w:rPrChange>
        </w:rPr>
      </w:pPr>
      <w:r>
        <w:rPr>
          <w:rFonts w:ascii="Times New Roman" w:hAnsi="Times New Roman" w:eastAsia="新宋体" w:cs="Times New Roman"/>
          <w:rPrChange w:id="6599" w:author="China" w:date="2017-06-06T20:51:00Z">
            <w:rPr>
              <w:rFonts w:ascii="新宋体" w:hAnsi="新宋体" w:eastAsia="新宋体"/>
            </w:rPr>
          </w:rPrChange>
        </w:rPr>
        <w:t xml:space="preserve">                </w:t>
      </w:r>
      <w:r>
        <w:rPr>
          <w:rFonts w:ascii="Times New Roman" w:hAnsi="Times New Roman" w:eastAsia="新宋体" w:cs="Times New Roman"/>
          <w:color w:val="0000FF"/>
          <w:rPrChange w:id="6600" w:author="China" w:date="2017-06-06T20:51:00Z">
            <w:rPr>
              <w:rFonts w:ascii="新宋体" w:hAnsi="新宋体" w:eastAsia="新宋体"/>
              <w:color w:val="0000FF"/>
            </w:rPr>
          </w:rPrChange>
        </w:rPr>
        <w:t>flot</w:t>
      </w:r>
      <w:r>
        <w:rPr>
          <w:rFonts w:ascii="Times New Roman" w:hAnsi="Times New Roman" w:eastAsia="新宋体" w:cs="Times New Roman"/>
          <w:rPrChange w:id="6601" w:author="China" w:date="2017-06-06T20:51:00Z">
            <w:rPr>
              <w:rFonts w:ascii="新宋体" w:hAnsi="新宋体" w:eastAsia="新宋体"/>
            </w:rPr>
          </w:rPrChange>
        </w:rPr>
        <w:t xml:space="preserve"> fltMnVlue = 0;</w:t>
      </w:r>
    </w:p>
    <w:p>
      <w:pPr>
        <w:ind w:firstLine="480"/>
        <w:jc w:val="left"/>
        <w:rPr>
          <w:rFonts w:ascii="Times New Roman" w:hAnsi="Times New Roman" w:eastAsia="新宋体" w:cs="Times New Roman"/>
          <w:rPrChange w:id="6602" w:author="China" w:date="2017-06-06T20:51:00Z">
            <w:rPr>
              <w:rFonts w:ascii="新宋体" w:hAnsi="新宋体" w:eastAsia="新宋体"/>
            </w:rPr>
          </w:rPrChange>
        </w:rPr>
      </w:pPr>
      <w:r>
        <w:rPr>
          <w:rFonts w:ascii="Times New Roman" w:hAnsi="Times New Roman" w:eastAsia="新宋体" w:cs="Times New Roman"/>
          <w:rPrChange w:id="6603" w:author="China" w:date="2017-06-06T20:51:00Z">
            <w:rPr>
              <w:rFonts w:ascii="新宋体" w:hAnsi="新宋体" w:eastAsia="新宋体"/>
            </w:rPr>
          </w:rPrChange>
        </w:rPr>
        <w:t xml:space="preserve">                </w:t>
      </w:r>
      <w:r>
        <w:rPr>
          <w:rFonts w:ascii="Times New Roman" w:hAnsi="Times New Roman" w:eastAsia="新宋体" w:cs="Times New Roman"/>
          <w:color w:val="0000FF"/>
          <w:rPrChange w:id="6604" w:author="China" w:date="2017-06-06T20:51:00Z">
            <w:rPr>
              <w:rFonts w:ascii="新宋体" w:hAnsi="新宋体" w:eastAsia="新宋体"/>
              <w:color w:val="0000FF"/>
            </w:rPr>
          </w:rPrChange>
        </w:rPr>
        <w:t>flot</w:t>
      </w:r>
      <w:r>
        <w:rPr>
          <w:rFonts w:ascii="Times New Roman" w:hAnsi="Times New Roman" w:eastAsia="新宋体" w:cs="Times New Roman"/>
          <w:rPrChange w:id="6605" w:author="China" w:date="2017-06-06T20:51:00Z">
            <w:rPr>
              <w:rFonts w:ascii="新宋体" w:hAnsi="新宋体" w:eastAsia="新宋体"/>
            </w:rPr>
          </w:rPrChange>
        </w:rPr>
        <w:t xml:space="preserve"> fltMxVlue = 0;</w:t>
      </w:r>
    </w:p>
    <w:p>
      <w:pPr>
        <w:ind w:firstLine="480"/>
        <w:jc w:val="left"/>
        <w:rPr>
          <w:rFonts w:ascii="Times New Roman" w:hAnsi="Times New Roman" w:eastAsia="新宋体" w:cs="Times New Roman"/>
          <w:rPrChange w:id="6606" w:author="China" w:date="2017-06-06T20:51:00Z">
            <w:rPr>
              <w:rFonts w:ascii="新宋体" w:hAnsi="新宋体" w:eastAsia="新宋体"/>
            </w:rPr>
          </w:rPrChange>
        </w:rPr>
      </w:pPr>
      <w:r>
        <w:rPr>
          <w:rFonts w:ascii="Times New Roman" w:hAnsi="Times New Roman" w:eastAsia="新宋体" w:cs="Times New Roman"/>
          <w:rPrChange w:id="6607" w:author="China" w:date="2017-06-06T20:51:00Z">
            <w:rPr>
              <w:rFonts w:ascii="新宋体" w:hAnsi="新宋体" w:eastAsia="新宋体"/>
            </w:rPr>
          </w:rPrChange>
        </w:rPr>
        <w:t xml:space="preserve">                </w:t>
      </w:r>
      <w:r>
        <w:rPr>
          <w:rFonts w:ascii="Times New Roman" w:hAnsi="Times New Roman" w:eastAsia="新宋体" w:cs="Times New Roman"/>
          <w:color w:val="0000FF"/>
          <w:rPrChange w:id="6608" w:author="China" w:date="2017-06-06T20:51:00Z">
            <w:rPr>
              <w:rFonts w:ascii="新宋体" w:hAnsi="新宋体" w:eastAsia="新宋体"/>
              <w:color w:val="0000FF"/>
            </w:rPr>
          </w:rPrChange>
        </w:rPr>
        <w:t>for</w:t>
      </w:r>
      <w:r>
        <w:rPr>
          <w:rFonts w:ascii="Times New Roman" w:hAnsi="Times New Roman" w:eastAsia="新宋体" w:cs="Times New Roman"/>
          <w:rPrChange w:id="6609" w:author="China" w:date="2017-06-06T20:51:00Z">
            <w:rPr>
              <w:rFonts w:ascii="新宋体" w:hAnsi="新宋体" w:eastAsia="新宋体"/>
            </w:rPr>
          </w:rPrChange>
        </w:rPr>
        <w:t xml:space="preserve"> (</w:t>
      </w:r>
      <w:r>
        <w:rPr>
          <w:rFonts w:ascii="Times New Roman" w:hAnsi="Times New Roman" w:eastAsia="新宋体" w:cs="Times New Roman"/>
          <w:color w:val="0000FF"/>
          <w:rPrChange w:id="6610" w:author="China" w:date="2017-06-06T20:51:00Z">
            <w:rPr>
              <w:rFonts w:ascii="新宋体" w:hAnsi="新宋体" w:eastAsia="新宋体"/>
              <w:color w:val="0000FF"/>
            </w:rPr>
          </w:rPrChange>
        </w:rPr>
        <w:t>nt</w:t>
      </w:r>
      <w:r>
        <w:rPr>
          <w:rFonts w:ascii="Times New Roman" w:hAnsi="Times New Roman" w:eastAsia="新宋体" w:cs="Times New Roman"/>
          <w:rPrChange w:id="6611" w:author="China" w:date="2017-06-06T20:51:00Z">
            <w:rPr>
              <w:rFonts w:ascii="新宋体" w:hAnsi="新宋体" w:eastAsia="新宋体"/>
            </w:rPr>
          </w:rPrChange>
        </w:rPr>
        <w:t xml:space="preserve">  = 0;  &lt; Vlues.Length; ++)</w:t>
      </w:r>
    </w:p>
    <w:p>
      <w:pPr>
        <w:ind w:firstLine="480"/>
        <w:jc w:val="left"/>
        <w:rPr>
          <w:rFonts w:ascii="Times New Roman" w:hAnsi="Times New Roman" w:eastAsia="新宋体" w:cs="Times New Roman"/>
          <w:rPrChange w:id="6612" w:author="China" w:date="2017-06-06T20:51:00Z">
            <w:rPr>
              <w:rFonts w:ascii="新宋体" w:hAnsi="新宋体" w:eastAsia="新宋体"/>
            </w:rPr>
          </w:rPrChange>
        </w:rPr>
      </w:pPr>
      <w:r>
        <w:rPr>
          <w:rFonts w:ascii="Times New Roman" w:hAnsi="Times New Roman" w:eastAsia="新宋体" w:cs="Times New Roman"/>
          <w:rPrChange w:id="661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14" w:author="China" w:date="2017-06-06T20:51:00Z">
            <w:rPr>
              <w:rFonts w:ascii="新宋体" w:hAnsi="新宋体" w:eastAsia="新宋体"/>
            </w:rPr>
          </w:rPrChange>
        </w:rPr>
      </w:pPr>
      <w:r>
        <w:rPr>
          <w:rFonts w:ascii="Times New Roman" w:hAnsi="Times New Roman" w:eastAsia="新宋体" w:cs="Times New Roman"/>
          <w:rPrChange w:id="6615" w:author="China" w:date="2017-06-06T20:51:00Z">
            <w:rPr>
              <w:rFonts w:ascii="新宋体" w:hAnsi="新宋体" w:eastAsia="新宋体"/>
            </w:rPr>
          </w:rPrChange>
        </w:rPr>
        <w:t xml:space="preserve">                    </w:t>
      </w:r>
      <w:r>
        <w:rPr>
          <w:rFonts w:ascii="Times New Roman" w:hAnsi="Times New Roman" w:eastAsia="新宋体" w:cs="Times New Roman"/>
          <w:color w:val="0000FF"/>
          <w:rPrChange w:id="6616" w:author="China" w:date="2017-06-06T20:51:00Z">
            <w:rPr>
              <w:rFonts w:ascii="新宋体" w:hAnsi="新宋体" w:eastAsia="新宋体"/>
              <w:color w:val="0000FF"/>
            </w:rPr>
          </w:rPrChange>
        </w:rPr>
        <w:t>f</w:t>
      </w:r>
      <w:r>
        <w:rPr>
          <w:rFonts w:ascii="Times New Roman" w:hAnsi="Times New Roman" w:eastAsia="新宋体" w:cs="Times New Roman"/>
          <w:rPrChange w:id="6617" w:author="China" w:date="2017-06-06T20:51:00Z">
            <w:rPr>
              <w:rFonts w:ascii="新宋体" w:hAnsi="新宋体" w:eastAsia="新宋体"/>
            </w:rPr>
          </w:rPrChange>
        </w:rPr>
        <w:t xml:space="preserve"> (Vlues[] &lt; fltMnVlue)</w:t>
      </w:r>
    </w:p>
    <w:p>
      <w:pPr>
        <w:ind w:firstLine="480"/>
        <w:jc w:val="left"/>
        <w:rPr>
          <w:rFonts w:ascii="Times New Roman" w:hAnsi="Times New Roman" w:eastAsia="新宋体" w:cs="Times New Roman"/>
          <w:rPrChange w:id="6618" w:author="China" w:date="2017-06-06T20:51:00Z">
            <w:rPr>
              <w:rFonts w:ascii="新宋体" w:hAnsi="新宋体" w:eastAsia="新宋体"/>
            </w:rPr>
          </w:rPrChange>
        </w:rPr>
      </w:pPr>
      <w:r>
        <w:rPr>
          <w:rFonts w:ascii="Times New Roman" w:hAnsi="Times New Roman" w:eastAsia="新宋体" w:cs="Times New Roman"/>
          <w:rPrChange w:id="661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20" w:author="China" w:date="2017-06-06T20:51:00Z">
            <w:rPr>
              <w:rFonts w:ascii="新宋体" w:hAnsi="新宋体" w:eastAsia="新宋体"/>
            </w:rPr>
          </w:rPrChange>
        </w:rPr>
      </w:pPr>
      <w:r>
        <w:rPr>
          <w:rFonts w:ascii="Times New Roman" w:hAnsi="Times New Roman" w:eastAsia="新宋体" w:cs="Times New Roman"/>
          <w:rPrChange w:id="6621" w:author="China" w:date="2017-06-06T20:51:00Z">
            <w:rPr>
              <w:rFonts w:ascii="新宋体" w:hAnsi="新宋体" w:eastAsia="新宋体"/>
            </w:rPr>
          </w:rPrChange>
        </w:rPr>
        <w:t xml:space="preserve">               </w:t>
      </w:r>
      <w:r>
        <w:rPr>
          <w:rFonts w:ascii="Times New Roman" w:hAnsi="Times New Roman" w:eastAsia="新宋体" w:cs="Times New Roman"/>
          <w:rPrChange w:id="6622" w:author="China" w:date="2017-06-06T20:51:00Z">
            <w:rPr>
              <w:rFonts w:ascii="新宋体" w:hAnsi="新宋体" w:eastAsia="新宋体"/>
            </w:rPr>
          </w:rPrChange>
        </w:rPr>
        <w:t xml:space="preserve">         </w:t>
      </w:r>
      <w:r>
        <w:rPr>
          <w:rFonts w:ascii="Times New Roman" w:hAnsi="Times New Roman" w:eastAsia="新宋体" w:cs="Times New Roman"/>
          <w:rPrChange w:id="6623" w:author="China" w:date="2017-06-06T20:51:00Z">
            <w:rPr>
              <w:rFonts w:ascii="新宋体" w:hAnsi="新宋体" w:eastAsia="新宋体"/>
            </w:rPr>
          </w:rPrChange>
        </w:rPr>
        <w:t>fltMnVlue</w:t>
      </w:r>
      <w:r>
        <w:rPr>
          <w:rFonts w:ascii="Times New Roman" w:hAnsi="Times New Roman" w:eastAsia="新宋体" w:cs="Times New Roman"/>
          <w:rPrChange w:id="6624" w:author="China" w:date="2017-06-06T20:51:00Z">
            <w:rPr>
              <w:rFonts w:ascii="新宋体" w:hAnsi="新宋体" w:eastAsia="新宋体"/>
            </w:rPr>
          </w:rPrChange>
        </w:rPr>
        <w:t xml:space="preserve"> = Vlues[];</w:t>
      </w:r>
    </w:p>
    <w:p>
      <w:pPr>
        <w:ind w:firstLine="480"/>
        <w:jc w:val="left"/>
        <w:rPr>
          <w:rFonts w:ascii="Times New Roman" w:hAnsi="Times New Roman" w:eastAsia="新宋体" w:cs="Times New Roman"/>
          <w:rPrChange w:id="6625" w:author="China" w:date="2017-06-06T20:51:00Z">
            <w:rPr>
              <w:rFonts w:ascii="新宋体" w:hAnsi="新宋体" w:eastAsia="新宋体"/>
            </w:rPr>
          </w:rPrChange>
        </w:rPr>
      </w:pPr>
      <w:r>
        <w:rPr>
          <w:rFonts w:ascii="Times New Roman" w:hAnsi="Times New Roman" w:eastAsia="新宋体" w:cs="Times New Roman"/>
          <w:rPrChange w:id="662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27" w:author="China" w:date="2017-06-06T20:51:00Z">
            <w:rPr>
              <w:rFonts w:ascii="新宋体" w:hAnsi="新宋体" w:eastAsia="新宋体"/>
            </w:rPr>
          </w:rPrChange>
        </w:rPr>
      </w:pPr>
      <w:r>
        <w:rPr>
          <w:rFonts w:ascii="Times New Roman" w:hAnsi="Times New Roman" w:eastAsia="新宋体" w:cs="Times New Roman"/>
          <w:rPrChange w:id="6628" w:author="China" w:date="2017-06-06T20:51:00Z">
            <w:rPr>
              <w:rFonts w:ascii="新宋体" w:hAnsi="新宋体" w:eastAsia="新宋体"/>
            </w:rPr>
          </w:rPrChange>
        </w:rPr>
        <w:t xml:space="preserve">                    </w:t>
      </w:r>
      <w:r>
        <w:rPr>
          <w:rFonts w:ascii="Times New Roman" w:hAnsi="Times New Roman" w:eastAsia="新宋体" w:cs="Times New Roman"/>
          <w:color w:val="0000FF"/>
          <w:rPrChange w:id="6629" w:author="China" w:date="2017-06-06T20:51:00Z">
            <w:rPr>
              <w:rFonts w:ascii="新宋体" w:hAnsi="新宋体" w:eastAsia="新宋体"/>
              <w:color w:val="0000FF"/>
            </w:rPr>
          </w:rPrChange>
        </w:rPr>
        <w:t>else</w:t>
      </w:r>
      <w:r>
        <w:rPr>
          <w:rFonts w:ascii="Times New Roman" w:hAnsi="Times New Roman" w:eastAsia="新宋体" w:cs="Times New Roman"/>
          <w:rPrChange w:id="6630" w:author="China" w:date="2017-06-06T20:51:00Z">
            <w:rPr>
              <w:rFonts w:ascii="新宋体" w:hAnsi="新宋体" w:eastAsia="新宋体"/>
            </w:rPr>
          </w:rPrChange>
        </w:rPr>
        <w:t xml:space="preserve"> </w:t>
      </w:r>
      <w:r>
        <w:rPr>
          <w:rFonts w:ascii="Times New Roman" w:hAnsi="Times New Roman" w:eastAsia="新宋体" w:cs="Times New Roman"/>
          <w:color w:val="0000FF"/>
          <w:rPrChange w:id="6631" w:author="China" w:date="2017-06-06T20:51:00Z">
            <w:rPr>
              <w:rFonts w:ascii="新宋体" w:hAnsi="新宋体" w:eastAsia="新宋体"/>
              <w:color w:val="0000FF"/>
            </w:rPr>
          </w:rPrChange>
        </w:rPr>
        <w:t>f</w:t>
      </w:r>
      <w:r>
        <w:rPr>
          <w:rFonts w:ascii="Times New Roman" w:hAnsi="Times New Roman" w:eastAsia="新宋体" w:cs="Times New Roman"/>
          <w:rPrChange w:id="6632" w:author="China" w:date="2017-06-06T20:51:00Z">
            <w:rPr>
              <w:rFonts w:ascii="新宋体" w:hAnsi="新宋体" w:eastAsia="新宋体"/>
            </w:rPr>
          </w:rPrChange>
        </w:rPr>
        <w:t xml:space="preserve"> (Vlues[] &gt; fltMxVlue)</w:t>
      </w:r>
    </w:p>
    <w:p>
      <w:pPr>
        <w:ind w:firstLine="480"/>
        <w:jc w:val="left"/>
        <w:rPr>
          <w:rFonts w:ascii="Times New Roman" w:hAnsi="Times New Roman" w:eastAsia="新宋体" w:cs="Times New Roman"/>
          <w:rPrChange w:id="6633" w:author="China" w:date="2017-06-06T20:51:00Z">
            <w:rPr>
              <w:rFonts w:ascii="新宋体" w:hAnsi="新宋体" w:eastAsia="新宋体"/>
            </w:rPr>
          </w:rPrChange>
        </w:rPr>
      </w:pPr>
      <w:r>
        <w:rPr>
          <w:rFonts w:ascii="Times New Roman" w:hAnsi="Times New Roman" w:eastAsia="新宋体" w:cs="Times New Roman"/>
          <w:rPrChange w:id="663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35" w:author="China" w:date="2017-06-06T20:51:00Z">
            <w:rPr>
              <w:rFonts w:ascii="新宋体" w:hAnsi="新宋体" w:eastAsia="新宋体"/>
            </w:rPr>
          </w:rPrChange>
        </w:rPr>
      </w:pPr>
      <w:r>
        <w:rPr>
          <w:rFonts w:ascii="Times New Roman" w:hAnsi="Times New Roman" w:eastAsia="新宋体" w:cs="Times New Roman"/>
          <w:rPrChange w:id="6636" w:author="China" w:date="2017-06-06T20:51:00Z">
            <w:rPr>
              <w:rFonts w:ascii="新宋体" w:hAnsi="新宋体" w:eastAsia="新宋体"/>
            </w:rPr>
          </w:rPrChange>
        </w:rPr>
        <w:t xml:space="preserve">                        </w:t>
      </w:r>
      <w:r>
        <w:rPr>
          <w:rFonts w:ascii="Times New Roman" w:hAnsi="Times New Roman" w:eastAsia="新宋体" w:cs="Times New Roman"/>
          <w:rPrChange w:id="6637" w:author="China" w:date="2017-06-06T20:51:00Z">
            <w:rPr>
              <w:rFonts w:ascii="新宋体" w:hAnsi="新宋体" w:eastAsia="新宋体"/>
            </w:rPr>
          </w:rPrChange>
        </w:rPr>
        <w:t>fltMxVlue</w:t>
      </w:r>
      <w:r>
        <w:rPr>
          <w:rFonts w:ascii="Times New Roman" w:hAnsi="Times New Roman" w:eastAsia="新宋体" w:cs="Times New Roman"/>
          <w:rPrChange w:id="6638" w:author="China" w:date="2017-06-06T20:51:00Z">
            <w:rPr>
              <w:rFonts w:ascii="新宋体" w:hAnsi="新宋体" w:eastAsia="新宋体"/>
            </w:rPr>
          </w:rPrChange>
        </w:rPr>
        <w:t xml:space="preserve"> = Vlues[];</w:t>
      </w:r>
    </w:p>
    <w:p>
      <w:pPr>
        <w:ind w:firstLine="480"/>
        <w:jc w:val="left"/>
        <w:rPr>
          <w:rFonts w:ascii="Times New Roman" w:hAnsi="Times New Roman" w:eastAsia="新宋体" w:cs="Times New Roman"/>
          <w:rPrChange w:id="6639" w:author="China" w:date="2017-06-06T20:51:00Z">
            <w:rPr>
              <w:rFonts w:ascii="新宋体" w:hAnsi="新宋体" w:eastAsia="新宋体"/>
            </w:rPr>
          </w:rPrChange>
        </w:rPr>
      </w:pPr>
      <w:r>
        <w:rPr>
          <w:rFonts w:ascii="Times New Roman" w:hAnsi="Times New Roman" w:eastAsia="新宋体" w:cs="Times New Roman"/>
          <w:rPrChange w:id="664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41" w:author="China" w:date="2017-06-06T20:51:00Z">
            <w:rPr>
              <w:rFonts w:ascii="新宋体" w:hAnsi="新宋体" w:eastAsia="新宋体"/>
            </w:rPr>
          </w:rPrChange>
        </w:rPr>
      </w:pPr>
      <w:r>
        <w:rPr>
          <w:rFonts w:ascii="Times New Roman" w:hAnsi="Times New Roman" w:eastAsia="新宋体" w:cs="Times New Roman"/>
          <w:rPrChange w:id="664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43" w:author="China" w:date="2017-06-06T20:51:00Z">
            <w:rPr>
              <w:rFonts w:ascii="新宋体" w:hAnsi="新宋体" w:eastAsia="新宋体"/>
            </w:rPr>
          </w:rPrChange>
        </w:rPr>
      </w:pPr>
      <w:r>
        <w:rPr>
          <w:rFonts w:ascii="Times New Roman" w:hAnsi="Times New Roman" w:eastAsia="新宋体" w:cs="Times New Roman"/>
          <w:rPrChange w:id="6644" w:author="China" w:date="2017-06-06T20:51:00Z">
            <w:rPr>
              <w:rFonts w:ascii="新宋体" w:hAnsi="新宋体" w:eastAsia="新宋体"/>
            </w:rPr>
          </w:rPrChange>
        </w:rPr>
        <w:t xml:space="preserve">                </w:t>
      </w:r>
      <w:r>
        <w:rPr>
          <w:rFonts w:ascii="Times New Roman" w:hAnsi="Times New Roman" w:eastAsia="新宋体" w:cs="Times New Roman"/>
          <w:color w:val="0000FF"/>
          <w:rPrChange w:id="6645" w:author="China" w:date="2017-06-06T20:51:00Z">
            <w:rPr>
              <w:rFonts w:ascii="新宋体" w:hAnsi="新宋体" w:eastAsia="新宋体"/>
              <w:color w:val="0000FF"/>
            </w:rPr>
          </w:rPrChange>
        </w:rPr>
        <w:t>f</w:t>
      </w:r>
      <w:r>
        <w:rPr>
          <w:rFonts w:ascii="Times New Roman" w:hAnsi="Times New Roman" w:eastAsia="新宋体" w:cs="Times New Roman"/>
          <w:rPrChange w:id="6646" w:author="China" w:date="2017-06-06T20:51:00Z">
            <w:rPr>
              <w:rFonts w:ascii="新宋体" w:hAnsi="新宋体" w:eastAsia="新宋体"/>
            </w:rPr>
          </w:rPrChange>
        </w:rPr>
        <w:t xml:space="preserve"> (SlceBegn &gt; fltMnVlue)</w:t>
      </w:r>
    </w:p>
    <w:p>
      <w:pPr>
        <w:ind w:firstLine="480"/>
        <w:jc w:val="left"/>
        <w:rPr>
          <w:rFonts w:ascii="Times New Roman" w:hAnsi="Times New Roman" w:eastAsia="新宋体" w:cs="Times New Roman"/>
          <w:rPrChange w:id="6647" w:author="China" w:date="2017-06-06T20:51:00Z">
            <w:rPr>
              <w:rFonts w:ascii="新宋体" w:hAnsi="新宋体" w:eastAsia="新宋体"/>
            </w:rPr>
          </w:rPrChange>
        </w:rPr>
      </w:pPr>
      <w:r>
        <w:rPr>
          <w:rFonts w:ascii="Times New Roman" w:hAnsi="Times New Roman" w:eastAsia="新宋体" w:cs="Times New Roman"/>
          <w:rPrChange w:id="664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49" w:author="China" w:date="2017-06-06T20:51:00Z">
            <w:rPr>
              <w:rFonts w:ascii="新宋体" w:hAnsi="新宋体" w:eastAsia="新宋体"/>
            </w:rPr>
          </w:rPrChange>
        </w:rPr>
      </w:pPr>
      <w:r>
        <w:rPr>
          <w:rFonts w:ascii="Times New Roman" w:hAnsi="Times New Roman" w:eastAsia="新宋体" w:cs="Times New Roman"/>
          <w:rPrChange w:id="6650" w:author="China" w:date="2017-06-06T20:51:00Z">
            <w:rPr>
              <w:rFonts w:ascii="新宋体" w:hAnsi="新宋体" w:eastAsia="新宋体"/>
            </w:rPr>
          </w:rPrChange>
        </w:rPr>
        <w:t xml:space="preserve">                    SlceBegn = fltMnVlue;</w:t>
      </w:r>
    </w:p>
    <w:p>
      <w:pPr>
        <w:ind w:firstLine="480"/>
        <w:jc w:val="left"/>
        <w:rPr>
          <w:rFonts w:ascii="Times New Roman" w:hAnsi="Times New Roman" w:eastAsia="新宋体" w:cs="Times New Roman"/>
          <w:rPrChange w:id="6651" w:author="China" w:date="2017-06-06T20:51:00Z">
            <w:rPr>
              <w:rFonts w:ascii="新宋体" w:hAnsi="新宋体" w:eastAsia="新宋体"/>
            </w:rPr>
          </w:rPrChange>
        </w:rPr>
      </w:pPr>
      <w:r>
        <w:rPr>
          <w:rFonts w:ascii="Times New Roman" w:hAnsi="Times New Roman" w:eastAsia="新宋体" w:cs="Times New Roman"/>
          <w:rPrChange w:id="665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53" w:author="China" w:date="2017-06-06T20:51:00Z">
            <w:rPr>
              <w:rFonts w:ascii="新宋体" w:hAnsi="新宋体" w:eastAsia="新宋体"/>
            </w:rPr>
          </w:rPrChange>
        </w:rPr>
      </w:pPr>
      <w:r>
        <w:rPr>
          <w:rFonts w:ascii="Times New Roman" w:hAnsi="Times New Roman" w:eastAsia="新宋体" w:cs="Times New Roman"/>
          <w:rPrChange w:id="6654" w:author="China" w:date="2017-06-06T20:51:00Z">
            <w:rPr>
              <w:rFonts w:ascii="新宋体" w:hAnsi="新宋体" w:eastAsia="新宋体"/>
            </w:rPr>
          </w:rPrChange>
        </w:rPr>
        <w:t xml:space="preserve">                </w:t>
      </w:r>
      <w:r>
        <w:rPr>
          <w:rFonts w:ascii="Times New Roman" w:hAnsi="Times New Roman" w:eastAsia="新宋体" w:cs="Times New Roman"/>
          <w:color w:val="0000FF"/>
          <w:rPrChange w:id="6655" w:author="China" w:date="2017-06-06T20:51:00Z">
            <w:rPr>
              <w:rFonts w:ascii="新宋体" w:hAnsi="新宋体" w:eastAsia="新宋体"/>
              <w:color w:val="0000FF"/>
            </w:rPr>
          </w:rPrChange>
        </w:rPr>
        <w:t>nt</w:t>
      </w:r>
      <w:r>
        <w:rPr>
          <w:rFonts w:ascii="Times New Roman" w:hAnsi="Times New Roman" w:eastAsia="新宋体" w:cs="Times New Roman"/>
          <w:rPrChange w:id="6656" w:author="China" w:date="2017-06-06T20:51:00Z">
            <w:rPr>
              <w:rFonts w:ascii="新宋体" w:hAnsi="新宋体" w:eastAsia="新宋体"/>
            </w:rPr>
          </w:rPrChange>
        </w:rPr>
        <w:t xml:space="preserve"> ntSlceCount = (</w:t>
      </w:r>
      <w:r>
        <w:rPr>
          <w:rFonts w:ascii="Times New Roman" w:hAnsi="Times New Roman" w:eastAsia="新宋体" w:cs="Times New Roman"/>
          <w:color w:val="0000FF"/>
          <w:rPrChange w:id="6657" w:author="China" w:date="2017-06-06T20:51:00Z">
            <w:rPr>
              <w:rFonts w:ascii="新宋体" w:hAnsi="新宋体" w:eastAsia="新宋体"/>
              <w:color w:val="0000FF"/>
            </w:rPr>
          </w:rPrChange>
        </w:rPr>
        <w:t>nt</w:t>
      </w:r>
      <w:r>
        <w:rPr>
          <w:rFonts w:ascii="Times New Roman" w:hAnsi="Times New Roman" w:eastAsia="新宋体" w:cs="Times New Roman"/>
          <w:rPrChange w:id="6658" w:author="China" w:date="2017-06-06T20:51:00Z">
            <w:rPr>
              <w:rFonts w:ascii="新宋体" w:hAnsi="新宋体" w:eastAsia="新宋体"/>
            </w:rPr>
          </w:rPrChange>
        </w:rPr>
        <w:t>)(fltMxVlue / SlceVlue);</w:t>
      </w:r>
    </w:p>
    <w:p>
      <w:pPr>
        <w:ind w:firstLine="480"/>
        <w:jc w:val="left"/>
        <w:rPr>
          <w:rFonts w:ascii="Times New Roman" w:hAnsi="Times New Roman" w:eastAsia="新宋体" w:cs="Times New Roman"/>
          <w:rPrChange w:id="6659" w:author="China" w:date="2017-06-06T20:51:00Z">
            <w:rPr>
              <w:rFonts w:ascii="新宋体" w:hAnsi="新宋体" w:eastAsia="新宋体"/>
            </w:rPr>
          </w:rPrChange>
        </w:rPr>
      </w:pPr>
      <w:r>
        <w:rPr>
          <w:rFonts w:ascii="Times New Roman" w:hAnsi="Times New Roman" w:eastAsia="新宋体" w:cs="Times New Roman"/>
          <w:rPrChange w:id="6660" w:author="China" w:date="2017-06-06T20:51:00Z">
            <w:rPr>
              <w:rFonts w:ascii="新宋体" w:hAnsi="新宋体" w:eastAsia="新宋体"/>
            </w:rPr>
          </w:rPrChange>
        </w:rPr>
        <w:t xml:space="preserve">                </w:t>
      </w:r>
      <w:r>
        <w:rPr>
          <w:rFonts w:ascii="Times New Roman" w:hAnsi="Times New Roman" w:eastAsia="新宋体" w:cs="Times New Roman"/>
          <w:color w:val="0000FF"/>
          <w:rPrChange w:id="6661" w:author="China" w:date="2017-06-06T20:51:00Z">
            <w:rPr>
              <w:rFonts w:ascii="新宋体" w:hAnsi="新宋体" w:eastAsia="新宋体"/>
              <w:color w:val="0000FF"/>
            </w:rPr>
          </w:rPrChange>
        </w:rPr>
        <w:t>f</w:t>
      </w:r>
      <w:r>
        <w:rPr>
          <w:rFonts w:ascii="Times New Roman" w:hAnsi="Times New Roman" w:eastAsia="新宋体" w:cs="Times New Roman"/>
          <w:rPrChange w:id="6662" w:author="China" w:date="2017-06-06T20:51:00Z">
            <w:rPr>
              <w:rFonts w:ascii="新宋体" w:hAnsi="新宋体" w:eastAsia="新宋体"/>
            </w:rPr>
          </w:rPrChange>
        </w:rPr>
        <w:t xml:space="preserve"> (fltMxVlue % SlceVlue != 0)</w:t>
      </w:r>
    </w:p>
    <w:p>
      <w:pPr>
        <w:ind w:firstLine="480"/>
        <w:jc w:val="left"/>
        <w:rPr>
          <w:rFonts w:ascii="Times New Roman" w:hAnsi="Times New Roman" w:eastAsia="新宋体" w:cs="Times New Roman"/>
          <w:rPrChange w:id="6663" w:author="China" w:date="2017-06-06T20:51:00Z">
            <w:rPr>
              <w:rFonts w:ascii="新宋体" w:hAnsi="新宋体" w:eastAsia="新宋体"/>
            </w:rPr>
          </w:rPrChange>
        </w:rPr>
      </w:pPr>
      <w:r>
        <w:rPr>
          <w:rFonts w:ascii="Times New Roman" w:hAnsi="Times New Roman" w:eastAsia="新宋体" w:cs="Times New Roman"/>
          <w:rPrChange w:id="666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65" w:author="China" w:date="2017-06-06T20:51:00Z">
            <w:rPr>
              <w:rFonts w:ascii="新宋体" w:hAnsi="新宋体" w:eastAsia="新宋体"/>
            </w:rPr>
          </w:rPrChange>
        </w:rPr>
      </w:pPr>
      <w:r>
        <w:rPr>
          <w:rFonts w:ascii="Times New Roman" w:hAnsi="Times New Roman" w:eastAsia="新宋体" w:cs="Times New Roman"/>
          <w:rPrChange w:id="6666" w:author="China" w:date="2017-06-06T20:51:00Z">
            <w:rPr>
              <w:rFonts w:ascii="新宋体" w:hAnsi="新宋体" w:eastAsia="新宋体"/>
            </w:rPr>
          </w:rPrChange>
        </w:rPr>
        <w:t xml:space="preserve">                    </w:t>
      </w:r>
      <w:r>
        <w:rPr>
          <w:rFonts w:ascii="Times New Roman" w:hAnsi="Times New Roman" w:eastAsia="新宋体" w:cs="Times New Roman"/>
          <w:rPrChange w:id="6667" w:author="China" w:date="2017-06-06T20:51:00Z">
            <w:rPr>
              <w:rFonts w:ascii="新宋体" w:hAnsi="新宋体" w:eastAsia="新宋体"/>
            </w:rPr>
          </w:rPrChange>
        </w:rPr>
        <w:t>ntSlceCount</w:t>
      </w:r>
      <w:r>
        <w:rPr>
          <w:rFonts w:ascii="Times New Roman" w:hAnsi="Times New Roman" w:eastAsia="新宋体" w:cs="Times New Roman"/>
          <w:rPrChange w:id="6668"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6669" w:author="China" w:date="2017-06-06T20:51:00Z">
            <w:rPr>
              <w:rFonts w:ascii="新宋体" w:hAnsi="新宋体" w:eastAsia="新宋体"/>
            </w:rPr>
          </w:rPrChange>
        </w:rPr>
      </w:pPr>
      <w:r>
        <w:rPr>
          <w:rFonts w:ascii="Times New Roman" w:hAnsi="Times New Roman" w:eastAsia="新宋体" w:cs="Times New Roman"/>
          <w:rPrChange w:id="667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71" w:author="China" w:date="2017-06-06T20:51:00Z">
            <w:rPr>
              <w:rFonts w:ascii="新宋体" w:hAnsi="新宋体" w:eastAsia="新宋体"/>
            </w:rPr>
          </w:rPrChange>
        </w:rPr>
      </w:pPr>
      <w:r>
        <w:rPr>
          <w:rFonts w:ascii="Times New Roman" w:hAnsi="Times New Roman" w:eastAsia="新宋体" w:cs="Times New Roman"/>
          <w:rPrChange w:id="6672" w:author="China" w:date="2017-06-06T20:51:00Z">
            <w:rPr>
              <w:rFonts w:ascii="新宋体" w:hAnsi="新宋体" w:eastAsia="新宋体"/>
            </w:rPr>
          </w:rPrChange>
        </w:rPr>
        <w:t xml:space="preserve">                Slce = (</w:t>
      </w:r>
      <w:r>
        <w:rPr>
          <w:rFonts w:ascii="Times New Roman" w:hAnsi="Times New Roman" w:eastAsia="新宋体" w:cs="Times New Roman"/>
          <w:rPrChange w:id="6673" w:author="China" w:date="2017-06-06T20:51:00Z">
            <w:rPr>
              <w:rFonts w:ascii="新宋体" w:hAnsi="新宋体" w:eastAsia="新宋体"/>
            </w:rPr>
          </w:rPrChange>
        </w:rPr>
        <w:t>Heght  2</w:t>
      </w:r>
      <w:r>
        <w:rPr>
          <w:rFonts w:ascii="Times New Roman" w:hAnsi="Times New Roman" w:eastAsia="新宋体" w:cs="Times New Roman"/>
          <w:rPrChange w:id="6674" w:author="China" w:date="2017-06-06T20:51:00Z">
            <w:rPr>
              <w:rFonts w:ascii="新宋体" w:hAnsi="新宋体" w:eastAsia="新宋体"/>
            </w:rPr>
          </w:rPrChange>
        </w:rPr>
        <w:t xml:space="preserve"> * Spce) / ntSlceCount;</w:t>
      </w:r>
    </w:p>
    <w:p>
      <w:pPr>
        <w:ind w:firstLine="480"/>
        <w:jc w:val="left"/>
        <w:rPr>
          <w:rFonts w:ascii="Times New Roman" w:hAnsi="Times New Roman" w:eastAsia="新宋体" w:cs="Times New Roman"/>
          <w:rPrChange w:id="6675" w:author="China" w:date="2017-06-06T20:51:00Z">
            <w:rPr>
              <w:rFonts w:ascii="新宋体" w:hAnsi="新宋体" w:eastAsia="新宋体"/>
            </w:rPr>
          </w:rPrChange>
        </w:rPr>
      </w:pPr>
      <w:r>
        <w:rPr>
          <w:rFonts w:ascii="Times New Roman" w:hAnsi="Times New Roman" w:eastAsia="新宋体" w:cs="Times New Roman"/>
          <w:rPrChange w:id="667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677" w:author="China" w:date="2017-06-06T20:51:00Z">
            <w:rPr>
              <w:rFonts w:ascii="新宋体" w:hAnsi="新宋体" w:eastAsia="新宋体"/>
            </w:rPr>
          </w:rPrChange>
        </w:rPr>
      </w:pPr>
      <w:r>
        <w:rPr>
          <w:rFonts w:ascii="Times New Roman" w:hAnsi="Times New Roman" w:eastAsia="新宋体" w:cs="Times New Roman"/>
          <w:rPrChange w:id="6678" w:author="China" w:date="2017-06-06T20:51:00Z">
            <w:rPr>
              <w:rFonts w:ascii="新宋体" w:hAnsi="新宋体" w:eastAsia="新宋体"/>
            </w:rPr>
          </w:rPrChange>
        </w:rPr>
        <w:t xml:space="preserve">            </w:t>
      </w:r>
      <w:r>
        <w:rPr>
          <w:rFonts w:ascii="Times New Roman" w:hAnsi="Times New Roman" w:eastAsia="新宋体" w:cs="Times New Roman"/>
          <w:color w:val="808080"/>
          <w:rPrChange w:id="6679" w:author="China" w:date="2017-06-06T20:51:00Z">
            <w:rPr>
              <w:rFonts w:ascii="新宋体" w:hAnsi="新宋体" w:eastAsia="新宋体"/>
              <w:color w:val="808080"/>
            </w:rPr>
          </w:rPrChange>
        </w:rPr>
        <w:t>///</w:t>
      </w:r>
      <w:r>
        <w:rPr>
          <w:rFonts w:ascii="Times New Roman" w:hAnsi="Times New Roman" w:eastAsia="新宋体" w:cs="Times New Roman"/>
          <w:color w:val="008000"/>
          <w:rPrChange w:id="668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68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682" w:author="China" w:date="2017-06-06T20:51:00Z">
            <w:rPr>
              <w:rFonts w:ascii="新宋体" w:hAnsi="新宋体" w:eastAsia="新宋体"/>
            </w:rPr>
          </w:rPrChange>
        </w:rPr>
      </w:pPr>
      <w:r>
        <w:rPr>
          <w:rFonts w:ascii="Times New Roman" w:hAnsi="Times New Roman" w:eastAsia="新宋体" w:cs="Times New Roman"/>
          <w:rPrChange w:id="6683" w:author="China" w:date="2017-06-06T20:51:00Z">
            <w:rPr>
              <w:rFonts w:ascii="新宋体" w:hAnsi="新宋体" w:eastAsia="新宋体"/>
            </w:rPr>
          </w:rPrChange>
        </w:rPr>
        <w:t xml:space="preserve">            </w:t>
      </w:r>
      <w:r>
        <w:rPr>
          <w:rFonts w:ascii="Times New Roman" w:hAnsi="Times New Roman" w:eastAsia="新宋体" w:cs="Times New Roman"/>
          <w:color w:val="808080"/>
          <w:rPrChange w:id="6684" w:author="China" w:date="2017-06-06T20:51:00Z">
            <w:rPr>
              <w:rFonts w:ascii="新宋体" w:hAnsi="新宋体" w:eastAsia="新宋体"/>
              <w:color w:val="808080"/>
            </w:rPr>
          </w:rPrChange>
        </w:rPr>
        <w:t>///</w:t>
      </w:r>
      <w:r>
        <w:rPr>
          <w:rFonts w:ascii="Times New Roman" w:hAnsi="Times New Roman" w:eastAsia="新宋体" w:cs="Times New Roman"/>
          <w:color w:val="008000"/>
          <w:rPrChange w:id="6685"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686" w:author="China" w:date="2017-06-06T20:51:00Z">
            <w:rPr>
              <w:rFonts w:hint="eastAsia" w:ascii="新宋体" w:hAnsi="新宋体" w:eastAsia="新宋体"/>
              <w:color w:val="008000"/>
            </w:rPr>
          </w:rPrChange>
        </w:rPr>
        <w:t>生成图像并返回图像对象</w:t>
      </w:r>
    </w:p>
    <w:p>
      <w:pPr>
        <w:ind w:firstLine="480"/>
        <w:jc w:val="left"/>
        <w:rPr>
          <w:rFonts w:ascii="Times New Roman" w:hAnsi="Times New Roman" w:eastAsia="新宋体" w:cs="Times New Roman"/>
          <w:rPrChange w:id="6687" w:author="China" w:date="2017-06-06T20:51:00Z">
            <w:rPr>
              <w:rFonts w:ascii="新宋体" w:hAnsi="新宋体" w:eastAsia="新宋体"/>
            </w:rPr>
          </w:rPrChange>
        </w:rPr>
      </w:pPr>
      <w:r>
        <w:rPr>
          <w:rFonts w:ascii="Times New Roman" w:hAnsi="Times New Roman" w:eastAsia="新宋体" w:cs="Times New Roman"/>
          <w:rPrChange w:id="6688" w:author="China" w:date="2017-06-06T20:51:00Z">
            <w:rPr>
              <w:rFonts w:ascii="新宋体" w:hAnsi="新宋体" w:eastAsia="新宋体"/>
            </w:rPr>
          </w:rPrChange>
        </w:rPr>
        <w:t xml:space="preserve">            </w:t>
      </w:r>
      <w:r>
        <w:rPr>
          <w:rFonts w:ascii="Times New Roman" w:hAnsi="Times New Roman" w:eastAsia="新宋体" w:cs="Times New Roman"/>
          <w:color w:val="808080"/>
          <w:rPrChange w:id="6689" w:author="China" w:date="2017-06-06T20:51:00Z">
            <w:rPr>
              <w:rFonts w:ascii="新宋体" w:hAnsi="新宋体" w:eastAsia="新宋体"/>
              <w:color w:val="808080"/>
            </w:rPr>
          </w:rPrChange>
        </w:rPr>
        <w:t>///</w:t>
      </w:r>
      <w:r>
        <w:rPr>
          <w:rFonts w:ascii="Times New Roman" w:hAnsi="Times New Roman" w:eastAsia="新宋体" w:cs="Times New Roman"/>
          <w:color w:val="008000"/>
          <w:rPrChange w:id="6690"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691"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692" w:author="China" w:date="2017-06-06T20:51:00Z">
            <w:rPr>
              <w:rFonts w:ascii="新宋体" w:hAnsi="新宋体" w:eastAsia="新宋体"/>
            </w:rPr>
          </w:rPrChange>
        </w:rPr>
      </w:pPr>
      <w:r>
        <w:rPr>
          <w:rFonts w:ascii="Times New Roman" w:hAnsi="Times New Roman" w:eastAsia="新宋体" w:cs="Times New Roman"/>
          <w:rPrChange w:id="6693" w:author="China" w:date="2017-06-06T20:51:00Z">
            <w:rPr>
              <w:rFonts w:ascii="新宋体" w:hAnsi="新宋体" w:eastAsia="新宋体"/>
            </w:rPr>
          </w:rPrChange>
        </w:rPr>
        <w:t xml:space="preserve">            </w:t>
      </w:r>
      <w:r>
        <w:rPr>
          <w:rFonts w:ascii="Times New Roman" w:hAnsi="Times New Roman" w:eastAsia="新宋体" w:cs="Times New Roman"/>
          <w:color w:val="808080"/>
          <w:rPrChange w:id="6694" w:author="China" w:date="2017-06-06T20:51:00Z">
            <w:rPr>
              <w:rFonts w:ascii="新宋体" w:hAnsi="新宋体" w:eastAsia="新宋体"/>
              <w:color w:val="808080"/>
            </w:rPr>
          </w:rPrChange>
        </w:rPr>
        <w:t>///</w:t>
      </w:r>
      <w:r>
        <w:rPr>
          <w:rFonts w:ascii="Times New Roman" w:hAnsi="Times New Roman" w:eastAsia="新宋体" w:cs="Times New Roman"/>
          <w:color w:val="008000"/>
          <w:rPrChange w:id="6695"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696" w:author="China" w:date="2017-06-06T20:51:00Z">
            <w:rPr>
              <w:rFonts w:ascii="新宋体" w:hAnsi="新宋体" w:eastAsia="新宋体"/>
              <w:color w:val="808080"/>
            </w:rPr>
          </w:rPrChange>
        </w:rPr>
        <w:t>&lt;returns&gt;&lt;/returns&gt;</w:t>
      </w:r>
    </w:p>
    <w:p>
      <w:pPr>
        <w:ind w:firstLine="480"/>
        <w:jc w:val="left"/>
        <w:rPr>
          <w:rFonts w:ascii="Times New Roman" w:hAnsi="Times New Roman" w:eastAsia="新宋体" w:cs="Times New Roman"/>
          <w:rPrChange w:id="6697" w:author="China" w:date="2017-06-06T20:51:00Z">
            <w:rPr>
              <w:rFonts w:ascii="新宋体" w:hAnsi="新宋体" w:eastAsia="新宋体"/>
            </w:rPr>
          </w:rPrChange>
        </w:rPr>
      </w:pPr>
      <w:r>
        <w:rPr>
          <w:rFonts w:ascii="Times New Roman" w:hAnsi="Times New Roman" w:eastAsia="新宋体" w:cs="Times New Roman"/>
          <w:rPrChange w:id="6698" w:author="China" w:date="2017-06-06T20:51:00Z">
            <w:rPr>
              <w:rFonts w:ascii="新宋体" w:hAnsi="新宋体" w:eastAsia="新宋体"/>
            </w:rPr>
          </w:rPrChange>
        </w:rPr>
        <w:t xml:space="preserve">            </w:t>
      </w:r>
      <w:r>
        <w:rPr>
          <w:rFonts w:ascii="Times New Roman" w:hAnsi="Times New Roman" w:eastAsia="新宋体" w:cs="Times New Roman"/>
          <w:color w:val="0000FF"/>
          <w:rPrChange w:id="6699" w:author="China" w:date="2017-06-06T20:51:00Z">
            <w:rPr>
              <w:rFonts w:ascii="新宋体" w:hAnsi="新宋体" w:eastAsia="新宋体"/>
              <w:color w:val="0000FF"/>
            </w:rPr>
          </w:rPrChange>
        </w:rPr>
        <w:t>publc</w:t>
      </w:r>
      <w:r>
        <w:rPr>
          <w:rFonts w:ascii="Times New Roman" w:hAnsi="Times New Roman" w:eastAsia="新宋体" w:cs="Times New Roman"/>
          <w:rPrChange w:id="6700" w:author="China" w:date="2017-06-06T20:51:00Z">
            <w:rPr>
              <w:rFonts w:ascii="新宋体" w:hAnsi="新宋体" w:eastAsia="新宋体"/>
            </w:rPr>
          </w:rPrChange>
        </w:rPr>
        <w:t xml:space="preserve"> </w:t>
      </w:r>
      <w:r>
        <w:rPr>
          <w:rFonts w:ascii="Times New Roman" w:hAnsi="Times New Roman" w:eastAsia="新宋体" w:cs="Times New Roman"/>
          <w:color w:val="2B91AF"/>
          <w:rPrChange w:id="6701" w:author="China" w:date="2017-06-06T20:51:00Z">
            <w:rPr>
              <w:rFonts w:ascii="新宋体" w:hAnsi="新宋体" w:eastAsia="新宋体"/>
              <w:color w:val="2B91AF"/>
            </w:rPr>
          </w:rPrChange>
        </w:rPr>
        <w:t>Btmp</w:t>
      </w:r>
      <w:r>
        <w:rPr>
          <w:rFonts w:ascii="Times New Roman" w:hAnsi="Times New Roman" w:eastAsia="新宋体" w:cs="Times New Roman"/>
          <w:rPrChange w:id="6702" w:author="China" w:date="2017-06-06T20:51:00Z">
            <w:rPr>
              <w:rFonts w:ascii="新宋体" w:hAnsi="新宋体" w:eastAsia="新宋体"/>
            </w:rPr>
          </w:rPrChange>
        </w:rPr>
        <w:t xml:space="preserve"> Cretemge()</w:t>
      </w:r>
    </w:p>
    <w:p>
      <w:pPr>
        <w:ind w:firstLine="480"/>
        <w:jc w:val="left"/>
        <w:rPr>
          <w:rFonts w:ascii="Times New Roman" w:hAnsi="Times New Roman" w:eastAsia="新宋体" w:cs="Times New Roman"/>
          <w:rPrChange w:id="6703" w:author="China" w:date="2017-06-06T20:51:00Z">
            <w:rPr>
              <w:rFonts w:ascii="新宋体" w:hAnsi="新宋体" w:eastAsia="新宋体"/>
            </w:rPr>
          </w:rPrChange>
        </w:rPr>
      </w:pPr>
      <w:r>
        <w:rPr>
          <w:rFonts w:ascii="Times New Roman" w:hAnsi="Times New Roman" w:eastAsia="新宋体" w:cs="Times New Roman"/>
          <w:rPrChange w:id="670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705" w:author="China" w:date="2017-06-06T20:51:00Z">
            <w:rPr>
              <w:rFonts w:ascii="新宋体" w:hAnsi="新宋体" w:eastAsia="新宋体"/>
            </w:rPr>
          </w:rPrChange>
        </w:rPr>
      </w:pPr>
      <w:r>
        <w:rPr>
          <w:rFonts w:ascii="Times New Roman" w:hAnsi="Times New Roman" w:eastAsia="新宋体" w:cs="Times New Roman"/>
          <w:rPrChange w:id="6706" w:author="China" w:date="2017-06-06T20:51:00Z">
            <w:rPr>
              <w:rFonts w:ascii="新宋体" w:hAnsi="新宋体" w:eastAsia="新宋体"/>
            </w:rPr>
          </w:rPrChange>
        </w:rPr>
        <w:t xml:space="preserve">                </w:t>
      </w:r>
      <w:r>
        <w:rPr>
          <w:rFonts w:ascii="Times New Roman" w:hAnsi="Times New Roman" w:eastAsia="新宋体" w:cs="Times New Roman"/>
          <w:rPrChange w:id="6707" w:author="China" w:date="2017-06-06T20:51:00Z">
            <w:rPr>
              <w:rFonts w:ascii="新宋体" w:hAnsi="新宋体" w:eastAsia="新宋体"/>
            </w:rPr>
          </w:rPrChange>
        </w:rPr>
        <w:t>ntlzeGrph(</w:t>
      </w:r>
      <w:r>
        <w:rPr>
          <w:rFonts w:ascii="Times New Roman" w:hAnsi="Times New Roman" w:eastAsia="新宋体" w:cs="Times New Roman"/>
          <w:rPrChange w:id="6708"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6709" w:author="China" w:date="2017-06-06T20:51:00Z">
            <w:rPr>
              <w:rFonts w:ascii="新宋体" w:hAnsi="新宋体" w:eastAsia="新宋体"/>
            </w:rPr>
          </w:rPrChange>
        </w:rPr>
      </w:pPr>
      <w:r>
        <w:rPr>
          <w:rFonts w:ascii="Times New Roman" w:hAnsi="Times New Roman" w:eastAsia="新宋体" w:cs="Times New Roman"/>
          <w:rPrChange w:id="6710" w:author="China" w:date="2017-06-06T20:51:00Z">
            <w:rPr>
              <w:rFonts w:ascii="新宋体" w:hAnsi="新宋体" w:eastAsia="新宋体"/>
            </w:rPr>
          </w:rPrChange>
        </w:rPr>
        <w:t xml:space="preserve">                </w:t>
      </w:r>
      <w:r>
        <w:rPr>
          <w:rFonts w:ascii="Times New Roman" w:hAnsi="Times New Roman" w:eastAsia="新宋体" w:cs="Times New Roman"/>
          <w:color w:val="0000FF"/>
          <w:rPrChange w:id="6711" w:author="China" w:date="2017-06-06T20:51:00Z">
            <w:rPr>
              <w:rFonts w:ascii="新宋体" w:hAnsi="新宋体" w:eastAsia="新宋体"/>
              <w:color w:val="0000FF"/>
            </w:rPr>
          </w:rPrChange>
        </w:rPr>
        <w:t>nt</w:t>
      </w:r>
      <w:r>
        <w:rPr>
          <w:rFonts w:ascii="Times New Roman" w:hAnsi="Times New Roman" w:eastAsia="新宋体" w:cs="Times New Roman"/>
          <w:rPrChange w:id="6712" w:author="China" w:date="2017-06-06T20:51:00Z">
            <w:rPr>
              <w:rFonts w:ascii="新宋体" w:hAnsi="新宋体" w:eastAsia="新宋体"/>
            </w:rPr>
          </w:rPrChange>
        </w:rPr>
        <w:t xml:space="preserve"> ntKesCount = Kes.Length;</w:t>
      </w:r>
    </w:p>
    <w:p>
      <w:pPr>
        <w:ind w:firstLine="480"/>
        <w:jc w:val="left"/>
        <w:rPr>
          <w:rFonts w:ascii="Times New Roman" w:hAnsi="Times New Roman" w:eastAsia="新宋体" w:cs="Times New Roman"/>
          <w:rPrChange w:id="6713" w:author="China" w:date="2017-06-06T20:51:00Z">
            <w:rPr>
              <w:rFonts w:ascii="新宋体" w:hAnsi="新宋体" w:eastAsia="新宋体"/>
            </w:rPr>
          </w:rPrChange>
        </w:rPr>
      </w:pPr>
      <w:r>
        <w:rPr>
          <w:rFonts w:ascii="Times New Roman" w:hAnsi="Times New Roman" w:eastAsia="新宋体" w:cs="Times New Roman"/>
          <w:rPrChange w:id="6714" w:author="China" w:date="2017-06-06T20:51:00Z">
            <w:rPr>
              <w:rFonts w:ascii="新宋体" w:hAnsi="新宋体" w:eastAsia="新宋体"/>
            </w:rPr>
          </w:rPrChange>
        </w:rPr>
        <w:t xml:space="preserve">                </w:t>
      </w:r>
      <w:r>
        <w:rPr>
          <w:rFonts w:ascii="Times New Roman" w:hAnsi="Times New Roman" w:eastAsia="新宋体" w:cs="Times New Roman"/>
          <w:color w:val="0000FF"/>
          <w:rPrChange w:id="6715" w:author="China" w:date="2017-06-06T20:51:00Z">
            <w:rPr>
              <w:rFonts w:ascii="新宋体" w:hAnsi="新宋体" w:eastAsia="新宋体"/>
              <w:color w:val="0000FF"/>
            </w:rPr>
          </w:rPrChange>
        </w:rPr>
        <w:t>nt</w:t>
      </w:r>
      <w:r>
        <w:rPr>
          <w:rFonts w:ascii="Times New Roman" w:hAnsi="Times New Roman" w:eastAsia="新宋体" w:cs="Times New Roman"/>
          <w:rPrChange w:id="6716" w:author="China" w:date="2017-06-06T20:51:00Z">
            <w:rPr>
              <w:rFonts w:ascii="新宋体" w:hAnsi="新宋体" w:eastAsia="新宋体"/>
            </w:rPr>
          </w:rPrChange>
        </w:rPr>
        <w:t xml:space="preserve"> ntVluesCount = Vlues.Length;</w:t>
      </w:r>
    </w:p>
    <w:p>
      <w:pPr>
        <w:ind w:firstLine="480"/>
        <w:jc w:val="left"/>
        <w:rPr>
          <w:rFonts w:ascii="Times New Roman" w:hAnsi="Times New Roman" w:eastAsia="新宋体" w:cs="Times New Roman"/>
          <w:rPrChange w:id="6717" w:author="China" w:date="2017-06-06T20:51:00Z">
            <w:rPr>
              <w:rFonts w:ascii="新宋体" w:hAnsi="新宋体" w:eastAsia="新宋体"/>
            </w:rPr>
          </w:rPrChange>
        </w:rPr>
      </w:pPr>
      <w:r>
        <w:rPr>
          <w:rFonts w:ascii="Times New Roman" w:hAnsi="Times New Roman" w:eastAsia="新宋体" w:cs="Times New Roman"/>
          <w:rPrChange w:id="6718" w:author="China" w:date="2017-06-06T20:51:00Z">
            <w:rPr>
              <w:rFonts w:ascii="新宋体" w:hAnsi="新宋体" w:eastAsia="新宋体"/>
            </w:rPr>
          </w:rPrChange>
        </w:rPr>
        <w:t xml:space="preserve">                </w:t>
      </w:r>
      <w:r>
        <w:rPr>
          <w:rFonts w:ascii="Times New Roman" w:hAnsi="Times New Roman" w:eastAsia="新宋体" w:cs="Times New Roman"/>
          <w:color w:val="0000FF"/>
          <w:rPrChange w:id="6719" w:author="China" w:date="2017-06-06T20:51:00Z">
            <w:rPr>
              <w:rFonts w:ascii="新宋体" w:hAnsi="新宋体" w:eastAsia="新宋体"/>
              <w:color w:val="0000FF"/>
            </w:rPr>
          </w:rPrChange>
        </w:rPr>
        <w:t>f</w:t>
      </w:r>
      <w:r>
        <w:rPr>
          <w:rFonts w:ascii="Times New Roman" w:hAnsi="Times New Roman" w:eastAsia="新宋体" w:cs="Times New Roman"/>
          <w:rPrChange w:id="6720" w:author="China" w:date="2017-06-06T20:51:00Z">
            <w:rPr>
              <w:rFonts w:ascii="新宋体" w:hAnsi="新宋体" w:eastAsia="新宋体"/>
            </w:rPr>
          </w:rPrChange>
        </w:rPr>
        <w:t xml:space="preserve"> (ntVluesCount % ntKesCount == 0)</w:t>
      </w:r>
    </w:p>
    <w:p>
      <w:pPr>
        <w:ind w:firstLine="480"/>
        <w:jc w:val="left"/>
        <w:rPr>
          <w:rFonts w:ascii="Times New Roman" w:hAnsi="Times New Roman" w:eastAsia="新宋体" w:cs="Times New Roman"/>
          <w:rPrChange w:id="6721" w:author="China" w:date="2017-06-06T20:51:00Z">
            <w:rPr>
              <w:rFonts w:ascii="新宋体" w:hAnsi="新宋体" w:eastAsia="新宋体"/>
            </w:rPr>
          </w:rPrChange>
        </w:rPr>
      </w:pPr>
      <w:r>
        <w:rPr>
          <w:rFonts w:ascii="Times New Roman" w:hAnsi="Times New Roman" w:eastAsia="新宋体" w:cs="Times New Roman"/>
          <w:rPrChange w:id="672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723" w:author="China" w:date="2017-06-06T20:51:00Z">
            <w:rPr>
              <w:rFonts w:ascii="新宋体" w:hAnsi="新宋体" w:eastAsia="新宋体"/>
            </w:rPr>
          </w:rPrChange>
        </w:rPr>
      </w:pPr>
      <w:r>
        <w:rPr>
          <w:rFonts w:ascii="Times New Roman" w:hAnsi="Times New Roman" w:eastAsia="新宋体" w:cs="Times New Roman"/>
          <w:rPrChange w:id="6724" w:author="China" w:date="2017-06-06T20:51:00Z">
            <w:rPr>
              <w:rFonts w:ascii="新宋体" w:hAnsi="新宋体" w:eastAsia="新宋体"/>
            </w:rPr>
          </w:rPrChange>
        </w:rPr>
        <w:t xml:space="preserve">                    </w:t>
      </w:r>
      <w:r>
        <w:rPr>
          <w:rFonts w:ascii="Times New Roman" w:hAnsi="Times New Roman" w:eastAsia="新宋体" w:cs="Times New Roman"/>
          <w:color w:val="0000FF"/>
          <w:rPrChange w:id="6725" w:author="China" w:date="2017-06-06T20:51:00Z">
            <w:rPr>
              <w:rFonts w:ascii="新宋体" w:hAnsi="新宋体" w:eastAsia="新宋体"/>
              <w:color w:val="0000FF"/>
            </w:rPr>
          </w:rPrChange>
        </w:rPr>
        <w:t>nt</w:t>
      </w:r>
      <w:r>
        <w:rPr>
          <w:rFonts w:ascii="Times New Roman" w:hAnsi="Times New Roman" w:eastAsia="新宋体" w:cs="Times New Roman"/>
          <w:rPrChange w:id="6726" w:author="China" w:date="2017-06-06T20:51:00Z">
            <w:rPr>
              <w:rFonts w:ascii="新宋体" w:hAnsi="新宋体" w:eastAsia="新宋体"/>
            </w:rPr>
          </w:rPrChange>
        </w:rPr>
        <w:t xml:space="preserve"> ntCurvesCount = ntVluesCount / ntKesCount;</w:t>
      </w:r>
    </w:p>
    <w:p>
      <w:pPr>
        <w:ind w:firstLine="480"/>
        <w:jc w:val="left"/>
        <w:rPr>
          <w:rFonts w:ascii="Times New Roman" w:hAnsi="Times New Roman" w:eastAsia="新宋体" w:cs="Times New Roman"/>
          <w:rPrChange w:id="6727" w:author="China" w:date="2017-06-06T20:51:00Z">
            <w:rPr>
              <w:rFonts w:ascii="新宋体" w:hAnsi="新宋体" w:eastAsia="新宋体"/>
            </w:rPr>
          </w:rPrChange>
        </w:rPr>
      </w:pPr>
      <w:r>
        <w:rPr>
          <w:rFonts w:ascii="Times New Roman" w:hAnsi="Times New Roman" w:eastAsia="新宋体" w:cs="Times New Roman"/>
          <w:rPrChange w:id="6728" w:author="China" w:date="2017-06-06T20:51:00Z">
            <w:rPr>
              <w:rFonts w:ascii="新宋体" w:hAnsi="新宋体" w:eastAsia="新宋体"/>
            </w:rPr>
          </w:rPrChange>
        </w:rPr>
        <w:t xml:space="preserve">                    </w:t>
      </w:r>
      <w:r>
        <w:rPr>
          <w:rFonts w:ascii="Times New Roman" w:hAnsi="Times New Roman" w:eastAsia="新宋体" w:cs="Times New Roman"/>
          <w:color w:val="0000FF"/>
          <w:rPrChange w:id="6729" w:author="China" w:date="2017-06-06T20:51:00Z">
            <w:rPr>
              <w:rFonts w:ascii="新宋体" w:hAnsi="新宋体" w:eastAsia="新宋体"/>
              <w:color w:val="0000FF"/>
            </w:rPr>
          </w:rPrChange>
        </w:rPr>
        <w:t>for</w:t>
      </w:r>
      <w:r>
        <w:rPr>
          <w:rFonts w:ascii="Times New Roman" w:hAnsi="Times New Roman" w:eastAsia="新宋体" w:cs="Times New Roman"/>
          <w:rPrChange w:id="6730" w:author="China" w:date="2017-06-06T20:51:00Z">
            <w:rPr>
              <w:rFonts w:ascii="新宋体" w:hAnsi="新宋体" w:eastAsia="新宋体"/>
            </w:rPr>
          </w:rPrChange>
        </w:rPr>
        <w:t xml:space="preserve"> (</w:t>
      </w:r>
      <w:r>
        <w:rPr>
          <w:rFonts w:ascii="Times New Roman" w:hAnsi="Times New Roman" w:eastAsia="新宋体" w:cs="Times New Roman"/>
          <w:color w:val="0000FF"/>
          <w:rPrChange w:id="6731" w:author="China" w:date="2017-06-06T20:51:00Z">
            <w:rPr>
              <w:rFonts w:ascii="新宋体" w:hAnsi="新宋体" w:eastAsia="新宋体"/>
              <w:color w:val="0000FF"/>
            </w:rPr>
          </w:rPrChange>
        </w:rPr>
        <w:t>nt</w:t>
      </w:r>
      <w:r>
        <w:rPr>
          <w:rFonts w:ascii="Times New Roman" w:hAnsi="Times New Roman" w:eastAsia="新宋体" w:cs="Times New Roman"/>
          <w:rPrChange w:id="6732" w:author="China" w:date="2017-06-06T20:51:00Z">
            <w:rPr>
              <w:rFonts w:ascii="新宋体" w:hAnsi="新宋体" w:eastAsia="新宋体"/>
            </w:rPr>
          </w:rPrChange>
        </w:rPr>
        <w:t xml:space="preserve">  = 0;  &lt; ntCurvesCount; ++)</w:t>
      </w:r>
    </w:p>
    <w:p>
      <w:pPr>
        <w:ind w:firstLine="480"/>
        <w:jc w:val="left"/>
        <w:rPr>
          <w:rFonts w:ascii="Times New Roman" w:hAnsi="Times New Roman" w:eastAsia="新宋体" w:cs="Times New Roman"/>
          <w:rPrChange w:id="6733" w:author="China" w:date="2017-06-06T20:51:00Z">
            <w:rPr>
              <w:rFonts w:ascii="新宋体" w:hAnsi="新宋体" w:eastAsia="新宋体"/>
            </w:rPr>
          </w:rPrChange>
        </w:rPr>
      </w:pPr>
      <w:r>
        <w:rPr>
          <w:rFonts w:ascii="Times New Roman" w:hAnsi="Times New Roman" w:eastAsia="新宋体" w:cs="Times New Roman"/>
          <w:rPrChange w:id="673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735" w:author="China" w:date="2017-06-06T20:51:00Z">
            <w:rPr>
              <w:rFonts w:ascii="新宋体" w:hAnsi="新宋体" w:eastAsia="新宋体"/>
            </w:rPr>
          </w:rPrChange>
        </w:rPr>
      </w:pPr>
      <w:r>
        <w:rPr>
          <w:rFonts w:ascii="Times New Roman" w:hAnsi="Times New Roman" w:eastAsia="新宋体" w:cs="Times New Roman"/>
          <w:rPrChange w:id="6736" w:author="China" w:date="2017-06-06T20:51:00Z">
            <w:rPr>
              <w:rFonts w:ascii="新宋体" w:hAnsi="新宋体" w:eastAsia="新宋体"/>
            </w:rPr>
          </w:rPrChange>
        </w:rPr>
        <w:t xml:space="preserve">                        </w:t>
      </w:r>
      <w:r>
        <w:rPr>
          <w:rFonts w:ascii="Times New Roman" w:hAnsi="Times New Roman" w:eastAsia="新宋体" w:cs="Times New Roman"/>
          <w:color w:val="0000FF"/>
          <w:rPrChange w:id="6737" w:author="China" w:date="2017-06-06T20:51:00Z">
            <w:rPr>
              <w:rFonts w:ascii="新宋体" w:hAnsi="新宋体" w:eastAsia="新宋体"/>
              <w:color w:val="0000FF"/>
            </w:rPr>
          </w:rPrChange>
        </w:rPr>
        <w:t>flot</w:t>
      </w:r>
      <w:r>
        <w:rPr>
          <w:rFonts w:ascii="Times New Roman" w:hAnsi="Times New Roman" w:eastAsia="新宋体" w:cs="Times New Roman"/>
          <w:rPrChange w:id="6738" w:author="China" w:date="2017-06-06T20:51:00Z">
            <w:rPr>
              <w:rFonts w:ascii="新宋体" w:hAnsi="新宋体" w:eastAsia="新宋体"/>
            </w:rPr>
          </w:rPrChange>
        </w:rPr>
        <w:t>[</w:t>
      </w:r>
      <w:r>
        <w:rPr>
          <w:rFonts w:ascii="Times New Roman" w:hAnsi="Times New Roman" w:eastAsia="新宋体" w:cs="Times New Roman"/>
          <w:rPrChange w:id="6739" w:author="China" w:date="2017-06-06T20:51:00Z">
            <w:rPr>
              <w:rFonts w:ascii="新宋体" w:hAnsi="新宋体" w:eastAsia="新宋体"/>
            </w:rPr>
          </w:rPrChange>
        </w:rPr>
        <w:t xml:space="preserve">] fltCurrentVlues = </w:t>
      </w:r>
      <w:r>
        <w:rPr>
          <w:rFonts w:ascii="Times New Roman" w:hAnsi="Times New Roman" w:eastAsia="新宋体" w:cs="Times New Roman"/>
          <w:color w:val="0000FF"/>
          <w:rPrChange w:id="6740" w:author="China" w:date="2017-06-06T20:51:00Z">
            <w:rPr>
              <w:rFonts w:ascii="新宋体" w:hAnsi="新宋体" w:eastAsia="新宋体"/>
              <w:color w:val="0000FF"/>
            </w:rPr>
          </w:rPrChange>
        </w:rPr>
        <w:t>new</w:t>
      </w:r>
      <w:r>
        <w:rPr>
          <w:rFonts w:ascii="Times New Roman" w:hAnsi="Times New Roman" w:eastAsia="新宋体" w:cs="Times New Roman"/>
          <w:rPrChange w:id="6741" w:author="China" w:date="2017-06-06T20:51:00Z">
            <w:rPr>
              <w:rFonts w:ascii="新宋体" w:hAnsi="新宋体" w:eastAsia="新宋体"/>
            </w:rPr>
          </w:rPrChange>
        </w:rPr>
        <w:t xml:space="preserve"> </w:t>
      </w:r>
      <w:r>
        <w:rPr>
          <w:rFonts w:ascii="Times New Roman" w:hAnsi="Times New Roman" w:eastAsia="新宋体" w:cs="Times New Roman"/>
          <w:color w:val="0000FF"/>
          <w:rPrChange w:id="6742" w:author="China" w:date="2017-06-06T20:51:00Z">
            <w:rPr>
              <w:rFonts w:ascii="新宋体" w:hAnsi="新宋体" w:eastAsia="新宋体"/>
              <w:color w:val="0000FF"/>
            </w:rPr>
          </w:rPrChange>
        </w:rPr>
        <w:t>flot</w:t>
      </w:r>
      <w:r>
        <w:rPr>
          <w:rFonts w:ascii="Times New Roman" w:hAnsi="Times New Roman" w:eastAsia="新宋体" w:cs="Times New Roman"/>
          <w:rPrChange w:id="6743" w:author="China" w:date="2017-06-06T20:51:00Z">
            <w:rPr>
              <w:rFonts w:ascii="新宋体" w:hAnsi="新宋体" w:eastAsia="新宋体"/>
            </w:rPr>
          </w:rPrChange>
        </w:rPr>
        <w:t>[ntKesCount];</w:t>
      </w:r>
    </w:p>
    <w:p>
      <w:pPr>
        <w:ind w:firstLine="480"/>
        <w:jc w:val="left"/>
        <w:rPr>
          <w:rFonts w:ascii="Times New Roman" w:hAnsi="Times New Roman" w:eastAsia="新宋体" w:cs="Times New Roman"/>
          <w:rPrChange w:id="6744" w:author="China" w:date="2017-06-06T20:51:00Z">
            <w:rPr>
              <w:rFonts w:ascii="新宋体" w:hAnsi="新宋体" w:eastAsia="新宋体"/>
            </w:rPr>
          </w:rPrChange>
        </w:rPr>
      </w:pPr>
      <w:r>
        <w:rPr>
          <w:rFonts w:ascii="Times New Roman" w:hAnsi="Times New Roman" w:eastAsia="新宋体" w:cs="Times New Roman"/>
          <w:rPrChange w:id="6745" w:author="China" w:date="2017-06-06T20:51:00Z">
            <w:rPr>
              <w:rFonts w:ascii="新宋体" w:hAnsi="新宋体" w:eastAsia="新宋体"/>
            </w:rPr>
          </w:rPrChange>
        </w:rPr>
        <w:t xml:space="preserve">                        </w:t>
      </w:r>
      <w:r>
        <w:rPr>
          <w:rFonts w:ascii="Times New Roman" w:hAnsi="Times New Roman" w:eastAsia="新宋体" w:cs="Times New Roman"/>
          <w:color w:val="0000FF"/>
          <w:rPrChange w:id="6746" w:author="China" w:date="2017-06-06T20:51:00Z">
            <w:rPr>
              <w:rFonts w:ascii="新宋体" w:hAnsi="新宋体" w:eastAsia="新宋体"/>
              <w:color w:val="0000FF"/>
            </w:rPr>
          </w:rPrChange>
        </w:rPr>
        <w:t>for</w:t>
      </w:r>
      <w:r>
        <w:rPr>
          <w:rFonts w:ascii="Times New Roman" w:hAnsi="Times New Roman" w:eastAsia="新宋体" w:cs="Times New Roman"/>
          <w:rPrChange w:id="6747" w:author="China" w:date="2017-06-06T20:51:00Z">
            <w:rPr>
              <w:rFonts w:ascii="新宋体" w:hAnsi="新宋体" w:eastAsia="新宋体"/>
            </w:rPr>
          </w:rPrChange>
        </w:rPr>
        <w:t xml:space="preserve"> (</w:t>
      </w:r>
      <w:r>
        <w:rPr>
          <w:rFonts w:ascii="Times New Roman" w:hAnsi="Times New Roman" w:eastAsia="新宋体" w:cs="Times New Roman"/>
          <w:color w:val="0000FF"/>
          <w:rPrChange w:id="6748" w:author="China" w:date="2017-06-06T20:51:00Z">
            <w:rPr>
              <w:rFonts w:ascii="新宋体" w:hAnsi="新宋体" w:eastAsia="新宋体"/>
              <w:color w:val="0000FF"/>
            </w:rPr>
          </w:rPrChange>
        </w:rPr>
        <w:t>nt</w:t>
      </w:r>
      <w:r>
        <w:rPr>
          <w:rFonts w:ascii="Times New Roman" w:hAnsi="Times New Roman" w:eastAsia="新宋体" w:cs="Times New Roman"/>
          <w:rPrChange w:id="6749" w:author="China" w:date="2017-06-06T20:51:00Z">
            <w:rPr>
              <w:rFonts w:ascii="新宋体" w:hAnsi="新宋体" w:eastAsia="新宋体"/>
            </w:rPr>
          </w:rPrChange>
        </w:rPr>
        <w:t xml:space="preserve"> j = 0; j &lt; ntKesCount; j++)</w:t>
      </w:r>
    </w:p>
    <w:p>
      <w:pPr>
        <w:ind w:firstLine="480"/>
        <w:jc w:val="left"/>
        <w:rPr>
          <w:rFonts w:ascii="Times New Roman" w:hAnsi="Times New Roman" w:eastAsia="新宋体" w:cs="Times New Roman"/>
          <w:rPrChange w:id="6750" w:author="China" w:date="2017-06-06T20:51:00Z">
            <w:rPr>
              <w:rFonts w:ascii="新宋体" w:hAnsi="新宋体" w:eastAsia="新宋体"/>
            </w:rPr>
          </w:rPrChange>
        </w:rPr>
      </w:pPr>
      <w:r>
        <w:rPr>
          <w:rFonts w:ascii="Times New Roman" w:hAnsi="Times New Roman" w:eastAsia="新宋体" w:cs="Times New Roman"/>
          <w:rPrChange w:id="675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752" w:author="China" w:date="2017-06-06T20:51:00Z">
            <w:rPr>
              <w:rFonts w:ascii="新宋体" w:hAnsi="新宋体" w:eastAsia="新宋体"/>
            </w:rPr>
          </w:rPrChange>
        </w:rPr>
      </w:pPr>
      <w:r>
        <w:rPr>
          <w:rFonts w:ascii="Times New Roman" w:hAnsi="Times New Roman" w:eastAsia="新宋体" w:cs="Times New Roman"/>
          <w:rPrChange w:id="6753" w:author="China" w:date="2017-06-06T20:51:00Z">
            <w:rPr>
              <w:rFonts w:ascii="新宋体" w:hAnsi="新宋体" w:eastAsia="新宋体"/>
            </w:rPr>
          </w:rPrChange>
        </w:rPr>
        <w:t xml:space="preserve">                     </w:t>
      </w:r>
      <w:r>
        <w:rPr>
          <w:rFonts w:ascii="Times New Roman" w:hAnsi="Times New Roman" w:eastAsia="新宋体" w:cs="Times New Roman"/>
          <w:rPrChange w:id="6754" w:author="China" w:date="2017-06-06T20:51:00Z">
            <w:rPr>
              <w:rFonts w:ascii="新宋体" w:hAnsi="新宋体" w:eastAsia="新宋体"/>
            </w:rPr>
          </w:rPrChange>
        </w:rPr>
        <w:t xml:space="preserve">       </w:t>
      </w:r>
      <w:r>
        <w:rPr>
          <w:rFonts w:ascii="Times New Roman" w:hAnsi="Times New Roman" w:eastAsia="新宋体" w:cs="Times New Roman"/>
          <w:rPrChange w:id="6755" w:author="China" w:date="2017-06-06T20:51:00Z">
            <w:rPr>
              <w:rFonts w:ascii="新宋体" w:hAnsi="新宋体" w:eastAsia="新宋体"/>
            </w:rPr>
          </w:rPrChange>
        </w:rPr>
        <w:t>fltCurrentVlues[</w:t>
      </w:r>
      <w:r>
        <w:rPr>
          <w:rFonts w:ascii="Times New Roman" w:hAnsi="Times New Roman" w:eastAsia="新宋体" w:cs="Times New Roman"/>
          <w:rPrChange w:id="6756" w:author="China" w:date="2017-06-06T20:51:00Z">
            <w:rPr>
              <w:rFonts w:ascii="新宋体" w:hAnsi="新宋体" w:eastAsia="新宋体"/>
            </w:rPr>
          </w:rPrChange>
        </w:rPr>
        <w:t>j] = Vlues[ * ntKesCount + j];</w:t>
      </w:r>
    </w:p>
    <w:p>
      <w:pPr>
        <w:ind w:firstLine="480"/>
        <w:jc w:val="left"/>
        <w:rPr>
          <w:rFonts w:ascii="Times New Roman" w:hAnsi="Times New Roman" w:eastAsia="新宋体" w:cs="Times New Roman"/>
          <w:rPrChange w:id="6757" w:author="China" w:date="2017-06-06T20:51:00Z">
            <w:rPr>
              <w:rFonts w:ascii="新宋体" w:hAnsi="新宋体" w:eastAsia="新宋体"/>
            </w:rPr>
          </w:rPrChange>
        </w:rPr>
      </w:pPr>
      <w:r>
        <w:rPr>
          <w:rFonts w:ascii="Times New Roman" w:hAnsi="Times New Roman" w:eastAsia="新宋体" w:cs="Times New Roman"/>
          <w:rPrChange w:id="675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759" w:author="China" w:date="2017-06-06T20:51:00Z">
            <w:rPr>
              <w:rFonts w:ascii="新宋体" w:hAnsi="新宋体" w:eastAsia="新宋体"/>
            </w:rPr>
          </w:rPrChange>
        </w:rPr>
      </w:pPr>
      <w:r>
        <w:rPr>
          <w:rFonts w:ascii="Times New Roman" w:hAnsi="Times New Roman" w:eastAsia="新宋体" w:cs="Times New Roman"/>
          <w:rPrChange w:id="6760" w:author="China" w:date="2017-06-06T20:51:00Z">
            <w:rPr>
              <w:rFonts w:ascii="新宋体" w:hAnsi="新宋体" w:eastAsia="新宋体"/>
            </w:rPr>
          </w:rPrChange>
        </w:rPr>
        <w:t xml:space="preserve">                        DrwContent(</w:t>
      </w:r>
      <w:r>
        <w:rPr>
          <w:rFonts w:ascii="Times New Roman" w:hAnsi="Times New Roman" w:eastAsia="新宋体" w:cs="Times New Roman"/>
          <w:color w:val="0000FF"/>
          <w:rPrChange w:id="6761" w:author="China" w:date="2017-06-06T20:51:00Z">
            <w:rPr>
              <w:rFonts w:ascii="新宋体" w:hAnsi="新宋体" w:eastAsia="新宋体"/>
              <w:color w:val="0000FF"/>
            </w:rPr>
          </w:rPrChange>
        </w:rPr>
        <w:t>ref</w:t>
      </w:r>
      <w:r>
        <w:rPr>
          <w:rFonts w:ascii="Times New Roman" w:hAnsi="Times New Roman" w:eastAsia="新宋体" w:cs="Times New Roman"/>
          <w:rPrChange w:id="6762" w:author="China" w:date="2017-06-06T20:51:00Z">
            <w:rPr>
              <w:rFonts w:ascii="新宋体" w:hAnsi="新宋体" w:eastAsia="新宋体"/>
            </w:rPr>
          </w:rPrChange>
        </w:rPr>
        <w:t xml:space="preserve"> objGrphcs</w:t>
      </w:r>
      <w:r>
        <w:rPr>
          <w:rFonts w:hint="eastAsia" w:ascii="Times New Roman" w:hAnsi="Times New Roman" w:eastAsia="新宋体" w:cs="Times New Roman"/>
          <w:rPrChange w:id="6763" w:author="China" w:date="2017-06-06T20:51:00Z">
            <w:rPr>
              <w:rFonts w:hint="eastAsia" w:ascii="新宋体" w:hAnsi="新宋体" w:eastAsia="新宋体"/>
            </w:rPr>
          </w:rPrChange>
        </w:rPr>
        <w:t>，</w:t>
      </w:r>
      <w:r>
        <w:rPr>
          <w:rFonts w:ascii="Times New Roman" w:hAnsi="Times New Roman" w:eastAsia="新宋体" w:cs="Times New Roman"/>
          <w:rPrChange w:id="6764" w:author="China" w:date="2017-06-06T20:51:00Z">
            <w:rPr>
              <w:rFonts w:ascii="新宋体" w:hAnsi="新宋体" w:eastAsia="新宋体"/>
            </w:rPr>
          </w:rPrChange>
        </w:rPr>
        <w:t xml:space="preserve"> fltCurrentVlues</w:t>
      </w:r>
      <w:r>
        <w:rPr>
          <w:rFonts w:hint="eastAsia" w:ascii="Times New Roman" w:hAnsi="Times New Roman" w:eastAsia="新宋体" w:cs="Times New Roman"/>
          <w:rPrChange w:id="6765" w:author="China" w:date="2017-06-06T20:51:00Z">
            <w:rPr>
              <w:rFonts w:hint="eastAsia" w:ascii="新宋体" w:hAnsi="新宋体" w:eastAsia="新宋体"/>
            </w:rPr>
          </w:rPrChange>
        </w:rPr>
        <w:t>，</w:t>
      </w:r>
      <w:r>
        <w:rPr>
          <w:rFonts w:ascii="Times New Roman" w:hAnsi="Times New Roman" w:eastAsia="新宋体" w:cs="Times New Roman"/>
          <w:rPrChange w:id="6766" w:author="China" w:date="2017-06-06T20:51:00Z">
            <w:rPr>
              <w:rFonts w:ascii="新宋体" w:hAnsi="新宋体" w:eastAsia="新宋体"/>
            </w:rPr>
          </w:rPrChange>
        </w:rPr>
        <w:t xml:space="preserve"> clrsCurveColors[]);</w:t>
      </w:r>
    </w:p>
    <w:p>
      <w:pPr>
        <w:ind w:firstLine="480"/>
        <w:jc w:val="left"/>
        <w:rPr>
          <w:rFonts w:ascii="Times New Roman" w:hAnsi="Times New Roman" w:eastAsia="新宋体" w:cs="Times New Roman"/>
          <w:rPrChange w:id="6767" w:author="China" w:date="2017-06-06T20:51:00Z">
            <w:rPr>
              <w:rFonts w:ascii="新宋体" w:hAnsi="新宋体" w:eastAsia="新宋体"/>
            </w:rPr>
          </w:rPrChange>
        </w:rPr>
      </w:pPr>
      <w:r>
        <w:rPr>
          <w:rFonts w:ascii="Times New Roman" w:hAnsi="Times New Roman" w:eastAsia="新宋体" w:cs="Times New Roman"/>
          <w:rPrChange w:id="676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769" w:author="China" w:date="2017-06-06T20:51:00Z">
            <w:rPr>
              <w:rFonts w:ascii="新宋体" w:hAnsi="新宋体" w:eastAsia="新宋体"/>
            </w:rPr>
          </w:rPrChange>
        </w:rPr>
      </w:pPr>
      <w:r>
        <w:rPr>
          <w:rFonts w:ascii="Times New Roman" w:hAnsi="Times New Roman" w:eastAsia="新宋体" w:cs="Times New Roman"/>
          <w:rPrChange w:id="677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771" w:author="China" w:date="2017-06-06T20:51:00Z">
            <w:rPr>
              <w:rFonts w:ascii="新宋体" w:hAnsi="新宋体" w:eastAsia="新宋体"/>
            </w:rPr>
          </w:rPrChange>
        </w:rPr>
      </w:pPr>
      <w:r>
        <w:rPr>
          <w:rFonts w:ascii="Times New Roman" w:hAnsi="Times New Roman" w:eastAsia="新宋体" w:cs="Times New Roman"/>
          <w:rPrChange w:id="6772" w:author="China" w:date="2017-06-06T20:51:00Z">
            <w:rPr>
              <w:rFonts w:ascii="新宋体" w:hAnsi="新宋体" w:eastAsia="新宋体"/>
            </w:rPr>
          </w:rPrChange>
        </w:rPr>
        <w:t xml:space="preserve">                </w:t>
      </w:r>
      <w:r>
        <w:rPr>
          <w:rFonts w:ascii="Times New Roman" w:hAnsi="Times New Roman" w:eastAsia="新宋体" w:cs="Times New Roman"/>
          <w:color w:val="0000FF"/>
          <w:rPrChange w:id="6773" w:author="China" w:date="2017-06-06T20:51:00Z">
            <w:rPr>
              <w:rFonts w:ascii="新宋体" w:hAnsi="新宋体" w:eastAsia="新宋体"/>
              <w:color w:val="0000FF"/>
            </w:rPr>
          </w:rPrChange>
        </w:rPr>
        <w:t>else</w:t>
      </w:r>
    </w:p>
    <w:p>
      <w:pPr>
        <w:ind w:firstLine="480"/>
        <w:jc w:val="left"/>
        <w:rPr>
          <w:rFonts w:ascii="Times New Roman" w:hAnsi="Times New Roman" w:eastAsia="新宋体" w:cs="Times New Roman"/>
          <w:rPrChange w:id="6774" w:author="China" w:date="2017-06-06T20:51:00Z">
            <w:rPr>
              <w:rFonts w:ascii="新宋体" w:hAnsi="新宋体" w:eastAsia="新宋体"/>
            </w:rPr>
          </w:rPrChange>
        </w:rPr>
      </w:pPr>
      <w:r>
        <w:rPr>
          <w:rFonts w:ascii="Times New Roman" w:hAnsi="Times New Roman" w:eastAsia="新宋体" w:cs="Times New Roman"/>
          <w:rPrChange w:id="677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776" w:author="China" w:date="2017-06-06T20:51:00Z">
            <w:rPr>
              <w:rFonts w:ascii="新宋体" w:hAnsi="新宋体" w:eastAsia="新宋体"/>
            </w:rPr>
          </w:rPrChange>
        </w:rPr>
      </w:pPr>
      <w:r>
        <w:rPr>
          <w:rFonts w:ascii="Times New Roman" w:hAnsi="Times New Roman" w:eastAsia="新宋体" w:cs="Times New Roman"/>
          <w:rPrChange w:id="6777" w:author="China" w:date="2017-06-06T20:51:00Z">
            <w:rPr>
              <w:rFonts w:ascii="新宋体" w:hAnsi="新宋体" w:eastAsia="新宋体"/>
            </w:rPr>
          </w:rPrChange>
        </w:rPr>
        <w:t xml:space="preserve">          </w:t>
      </w:r>
      <w:r>
        <w:rPr>
          <w:rFonts w:ascii="Times New Roman" w:hAnsi="Times New Roman" w:eastAsia="新宋体" w:cs="Times New Roman"/>
          <w:rPrChange w:id="6778" w:author="China" w:date="2017-06-06T20:51:00Z">
            <w:rPr>
              <w:rFonts w:ascii="新宋体" w:hAnsi="新宋体" w:eastAsia="新宋体"/>
            </w:rPr>
          </w:rPrChange>
        </w:rPr>
        <w:t xml:space="preserve">          objGrphcs.DrwStrng(</w:t>
      </w:r>
      <w:r>
        <w:rPr>
          <w:rFonts w:ascii="Times New Roman" w:hAnsi="Times New Roman" w:eastAsia="新宋体" w:cs="Times New Roman"/>
          <w:color w:val="A31515"/>
          <w:rPrChange w:id="6779"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6780" w:author="China" w:date="2017-06-06T20:51:00Z">
            <w:rPr>
              <w:rFonts w:hint="eastAsia" w:ascii="新宋体" w:hAnsi="新宋体" w:eastAsia="新宋体"/>
              <w:color w:val="A31515"/>
            </w:rPr>
          </w:rPrChange>
        </w:rPr>
        <w:t>发生错误</w:t>
      </w:r>
      <w:r>
        <w:rPr>
          <w:rFonts w:ascii="Times New Roman" w:hAnsi="Times New Roman" w:eastAsia="新宋体" w:cs="Times New Roman"/>
          <w:color w:val="A31515"/>
          <w:rPrChange w:id="6781" w:author="China" w:date="2017-06-06T20:51:00Z">
            <w:rPr>
              <w:rFonts w:ascii="新宋体" w:hAnsi="新宋体" w:eastAsia="新宋体"/>
              <w:color w:val="A31515"/>
            </w:rPr>
          </w:rPrChange>
        </w:rPr>
        <w:t>Vlues</w:t>
      </w:r>
      <w:r>
        <w:rPr>
          <w:rFonts w:hint="eastAsia" w:ascii="Times New Roman" w:hAnsi="Times New Roman" w:eastAsia="新宋体" w:cs="Times New Roman"/>
          <w:color w:val="A31515"/>
          <w:rPrChange w:id="6782" w:author="China" w:date="2017-06-06T20:51:00Z">
            <w:rPr>
              <w:rFonts w:hint="eastAsia" w:ascii="新宋体" w:hAnsi="新宋体" w:eastAsia="新宋体"/>
              <w:color w:val="A31515"/>
            </w:rPr>
          </w:rPrChange>
        </w:rPr>
        <w:t>的长度必须是</w:t>
      </w:r>
      <w:r>
        <w:rPr>
          <w:rFonts w:ascii="Times New Roman" w:hAnsi="Times New Roman" w:eastAsia="新宋体" w:cs="Times New Roman"/>
          <w:color w:val="A31515"/>
          <w:rPrChange w:id="6783" w:author="China" w:date="2017-06-06T20:51:00Z">
            <w:rPr>
              <w:rFonts w:ascii="新宋体" w:hAnsi="新宋体" w:eastAsia="新宋体"/>
              <w:color w:val="A31515"/>
            </w:rPr>
          </w:rPrChange>
        </w:rPr>
        <w:t>Kes</w:t>
      </w:r>
      <w:r>
        <w:rPr>
          <w:rFonts w:hint="eastAsia" w:ascii="Times New Roman" w:hAnsi="Times New Roman" w:eastAsia="新宋体" w:cs="Times New Roman"/>
          <w:color w:val="A31515"/>
          <w:rPrChange w:id="6784" w:author="China" w:date="2017-06-06T20:51:00Z">
            <w:rPr>
              <w:rFonts w:hint="eastAsia" w:ascii="新宋体" w:hAnsi="新宋体" w:eastAsia="新宋体"/>
              <w:color w:val="A31515"/>
            </w:rPr>
          </w:rPrChange>
        </w:rPr>
        <w:t>的整数</w:t>
      </w:r>
      <w:r>
        <w:rPr>
          <w:rFonts w:hint="eastAsia" w:ascii="Times New Roman" w:hAnsi="Times New Roman" w:eastAsia="新宋体" w:cs="Times New Roman"/>
          <w:color w:val="A31515"/>
          <w:rPrChange w:id="6785" w:author="China" w:date="2017-06-06T20:51:00Z">
            <w:rPr>
              <w:rFonts w:hint="eastAsia" w:ascii="新宋体" w:hAnsi="新宋体" w:eastAsia="新宋体"/>
              <w:color w:val="A31515"/>
            </w:rPr>
          </w:rPrChange>
        </w:rPr>
        <w:t>倍</w:t>
      </w:r>
      <w:r>
        <w:rPr>
          <w:rFonts w:ascii="Times New Roman" w:hAnsi="Times New Roman" w:eastAsia="新宋体" w:cs="Times New Roman"/>
          <w:color w:val="A31515"/>
          <w:rPrChange w:id="6786" w:author="China" w:date="2017-06-06T20:51:00Z">
            <w:rPr>
              <w:rFonts w:ascii="新宋体" w:hAnsi="新宋体" w:eastAsia="新宋体"/>
              <w:color w:val="A31515"/>
            </w:rPr>
          </w:rPrChange>
        </w:rPr>
        <w:t>"</w:t>
      </w:r>
      <w:r>
        <w:rPr>
          <w:rFonts w:hint="eastAsia" w:ascii="Times New Roman" w:hAnsi="Times New Roman" w:eastAsia="新宋体" w:cs="Times New Roman"/>
          <w:rPrChange w:id="6787" w:author="China" w:date="2017-06-06T20:51:00Z">
            <w:rPr>
              <w:rFonts w:hint="eastAsia" w:ascii="新宋体" w:hAnsi="新宋体" w:eastAsia="新宋体"/>
            </w:rPr>
          </w:rPrChange>
        </w:rPr>
        <w:t>，</w:t>
      </w:r>
      <w:r>
        <w:rPr>
          <w:rFonts w:ascii="Times New Roman" w:hAnsi="Times New Roman" w:eastAsia="新宋体" w:cs="Times New Roman"/>
          <w:rPrChange w:id="6788" w:author="China" w:date="2017-06-06T20:51:00Z">
            <w:rPr>
              <w:rFonts w:ascii="新宋体" w:hAnsi="新宋体" w:eastAsia="新宋体"/>
            </w:rPr>
          </w:rPrChange>
        </w:rPr>
        <w:t xml:space="preserve"> </w:t>
      </w:r>
      <w:r>
        <w:rPr>
          <w:rFonts w:ascii="Times New Roman" w:hAnsi="Times New Roman" w:eastAsia="新宋体" w:cs="Times New Roman"/>
          <w:color w:val="0000FF"/>
          <w:rPrChange w:id="6789" w:author="China" w:date="2017-06-06T20:51:00Z">
            <w:rPr>
              <w:rFonts w:ascii="新宋体" w:hAnsi="新宋体" w:eastAsia="新宋体"/>
              <w:color w:val="0000FF"/>
            </w:rPr>
          </w:rPrChange>
        </w:rPr>
        <w:t>new</w:t>
      </w:r>
      <w:r>
        <w:rPr>
          <w:rFonts w:ascii="Times New Roman" w:hAnsi="Times New Roman" w:eastAsia="新宋体" w:cs="Times New Roman"/>
          <w:rPrChange w:id="6790" w:author="China" w:date="2017-06-06T20:51:00Z">
            <w:rPr>
              <w:rFonts w:ascii="新宋体" w:hAnsi="新宋体" w:eastAsia="新宋体"/>
            </w:rPr>
          </w:rPrChange>
        </w:rPr>
        <w:t xml:space="preserve"> </w:t>
      </w:r>
      <w:r>
        <w:rPr>
          <w:rFonts w:ascii="Times New Roman" w:hAnsi="Times New Roman" w:eastAsia="新宋体" w:cs="Times New Roman"/>
          <w:color w:val="2B91AF"/>
          <w:rPrChange w:id="6791" w:author="China" w:date="2017-06-06T20:51:00Z">
            <w:rPr>
              <w:rFonts w:ascii="新宋体" w:hAnsi="新宋体" w:eastAsia="新宋体"/>
              <w:color w:val="2B91AF"/>
            </w:rPr>
          </w:rPrChange>
        </w:rPr>
        <w:t>Font</w:t>
      </w:r>
      <w:r>
        <w:rPr>
          <w:rFonts w:ascii="Times New Roman" w:hAnsi="Times New Roman" w:eastAsia="新宋体" w:cs="Times New Roman"/>
          <w:rPrChange w:id="6792" w:author="China" w:date="2017-06-06T20:51:00Z">
            <w:rPr>
              <w:rFonts w:ascii="新宋体" w:hAnsi="新宋体" w:eastAsia="新宋体"/>
            </w:rPr>
          </w:rPrChange>
        </w:rPr>
        <w:t>(</w:t>
      </w:r>
      <w:r>
        <w:rPr>
          <w:rFonts w:ascii="Times New Roman" w:hAnsi="Times New Roman" w:eastAsia="新宋体" w:cs="Times New Roman"/>
          <w:color w:val="A31515"/>
          <w:rPrChange w:id="6793"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6794" w:author="China" w:date="2017-06-06T20:51:00Z">
            <w:rPr>
              <w:rFonts w:hint="eastAsia" w:ascii="新宋体" w:hAnsi="新宋体" w:eastAsia="新宋体"/>
              <w:color w:val="A31515"/>
            </w:rPr>
          </w:rPrChange>
        </w:rPr>
        <w:t>宋体</w:t>
      </w:r>
      <w:r>
        <w:rPr>
          <w:rFonts w:ascii="Times New Roman" w:hAnsi="Times New Roman" w:eastAsia="新宋体" w:cs="Times New Roman"/>
          <w:color w:val="A31515"/>
          <w:rPrChange w:id="6795" w:author="China" w:date="2017-06-06T20:51:00Z">
            <w:rPr>
              <w:rFonts w:ascii="新宋体" w:hAnsi="新宋体" w:eastAsia="新宋体"/>
              <w:color w:val="A31515"/>
            </w:rPr>
          </w:rPrChange>
        </w:rPr>
        <w:t>"</w:t>
      </w:r>
      <w:r>
        <w:rPr>
          <w:rFonts w:hint="eastAsia" w:ascii="Times New Roman" w:hAnsi="Times New Roman" w:eastAsia="新宋体" w:cs="Times New Roman"/>
          <w:rPrChange w:id="6796" w:author="China" w:date="2017-06-06T20:51:00Z">
            <w:rPr>
              <w:rFonts w:hint="eastAsia" w:ascii="新宋体" w:hAnsi="新宋体" w:eastAsia="新宋体"/>
            </w:rPr>
          </w:rPrChange>
        </w:rPr>
        <w:t>，</w:t>
      </w:r>
      <w:r>
        <w:rPr>
          <w:rFonts w:ascii="Times New Roman" w:hAnsi="Times New Roman" w:eastAsia="新宋体" w:cs="Times New Roman"/>
          <w:rPrChange w:id="6797" w:author="China" w:date="2017-06-06T20:51:00Z">
            <w:rPr>
              <w:rFonts w:ascii="新宋体" w:hAnsi="新宋体" w:eastAsia="新宋体"/>
            </w:rPr>
          </w:rPrChange>
        </w:rPr>
        <w:t xml:space="preserve"> FontSze + 5)</w:t>
      </w:r>
      <w:r>
        <w:rPr>
          <w:rFonts w:hint="eastAsia" w:ascii="Times New Roman" w:hAnsi="Times New Roman" w:eastAsia="新宋体" w:cs="Times New Roman"/>
          <w:rPrChange w:id="6798" w:author="China" w:date="2017-06-06T20:51:00Z">
            <w:rPr>
              <w:rFonts w:hint="eastAsia" w:ascii="新宋体" w:hAnsi="新宋体" w:eastAsia="新宋体"/>
            </w:rPr>
          </w:rPrChange>
        </w:rPr>
        <w:t>，</w:t>
      </w:r>
      <w:r>
        <w:rPr>
          <w:rFonts w:ascii="Times New Roman" w:hAnsi="Times New Roman" w:eastAsia="新宋体" w:cs="Times New Roman"/>
          <w:rPrChange w:id="6799" w:author="China" w:date="2017-06-06T20:51:00Z">
            <w:rPr>
              <w:rFonts w:ascii="新宋体" w:hAnsi="新宋体" w:eastAsia="新宋体"/>
            </w:rPr>
          </w:rPrChange>
        </w:rPr>
        <w:t xml:space="preserve"> </w:t>
      </w:r>
      <w:r>
        <w:rPr>
          <w:rFonts w:ascii="Times New Roman" w:hAnsi="Times New Roman" w:eastAsia="新宋体" w:cs="Times New Roman"/>
          <w:color w:val="0000FF"/>
          <w:rPrChange w:id="6800" w:author="China" w:date="2017-06-06T20:51:00Z">
            <w:rPr>
              <w:rFonts w:ascii="新宋体" w:hAnsi="新宋体" w:eastAsia="新宋体"/>
              <w:color w:val="0000FF"/>
            </w:rPr>
          </w:rPrChange>
        </w:rPr>
        <w:t>new</w:t>
      </w:r>
      <w:r>
        <w:rPr>
          <w:rFonts w:ascii="Times New Roman" w:hAnsi="Times New Roman" w:eastAsia="新宋体" w:cs="Times New Roman"/>
          <w:rPrChange w:id="6801" w:author="China" w:date="2017-06-06T20:51:00Z">
            <w:rPr>
              <w:rFonts w:ascii="新宋体" w:hAnsi="新宋体" w:eastAsia="新宋体"/>
            </w:rPr>
          </w:rPrChange>
        </w:rPr>
        <w:t xml:space="preserve"> </w:t>
      </w:r>
      <w:r>
        <w:rPr>
          <w:rFonts w:ascii="Times New Roman" w:hAnsi="Times New Roman" w:eastAsia="新宋体" w:cs="Times New Roman"/>
          <w:color w:val="2B91AF"/>
          <w:rPrChange w:id="6802" w:author="China" w:date="2017-06-06T20:51:00Z">
            <w:rPr>
              <w:rFonts w:ascii="新宋体" w:hAnsi="新宋体" w:eastAsia="新宋体"/>
              <w:color w:val="2B91AF"/>
            </w:rPr>
          </w:rPrChange>
        </w:rPr>
        <w:t>SoldBrush</w:t>
      </w:r>
      <w:r>
        <w:rPr>
          <w:rFonts w:ascii="Times New Roman" w:hAnsi="Times New Roman" w:eastAsia="新宋体" w:cs="Times New Roman"/>
          <w:rPrChange w:id="6803" w:author="China" w:date="2017-06-06T20:51:00Z">
            <w:rPr>
              <w:rFonts w:ascii="新宋体" w:hAnsi="新宋体" w:eastAsia="新宋体"/>
            </w:rPr>
          </w:rPrChange>
        </w:rPr>
        <w:t>(TextColor)</w:t>
      </w:r>
      <w:r>
        <w:rPr>
          <w:rFonts w:hint="eastAsia" w:ascii="Times New Roman" w:hAnsi="Times New Roman" w:eastAsia="新宋体" w:cs="Times New Roman"/>
          <w:rPrChange w:id="6804" w:author="China" w:date="2017-06-06T20:51:00Z">
            <w:rPr>
              <w:rFonts w:hint="eastAsia" w:ascii="新宋体" w:hAnsi="新宋体" w:eastAsia="新宋体"/>
            </w:rPr>
          </w:rPrChange>
        </w:rPr>
        <w:t>，</w:t>
      </w:r>
      <w:r>
        <w:rPr>
          <w:rFonts w:ascii="Times New Roman" w:hAnsi="Times New Roman" w:eastAsia="新宋体" w:cs="Times New Roman"/>
          <w:rPrChange w:id="6805" w:author="China" w:date="2017-06-06T20:51:00Z">
            <w:rPr>
              <w:rFonts w:ascii="新宋体" w:hAnsi="新宋体" w:eastAsia="新宋体"/>
            </w:rPr>
          </w:rPrChange>
        </w:rPr>
        <w:t xml:space="preserve"> </w:t>
      </w:r>
      <w:r>
        <w:rPr>
          <w:rFonts w:ascii="Times New Roman" w:hAnsi="Times New Roman" w:eastAsia="新宋体" w:cs="Times New Roman"/>
          <w:color w:val="0000FF"/>
          <w:rPrChange w:id="6806" w:author="China" w:date="2017-06-06T20:51:00Z">
            <w:rPr>
              <w:rFonts w:ascii="新宋体" w:hAnsi="新宋体" w:eastAsia="新宋体"/>
              <w:color w:val="0000FF"/>
            </w:rPr>
          </w:rPrChange>
        </w:rPr>
        <w:t>new</w:t>
      </w:r>
      <w:r>
        <w:rPr>
          <w:rFonts w:ascii="Times New Roman" w:hAnsi="Times New Roman" w:eastAsia="新宋体" w:cs="Times New Roman"/>
          <w:rPrChange w:id="6807" w:author="China" w:date="2017-06-06T20:51:00Z">
            <w:rPr>
              <w:rFonts w:ascii="新宋体" w:hAnsi="新宋体" w:eastAsia="新宋体"/>
            </w:rPr>
          </w:rPrChange>
        </w:rPr>
        <w:t xml:space="preserve"> </w:t>
      </w:r>
      <w:r>
        <w:rPr>
          <w:rFonts w:ascii="Times New Roman" w:hAnsi="Times New Roman" w:eastAsia="新宋体" w:cs="Times New Roman"/>
          <w:color w:val="2B91AF"/>
          <w:rPrChange w:id="6808" w:author="China" w:date="2017-06-06T20:51:00Z">
            <w:rPr>
              <w:rFonts w:ascii="新宋体" w:hAnsi="新宋体" w:eastAsia="新宋体"/>
              <w:color w:val="2B91AF"/>
            </w:rPr>
          </w:rPrChange>
        </w:rPr>
        <w:t>Pont</w:t>
      </w:r>
      <w:r>
        <w:rPr>
          <w:rFonts w:ascii="Times New Roman" w:hAnsi="Times New Roman" w:eastAsia="新宋体" w:cs="Times New Roman"/>
          <w:rPrChange w:id="6809" w:author="China" w:date="2017-06-06T20:51:00Z">
            <w:rPr>
              <w:rFonts w:ascii="新宋体" w:hAnsi="新宋体" w:eastAsia="新宋体"/>
            </w:rPr>
          </w:rPrChange>
        </w:rPr>
        <w:t>((</w:t>
      </w:r>
      <w:r>
        <w:rPr>
          <w:rFonts w:ascii="Times New Roman" w:hAnsi="Times New Roman" w:eastAsia="新宋体" w:cs="Times New Roman"/>
          <w:color w:val="0000FF"/>
          <w:rPrChange w:id="6810" w:author="China" w:date="2017-06-06T20:51:00Z">
            <w:rPr>
              <w:rFonts w:ascii="新宋体" w:hAnsi="新宋体" w:eastAsia="新宋体"/>
              <w:color w:val="0000FF"/>
            </w:rPr>
          </w:rPrChange>
        </w:rPr>
        <w:t>nt</w:t>
      </w:r>
      <w:r>
        <w:rPr>
          <w:rFonts w:ascii="Times New Roman" w:hAnsi="Times New Roman" w:eastAsia="新宋体" w:cs="Times New Roman"/>
          <w:rPrChange w:id="6811" w:author="China" w:date="2017-06-06T20:51:00Z">
            <w:rPr>
              <w:rFonts w:ascii="新宋体" w:hAnsi="新宋体" w:eastAsia="新宋体"/>
            </w:rPr>
          </w:rPrChange>
        </w:rPr>
        <w:t>)XSpce</w:t>
      </w:r>
      <w:r>
        <w:rPr>
          <w:rFonts w:hint="eastAsia" w:ascii="Times New Roman" w:hAnsi="Times New Roman" w:eastAsia="新宋体" w:cs="Times New Roman"/>
          <w:rPrChange w:id="6812" w:author="China" w:date="2017-06-06T20:51:00Z">
            <w:rPr>
              <w:rFonts w:hint="eastAsia" w:ascii="新宋体" w:hAnsi="新宋体" w:eastAsia="新宋体"/>
            </w:rPr>
          </w:rPrChange>
        </w:rPr>
        <w:t>，</w:t>
      </w:r>
      <w:r>
        <w:rPr>
          <w:rFonts w:ascii="Times New Roman" w:hAnsi="Times New Roman" w:eastAsia="新宋体" w:cs="Times New Roman"/>
          <w:rPrChange w:id="6813" w:author="China" w:date="2017-06-06T20:51:00Z">
            <w:rPr>
              <w:rFonts w:ascii="新宋体" w:hAnsi="新宋体" w:eastAsia="新宋体"/>
            </w:rPr>
          </w:rPrChange>
        </w:rPr>
        <w:t xml:space="preserve"> (</w:t>
      </w:r>
      <w:r>
        <w:rPr>
          <w:rFonts w:ascii="Times New Roman" w:hAnsi="Times New Roman" w:eastAsia="新宋体" w:cs="Times New Roman"/>
          <w:color w:val="0000FF"/>
          <w:rPrChange w:id="6814" w:author="China" w:date="2017-06-06T20:51:00Z">
            <w:rPr>
              <w:rFonts w:ascii="新宋体" w:hAnsi="新宋体" w:eastAsia="新宋体"/>
              <w:color w:val="0000FF"/>
            </w:rPr>
          </w:rPrChange>
        </w:rPr>
        <w:t>nt</w:t>
      </w:r>
      <w:r>
        <w:rPr>
          <w:rFonts w:ascii="Times New Roman" w:hAnsi="Times New Roman" w:eastAsia="新宋体" w:cs="Times New Roman"/>
          <w:rPrChange w:id="6815" w:author="China" w:date="2017-06-06T20:51:00Z">
            <w:rPr>
              <w:rFonts w:ascii="新宋体" w:hAnsi="新宋体" w:eastAsia="新宋体"/>
            </w:rPr>
          </w:rPrChange>
        </w:rPr>
        <w:t>)(Heght / 2)));</w:t>
      </w:r>
    </w:p>
    <w:p>
      <w:pPr>
        <w:ind w:firstLine="480"/>
        <w:jc w:val="left"/>
        <w:rPr>
          <w:rFonts w:ascii="Times New Roman" w:hAnsi="Times New Roman" w:eastAsia="新宋体" w:cs="Times New Roman"/>
          <w:rPrChange w:id="6816" w:author="China" w:date="2017-06-06T20:51:00Z">
            <w:rPr>
              <w:rFonts w:ascii="新宋体" w:hAnsi="新宋体" w:eastAsia="新宋体"/>
            </w:rPr>
          </w:rPrChange>
        </w:rPr>
      </w:pPr>
      <w:r>
        <w:rPr>
          <w:rFonts w:ascii="Times New Roman" w:hAnsi="Times New Roman" w:eastAsia="新宋体" w:cs="Times New Roman"/>
          <w:rPrChange w:id="681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818" w:author="China" w:date="2017-06-06T20:51:00Z">
            <w:rPr>
              <w:rFonts w:ascii="新宋体" w:hAnsi="新宋体" w:eastAsia="新宋体"/>
            </w:rPr>
          </w:rPrChange>
        </w:rPr>
      </w:pPr>
      <w:r>
        <w:rPr>
          <w:rFonts w:ascii="Times New Roman" w:hAnsi="Times New Roman" w:eastAsia="新宋体" w:cs="Times New Roman"/>
          <w:rPrChange w:id="6819" w:author="China" w:date="2017-06-06T20:51:00Z">
            <w:rPr>
              <w:rFonts w:ascii="新宋体" w:hAnsi="新宋体" w:eastAsia="新宋体"/>
            </w:rPr>
          </w:rPrChange>
        </w:rPr>
        <w:t xml:space="preserve">                </w:t>
      </w:r>
      <w:r>
        <w:rPr>
          <w:rFonts w:ascii="Times New Roman" w:hAnsi="Times New Roman" w:eastAsia="新宋体" w:cs="Times New Roman"/>
          <w:color w:val="0000FF"/>
          <w:rPrChange w:id="6820" w:author="China" w:date="2017-06-06T20:51:00Z">
            <w:rPr>
              <w:rFonts w:ascii="新宋体" w:hAnsi="新宋体" w:eastAsia="新宋体"/>
              <w:color w:val="0000FF"/>
            </w:rPr>
          </w:rPrChange>
        </w:rPr>
        <w:t>return</w:t>
      </w:r>
      <w:r>
        <w:rPr>
          <w:rFonts w:ascii="Times New Roman" w:hAnsi="Times New Roman" w:eastAsia="新宋体" w:cs="Times New Roman"/>
          <w:rPrChange w:id="6821" w:author="China" w:date="2017-06-06T20:51:00Z">
            <w:rPr>
              <w:rFonts w:ascii="新宋体" w:hAnsi="新宋体" w:eastAsia="新宋体"/>
            </w:rPr>
          </w:rPrChange>
        </w:rPr>
        <w:t xml:space="preserve"> objBtmp;</w:t>
      </w:r>
    </w:p>
    <w:p>
      <w:pPr>
        <w:ind w:firstLine="480"/>
        <w:jc w:val="left"/>
        <w:rPr>
          <w:rFonts w:ascii="Times New Roman" w:hAnsi="Times New Roman" w:eastAsia="新宋体" w:cs="Times New Roman"/>
          <w:rPrChange w:id="6822" w:author="China" w:date="2017-06-06T20:51:00Z">
            <w:rPr>
              <w:rFonts w:ascii="新宋体" w:hAnsi="新宋体" w:eastAsia="新宋体"/>
            </w:rPr>
          </w:rPrChange>
        </w:rPr>
      </w:pPr>
      <w:r>
        <w:rPr>
          <w:rFonts w:ascii="Times New Roman" w:hAnsi="Times New Roman" w:eastAsia="新宋体" w:cs="Times New Roman"/>
          <w:rPrChange w:id="682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824" w:author="China" w:date="2017-06-06T20:51:00Z">
            <w:rPr>
              <w:rFonts w:ascii="新宋体" w:hAnsi="新宋体" w:eastAsia="新宋体"/>
            </w:rPr>
          </w:rPrChange>
        </w:rPr>
      </w:pPr>
      <w:r>
        <w:rPr>
          <w:rFonts w:ascii="Times New Roman" w:hAnsi="Times New Roman" w:eastAsia="新宋体" w:cs="Times New Roman"/>
          <w:rPrChange w:id="6825" w:author="China" w:date="2017-06-06T20:51:00Z">
            <w:rPr>
              <w:rFonts w:ascii="新宋体" w:hAnsi="新宋体" w:eastAsia="新宋体"/>
            </w:rPr>
          </w:rPrChange>
        </w:rPr>
        <w:t xml:space="preserve">            </w:t>
      </w:r>
      <w:r>
        <w:rPr>
          <w:rFonts w:ascii="Times New Roman" w:hAnsi="Times New Roman" w:eastAsia="新宋体" w:cs="Times New Roman"/>
          <w:color w:val="808080"/>
          <w:rPrChange w:id="6826" w:author="China" w:date="2017-06-06T20:51:00Z">
            <w:rPr>
              <w:rFonts w:ascii="新宋体" w:hAnsi="新宋体" w:eastAsia="新宋体"/>
              <w:color w:val="808080"/>
            </w:rPr>
          </w:rPrChange>
        </w:rPr>
        <w:t>///</w:t>
      </w:r>
      <w:r>
        <w:rPr>
          <w:rFonts w:ascii="Times New Roman" w:hAnsi="Times New Roman" w:eastAsia="新宋体" w:cs="Times New Roman"/>
          <w:color w:val="008000"/>
          <w:rPrChange w:id="6827"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828"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829" w:author="China" w:date="2017-06-06T20:51:00Z">
            <w:rPr>
              <w:rFonts w:ascii="新宋体" w:hAnsi="新宋体" w:eastAsia="新宋体"/>
            </w:rPr>
          </w:rPrChange>
        </w:rPr>
      </w:pPr>
      <w:r>
        <w:rPr>
          <w:rFonts w:ascii="Times New Roman" w:hAnsi="Times New Roman" w:eastAsia="新宋体" w:cs="Times New Roman"/>
          <w:rPrChange w:id="6830" w:author="China" w:date="2017-06-06T20:51:00Z">
            <w:rPr>
              <w:rFonts w:ascii="新宋体" w:hAnsi="新宋体" w:eastAsia="新宋体"/>
            </w:rPr>
          </w:rPrChange>
        </w:rPr>
        <w:t xml:space="preserve">            </w:t>
      </w:r>
      <w:r>
        <w:rPr>
          <w:rFonts w:ascii="Times New Roman" w:hAnsi="Times New Roman" w:eastAsia="新宋体" w:cs="Times New Roman"/>
          <w:color w:val="808080"/>
          <w:rPrChange w:id="6831" w:author="China" w:date="2017-06-06T20:51:00Z">
            <w:rPr>
              <w:rFonts w:ascii="新宋体" w:hAnsi="新宋体" w:eastAsia="新宋体"/>
              <w:color w:val="808080"/>
            </w:rPr>
          </w:rPrChange>
        </w:rPr>
        <w:t>///</w:t>
      </w:r>
      <w:r>
        <w:rPr>
          <w:rFonts w:ascii="Times New Roman" w:hAnsi="Times New Roman" w:eastAsia="新宋体" w:cs="Times New Roman"/>
          <w:color w:val="008000"/>
          <w:rPrChange w:id="6832"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6833" w:author="China" w:date="2017-06-06T20:51:00Z">
            <w:rPr>
              <w:rFonts w:hint="eastAsia" w:ascii="新宋体" w:hAnsi="新宋体" w:eastAsia="新宋体"/>
              <w:color w:val="008000"/>
            </w:rPr>
          </w:rPrChange>
        </w:rPr>
        <w:t>初始化和填充图像区域，画出边框，初始标</w:t>
      </w:r>
      <w:r>
        <w:rPr>
          <w:rFonts w:hint="eastAsia" w:ascii="Times New Roman" w:hAnsi="Times New Roman" w:eastAsia="新宋体" w:cs="Times New Roman"/>
          <w:color w:val="008000"/>
          <w:rPrChange w:id="6834" w:author="China" w:date="2017-06-06T20:51:00Z">
            <w:rPr>
              <w:rFonts w:hint="eastAsia" w:ascii="新宋体" w:hAnsi="新宋体" w:eastAsia="新宋体"/>
              <w:color w:val="008000"/>
            </w:rPr>
          </w:rPrChange>
        </w:rPr>
        <w:t>括</w:t>
      </w:r>
      <w:r>
        <w:rPr>
          <w:rFonts w:hint="eastAsia" w:ascii="Times New Roman" w:hAnsi="Times New Roman" w:eastAsia="新宋体" w:cs="Times New Roman"/>
          <w:color w:val="008000"/>
          <w:rPrChange w:id="6835" w:author="China" w:date="2017-06-06T20:51:00Z">
            <w:rPr>
              <w:rFonts w:hint="eastAsia" w:ascii="新宋体" w:hAnsi="新宋体" w:eastAsia="新宋体"/>
              <w:color w:val="008000"/>
            </w:rPr>
          </w:rPrChange>
        </w:rPr>
        <w:t>题</w:t>
      </w:r>
    </w:p>
    <w:p>
      <w:pPr>
        <w:ind w:firstLine="480"/>
        <w:jc w:val="left"/>
        <w:rPr>
          <w:rFonts w:ascii="Times New Roman" w:hAnsi="Times New Roman" w:eastAsia="新宋体" w:cs="Times New Roman"/>
          <w:rPrChange w:id="6836" w:author="China" w:date="2017-06-06T20:51:00Z">
            <w:rPr>
              <w:rFonts w:ascii="新宋体" w:hAnsi="新宋体" w:eastAsia="新宋体"/>
            </w:rPr>
          </w:rPrChange>
        </w:rPr>
      </w:pPr>
      <w:r>
        <w:rPr>
          <w:rFonts w:ascii="Times New Roman" w:hAnsi="Times New Roman" w:eastAsia="新宋体" w:cs="Times New Roman"/>
          <w:rPrChange w:id="6837" w:author="China" w:date="2017-06-06T20:51:00Z">
            <w:rPr>
              <w:rFonts w:ascii="新宋体" w:hAnsi="新宋体" w:eastAsia="新宋体"/>
            </w:rPr>
          </w:rPrChange>
        </w:rPr>
        <w:t xml:space="preserve">            </w:t>
      </w:r>
      <w:r>
        <w:rPr>
          <w:rFonts w:ascii="Times New Roman" w:hAnsi="Times New Roman" w:eastAsia="新宋体" w:cs="Times New Roman"/>
          <w:color w:val="808080"/>
          <w:rPrChange w:id="6838" w:author="China" w:date="2017-06-06T20:51:00Z">
            <w:rPr>
              <w:rFonts w:ascii="新宋体" w:hAnsi="新宋体" w:eastAsia="新宋体"/>
              <w:color w:val="808080"/>
            </w:rPr>
          </w:rPrChange>
        </w:rPr>
        <w:t>///</w:t>
      </w:r>
      <w:r>
        <w:rPr>
          <w:rFonts w:ascii="Times New Roman" w:hAnsi="Times New Roman" w:eastAsia="新宋体" w:cs="Times New Roman"/>
          <w:color w:val="008000"/>
          <w:rPrChange w:id="683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684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6841" w:author="China" w:date="2017-06-06T20:51:00Z">
            <w:rPr>
              <w:rFonts w:ascii="新宋体" w:hAnsi="新宋体" w:eastAsia="新宋体"/>
            </w:rPr>
          </w:rPrChange>
        </w:rPr>
      </w:pPr>
      <w:r>
        <w:rPr>
          <w:rFonts w:ascii="Times New Roman" w:hAnsi="Times New Roman" w:eastAsia="新宋体" w:cs="Times New Roman"/>
          <w:rPrChange w:id="6842" w:author="China" w:date="2017-06-06T20:51:00Z">
            <w:rPr>
              <w:rFonts w:ascii="新宋体" w:hAnsi="新宋体" w:eastAsia="新宋体"/>
            </w:rPr>
          </w:rPrChange>
        </w:rPr>
        <w:t xml:space="preserve">            </w:t>
      </w:r>
      <w:r>
        <w:rPr>
          <w:rFonts w:ascii="Times New Roman" w:hAnsi="Times New Roman" w:eastAsia="新宋体" w:cs="Times New Roman"/>
          <w:color w:val="0000FF"/>
          <w:rPrChange w:id="6843" w:author="China" w:date="2017-06-06T20:51:00Z">
            <w:rPr>
              <w:rFonts w:ascii="新宋体" w:hAnsi="新宋体" w:eastAsia="新宋体"/>
              <w:color w:val="0000FF"/>
            </w:rPr>
          </w:rPrChange>
        </w:rPr>
        <w:t>prvte</w:t>
      </w:r>
      <w:r>
        <w:rPr>
          <w:rFonts w:ascii="Times New Roman" w:hAnsi="Times New Roman" w:eastAsia="新宋体" w:cs="Times New Roman"/>
          <w:rPrChange w:id="6844" w:author="China" w:date="2017-06-06T20:51:00Z">
            <w:rPr>
              <w:rFonts w:ascii="新宋体" w:hAnsi="新宋体" w:eastAsia="新宋体"/>
            </w:rPr>
          </w:rPrChange>
        </w:rPr>
        <w:t xml:space="preserve"> </w:t>
      </w:r>
      <w:r>
        <w:rPr>
          <w:rFonts w:ascii="Times New Roman" w:hAnsi="Times New Roman" w:eastAsia="新宋体" w:cs="Times New Roman"/>
          <w:color w:val="0000FF"/>
          <w:rPrChange w:id="6845" w:author="China" w:date="2017-06-06T20:51:00Z">
            <w:rPr>
              <w:rFonts w:ascii="新宋体" w:hAnsi="新宋体" w:eastAsia="新宋体"/>
              <w:color w:val="0000FF"/>
            </w:rPr>
          </w:rPrChange>
        </w:rPr>
        <w:t>vod</w:t>
      </w:r>
      <w:r>
        <w:rPr>
          <w:rFonts w:ascii="Times New Roman" w:hAnsi="Times New Roman" w:eastAsia="新宋体" w:cs="Times New Roman"/>
          <w:rPrChange w:id="6846" w:author="China" w:date="2017-06-06T20:51:00Z">
            <w:rPr>
              <w:rFonts w:ascii="新宋体" w:hAnsi="新宋体" w:eastAsia="新宋体"/>
            </w:rPr>
          </w:rPrChange>
        </w:rPr>
        <w:t xml:space="preserve"> ntlzeGrph()</w:t>
      </w:r>
    </w:p>
    <w:p>
      <w:pPr>
        <w:ind w:firstLine="480"/>
        <w:jc w:val="left"/>
        <w:rPr>
          <w:rFonts w:ascii="Times New Roman" w:hAnsi="Times New Roman" w:eastAsia="新宋体" w:cs="Times New Roman"/>
          <w:rPrChange w:id="6847" w:author="China" w:date="2017-06-06T20:51:00Z">
            <w:rPr>
              <w:rFonts w:ascii="新宋体" w:hAnsi="新宋体" w:eastAsia="新宋体"/>
            </w:rPr>
          </w:rPrChange>
        </w:rPr>
      </w:pPr>
      <w:r>
        <w:rPr>
          <w:rFonts w:ascii="Times New Roman" w:hAnsi="Times New Roman" w:eastAsia="新宋体" w:cs="Times New Roman"/>
          <w:rPrChange w:id="684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6849" w:author="China" w:date="2017-06-06T20:51:00Z">
            <w:rPr>
              <w:rFonts w:ascii="新宋体" w:hAnsi="新宋体" w:eastAsia="新宋体"/>
            </w:rPr>
          </w:rPrChange>
        </w:rPr>
      </w:pPr>
      <w:r>
        <w:rPr>
          <w:rFonts w:ascii="Times New Roman" w:hAnsi="Times New Roman" w:eastAsia="新宋体" w:cs="Times New Roman"/>
          <w:rPrChange w:id="6850" w:author="China" w:date="2017-06-06T20:51:00Z">
            <w:rPr>
              <w:rFonts w:ascii="新宋体" w:hAnsi="新宋体" w:eastAsia="新宋体"/>
            </w:rPr>
          </w:rPrChange>
        </w:rPr>
        <w:t xml:space="preserve">                </w:t>
      </w:r>
      <w:r>
        <w:rPr>
          <w:rFonts w:ascii="Times New Roman" w:hAnsi="Times New Roman" w:eastAsia="新宋体" w:cs="Times New Roman"/>
          <w:color w:val="008000"/>
          <w:rPrChange w:id="6851"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852" w:author="China" w:date="2017-06-06T20:51:00Z">
            <w:rPr>
              <w:rFonts w:hint="eastAsia" w:ascii="新宋体" w:hAnsi="新宋体" w:eastAsia="新宋体"/>
              <w:color w:val="008000"/>
            </w:rPr>
          </w:rPrChange>
        </w:rPr>
        <w:t>根据给定的高度和宽度创建一个位图图像</w:t>
      </w:r>
    </w:p>
    <w:p>
      <w:pPr>
        <w:ind w:firstLine="480"/>
        <w:jc w:val="left"/>
        <w:rPr>
          <w:rFonts w:ascii="Times New Roman" w:hAnsi="Times New Roman" w:eastAsia="新宋体" w:cs="Times New Roman"/>
          <w:rPrChange w:id="6853" w:author="China" w:date="2017-06-06T20:51:00Z">
            <w:rPr>
              <w:rFonts w:ascii="新宋体" w:hAnsi="新宋体" w:eastAsia="新宋体"/>
            </w:rPr>
          </w:rPrChange>
        </w:rPr>
      </w:pPr>
      <w:r>
        <w:rPr>
          <w:rFonts w:ascii="Times New Roman" w:hAnsi="Times New Roman" w:eastAsia="新宋体" w:cs="Times New Roman"/>
          <w:rPrChange w:id="6854" w:author="China" w:date="2017-06-06T20:51:00Z">
            <w:rPr>
              <w:rFonts w:ascii="新宋体" w:hAnsi="新宋体" w:eastAsia="新宋体"/>
            </w:rPr>
          </w:rPrChange>
        </w:rPr>
        <w:t xml:space="preserve">                objBtmp = </w:t>
      </w:r>
      <w:r>
        <w:rPr>
          <w:rFonts w:ascii="Times New Roman" w:hAnsi="Times New Roman" w:eastAsia="新宋体" w:cs="Times New Roman"/>
          <w:color w:val="0000FF"/>
          <w:rPrChange w:id="6855" w:author="China" w:date="2017-06-06T20:51:00Z">
            <w:rPr>
              <w:rFonts w:ascii="新宋体" w:hAnsi="新宋体" w:eastAsia="新宋体"/>
              <w:color w:val="0000FF"/>
            </w:rPr>
          </w:rPrChange>
        </w:rPr>
        <w:t>new</w:t>
      </w:r>
      <w:r>
        <w:rPr>
          <w:rFonts w:ascii="Times New Roman" w:hAnsi="Times New Roman" w:eastAsia="新宋体" w:cs="Times New Roman"/>
          <w:rPrChange w:id="6856" w:author="China" w:date="2017-06-06T20:51:00Z">
            <w:rPr>
              <w:rFonts w:ascii="新宋体" w:hAnsi="新宋体" w:eastAsia="新宋体"/>
            </w:rPr>
          </w:rPrChange>
        </w:rPr>
        <w:t xml:space="preserve"> </w:t>
      </w:r>
      <w:r>
        <w:rPr>
          <w:rFonts w:ascii="Times New Roman" w:hAnsi="Times New Roman" w:eastAsia="新宋体" w:cs="Times New Roman"/>
          <w:color w:val="2B91AF"/>
          <w:rPrChange w:id="6857" w:author="China" w:date="2017-06-06T20:51:00Z">
            <w:rPr>
              <w:rFonts w:ascii="新宋体" w:hAnsi="新宋体" w:eastAsia="新宋体"/>
              <w:color w:val="2B91AF"/>
            </w:rPr>
          </w:rPrChange>
        </w:rPr>
        <w:t>Btmp</w:t>
      </w:r>
      <w:r>
        <w:rPr>
          <w:rFonts w:ascii="Times New Roman" w:hAnsi="Times New Roman" w:eastAsia="新宋体" w:cs="Times New Roman"/>
          <w:rPrChange w:id="6858" w:author="China" w:date="2017-06-06T20:51:00Z">
            <w:rPr>
              <w:rFonts w:ascii="新宋体" w:hAnsi="新宋体" w:eastAsia="新宋体"/>
            </w:rPr>
          </w:rPrChange>
        </w:rPr>
        <w:t>((</w:t>
      </w:r>
      <w:r>
        <w:rPr>
          <w:rFonts w:ascii="Times New Roman" w:hAnsi="Times New Roman" w:eastAsia="新宋体" w:cs="Times New Roman"/>
          <w:color w:val="0000FF"/>
          <w:rPrChange w:id="6859" w:author="China" w:date="2017-06-06T20:51:00Z">
            <w:rPr>
              <w:rFonts w:ascii="新宋体" w:hAnsi="新宋体" w:eastAsia="新宋体"/>
              <w:color w:val="0000FF"/>
            </w:rPr>
          </w:rPrChange>
        </w:rPr>
        <w:t>nt</w:t>
      </w:r>
      <w:r>
        <w:rPr>
          <w:rFonts w:ascii="Times New Roman" w:hAnsi="Times New Roman" w:eastAsia="新宋体" w:cs="Times New Roman"/>
          <w:rPrChange w:id="6860" w:author="China" w:date="2017-06-06T20:51:00Z">
            <w:rPr>
              <w:rFonts w:ascii="新宋体" w:hAnsi="新宋体" w:eastAsia="新宋体"/>
            </w:rPr>
          </w:rPrChange>
        </w:rPr>
        <w:t>)Wdth</w:t>
      </w:r>
      <w:r>
        <w:rPr>
          <w:rFonts w:hint="eastAsia" w:ascii="Times New Roman" w:hAnsi="Times New Roman" w:eastAsia="新宋体" w:cs="Times New Roman"/>
          <w:rPrChange w:id="6861" w:author="China" w:date="2017-06-06T20:51:00Z">
            <w:rPr>
              <w:rFonts w:hint="eastAsia" w:ascii="新宋体" w:hAnsi="新宋体" w:eastAsia="新宋体"/>
            </w:rPr>
          </w:rPrChange>
        </w:rPr>
        <w:t>，</w:t>
      </w:r>
      <w:r>
        <w:rPr>
          <w:rFonts w:ascii="Times New Roman" w:hAnsi="Times New Roman" w:eastAsia="新宋体" w:cs="Times New Roman"/>
          <w:rPrChange w:id="6862" w:author="China" w:date="2017-06-06T20:51:00Z">
            <w:rPr>
              <w:rFonts w:ascii="新宋体" w:hAnsi="新宋体" w:eastAsia="新宋体"/>
            </w:rPr>
          </w:rPrChange>
        </w:rPr>
        <w:t xml:space="preserve"> (</w:t>
      </w:r>
      <w:r>
        <w:rPr>
          <w:rFonts w:ascii="Times New Roman" w:hAnsi="Times New Roman" w:eastAsia="新宋体" w:cs="Times New Roman"/>
          <w:color w:val="0000FF"/>
          <w:rPrChange w:id="6863" w:author="China" w:date="2017-06-06T20:51:00Z">
            <w:rPr>
              <w:rFonts w:ascii="新宋体" w:hAnsi="新宋体" w:eastAsia="新宋体"/>
              <w:color w:val="0000FF"/>
            </w:rPr>
          </w:rPrChange>
        </w:rPr>
        <w:t>nt</w:t>
      </w:r>
      <w:r>
        <w:rPr>
          <w:rFonts w:ascii="Times New Roman" w:hAnsi="Times New Roman" w:eastAsia="新宋体" w:cs="Times New Roman"/>
          <w:rPrChange w:id="6864" w:author="China" w:date="2017-06-06T20:51:00Z">
            <w:rPr>
              <w:rFonts w:ascii="新宋体" w:hAnsi="新宋体" w:eastAsia="新宋体"/>
            </w:rPr>
          </w:rPrChange>
        </w:rPr>
        <w:t>)Heght);</w:t>
      </w:r>
    </w:p>
    <w:p>
      <w:pPr>
        <w:ind w:firstLine="480"/>
        <w:jc w:val="left"/>
        <w:rPr>
          <w:rFonts w:ascii="Times New Roman" w:hAnsi="Times New Roman" w:eastAsia="新宋体" w:cs="Times New Roman"/>
          <w:rPrChange w:id="6865" w:author="China" w:date="2017-06-06T20:51:00Z">
            <w:rPr>
              <w:rFonts w:ascii="新宋体" w:hAnsi="新宋体" w:eastAsia="新宋体"/>
            </w:rPr>
          </w:rPrChange>
        </w:rPr>
      </w:pPr>
      <w:r>
        <w:rPr>
          <w:rFonts w:ascii="Times New Roman" w:hAnsi="Times New Roman" w:eastAsia="新宋体" w:cs="Times New Roman"/>
          <w:rPrChange w:id="6866" w:author="China" w:date="2017-06-06T20:51:00Z">
            <w:rPr>
              <w:rFonts w:ascii="新宋体" w:hAnsi="新宋体" w:eastAsia="新宋体"/>
            </w:rPr>
          </w:rPrChange>
        </w:rPr>
        <w:t xml:space="preserve">                </w:t>
      </w:r>
      <w:r>
        <w:rPr>
          <w:rFonts w:ascii="Times New Roman" w:hAnsi="Times New Roman" w:eastAsia="新宋体" w:cs="Times New Roman"/>
          <w:color w:val="008000"/>
          <w:rPrChange w:id="6867"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868" w:author="China" w:date="2017-06-06T20:51:00Z">
            <w:rPr>
              <w:rFonts w:hint="eastAsia" w:ascii="新宋体" w:hAnsi="新宋体" w:eastAsia="新宋体"/>
              <w:color w:val="008000"/>
            </w:rPr>
          </w:rPrChange>
        </w:rPr>
        <w:t>从指定的</w:t>
      </w:r>
      <w:r>
        <w:rPr>
          <w:rFonts w:ascii="Times New Roman" w:hAnsi="Times New Roman" w:eastAsia="新宋体" w:cs="Times New Roman"/>
          <w:color w:val="008000"/>
          <w:rPrChange w:id="6869" w:author="China" w:date="2017-06-06T20:51:00Z">
            <w:rPr>
              <w:rFonts w:ascii="新宋体" w:hAnsi="新宋体" w:eastAsia="新宋体"/>
              <w:color w:val="008000"/>
            </w:rPr>
          </w:rPrChange>
        </w:rPr>
        <w:t xml:space="preserve"> objBtmp </w:t>
      </w:r>
      <w:r>
        <w:rPr>
          <w:rFonts w:hint="eastAsia" w:ascii="Times New Roman" w:hAnsi="Times New Roman" w:eastAsia="新宋体" w:cs="Times New Roman"/>
          <w:color w:val="008000"/>
          <w:rPrChange w:id="6870" w:author="China" w:date="2017-06-06T20:51:00Z">
            <w:rPr>
              <w:rFonts w:hint="eastAsia" w:ascii="新宋体" w:hAnsi="新宋体" w:eastAsia="新宋体"/>
              <w:color w:val="008000"/>
            </w:rPr>
          </w:rPrChange>
        </w:rPr>
        <w:t>对象创建</w:t>
      </w:r>
      <w:r>
        <w:rPr>
          <w:rFonts w:ascii="Times New Roman" w:hAnsi="Times New Roman" w:eastAsia="新宋体" w:cs="Times New Roman"/>
          <w:color w:val="008000"/>
          <w:rPrChange w:id="6871" w:author="China" w:date="2017-06-06T20:51:00Z">
            <w:rPr>
              <w:rFonts w:ascii="新宋体" w:hAnsi="新宋体" w:eastAsia="新宋体"/>
              <w:color w:val="008000"/>
            </w:rPr>
          </w:rPrChange>
        </w:rPr>
        <w:t xml:space="preserve"> objGrphcs </w:t>
      </w:r>
      <w:r>
        <w:rPr>
          <w:rFonts w:hint="eastAsia" w:ascii="Times New Roman" w:hAnsi="Times New Roman" w:eastAsia="新宋体" w:cs="Times New Roman"/>
          <w:color w:val="008000"/>
          <w:rPrChange w:id="6872" w:author="China" w:date="2017-06-06T20:51:00Z">
            <w:rPr>
              <w:rFonts w:hint="eastAsia" w:ascii="新宋体" w:hAnsi="新宋体" w:eastAsia="新宋体"/>
              <w:color w:val="008000"/>
            </w:rPr>
          </w:rPrChange>
        </w:rPr>
        <w:t>对</w:t>
      </w:r>
      <w:del w:id="6873" w:author="刘宁" w:date="2017-06-09T10:14:00Z">
        <w:r>
          <w:rPr>
            <w:rFonts w:hint="eastAsia" w:ascii="Times New Roman" w:hAnsi="Times New Roman" w:eastAsia="新宋体" w:cs="Times New Roman"/>
            <w:color w:val="008000"/>
            <w:rPrChange w:id="6874" w:author="China" w:date="2017-06-06T20:51:00Z">
              <w:rPr>
                <w:rFonts w:hint="eastAsia" w:ascii="新宋体" w:hAnsi="新宋体" w:eastAsia="新宋体"/>
                <w:color w:val="008000"/>
              </w:rPr>
            </w:rPrChange>
          </w:rPr>
          <w:delText>象ó</w:delText>
        </w:r>
      </w:del>
      <w:r>
        <w:rPr>
          <w:rFonts w:hint="eastAsia" w:ascii="Times New Roman" w:hAnsi="Times New Roman" w:eastAsia="新宋体" w:cs="Times New Roman"/>
          <w:color w:val="008000"/>
          <w:rPrChange w:id="6875" w:author="China" w:date="2017-06-06T20:51:00Z">
            <w:rPr>
              <w:rFonts w:hint="eastAsia" w:ascii="新宋体" w:hAnsi="新宋体" w:eastAsia="新宋体"/>
              <w:color w:val="008000"/>
            </w:rPr>
          </w:rPrChange>
        </w:rPr>
        <w:t>象</w:t>
      </w:r>
      <w:r>
        <w:rPr>
          <w:rFonts w:hint="eastAsia" w:ascii="Times New Roman" w:hAnsi="Times New Roman" w:eastAsia="新宋体" w:cs="Times New Roman"/>
          <w:color w:val="008000"/>
          <w:rPrChange w:id="6876" w:author="China" w:date="2017-06-06T20:51:00Z">
            <w:rPr>
              <w:rFonts w:hint="eastAsia" w:ascii="新宋体" w:hAnsi="新宋体" w:eastAsia="新宋体"/>
              <w:color w:val="008000"/>
            </w:rPr>
          </w:rPrChange>
        </w:rPr>
        <w:t>即在</w:t>
      </w:r>
      <w:r>
        <w:rPr>
          <w:rFonts w:ascii="Times New Roman" w:hAnsi="Times New Roman" w:eastAsia="新宋体" w:cs="Times New Roman"/>
          <w:color w:val="008000"/>
          <w:rPrChange w:id="6877" w:author="China" w:date="2017-06-06T20:51:00Z">
            <w:rPr>
              <w:rFonts w:ascii="新宋体" w:hAnsi="新宋体" w:eastAsia="新宋体"/>
              <w:color w:val="008000"/>
            </w:rPr>
          </w:rPrChange>
        </w:rPr>
        <w:t>objBtmp</w:t>
      </w:r>
      <w:r>
        <w:rPr>
          <w:rFonts w:hint="eastAsia" w:ascii="Times New Roman" w:hAnsi="Times New Roman" w:eastAsia="新宋体" w:cs="Times New Roman"/>
          <w:color w:val="008000"/>
          <w:rPrChange w:id="6878" w:author="China" w:date="2017-06-06T20:51:00Z">
            <w:rPr>
              <w:rFonts w:hint="eastAsia" w:ascii="新宋体" w:hAnsi="新宋体" w:eastAsia="新宋体"/>
              <w:color w:val="008000"/>
            </w:rPr>
          </w:rPrChange>
        </w:rPr>
        <w:t>对象中画图</w:t>
      </w:r>
      <w:r>
        <w:rPr>
          <w:rFonts w:ascii="Times New Roman" w:hAnsi="Times New Roman" w:eastAsia="新宋体" w:cs="Times New Roman"/>
          <w:color w:val="008000"/>
          <w:rPrChange w:id="6879" w:author="China" w:date="2017-06-06T20:51:00Z">
            <w:rPr>
              <w:rFonts w:ascii="新宋体" w:hAnsi="新宋体" w:eastAsia="新宋体"/>
              <w:color w:val="008000"/>
            </w:rPr>
          </w:rPrChange>
        </w:rPr>
        <w:t>)</w:t>
      </w:r>
    </w:p>
    <w:p>
      <w:pPr>
        <w:ind w:firstLine="480"/>
        <w:jc w:val="left"/>
        <w:rPr>
          <w:rFonts w:ascii="Times New Roman" w:hAnsi="Times New Roman" w:eastAsia="新宋体" w:cs="Times New Roman"/>
          <w:rPrChange w:id="6880" w:author="China" w:date="2017-06-06T20:51:00Z">
            <w:rPr>
              <w:rFonts w:ascii="新宋体" w:hAnsi="新宋体" w:eastAsia="新宋体"/>
            </w:rPr>
          </w:rPrChange>
        </w:rPr>
      </w:pPr>
      <w:r>
        <w:rPr>
          <w:rFonts w:ascii="Times New Roman" w:hAnsi="Times New Roman" w:eastAsia="新宋体" w:cs="Times New Roman"/>
          <w:rPrChange w:id="6881" w:author="China" w:date="2017-06-06T20:51:00Z">
            <w:rPr>
              <w:rFonts w:ascii="新宋体" w:hAnsi="新宋体" w:eastAsia="新宋体"/>
            </w:rPr>
          </w:rPrChange>
        </w:rPr>
        <w:t xml:space="preserve">                </w:t>
      </w:r>
      <w:r>
        <w:rPr>
          <w:rFonts w:ascii="Times New Roman" w:hAnsi="Times New Roman" w:eastAsia="新宋体" w:cs="Times New Roman"/>
          <w:rPrChange w:id="6882" w:author="China" w:date="2017-06-06T20:51:00Z">
            <w:rPr>
              <w:rFonts w:ascii="新宋体" w:hAnsi="新宋体" w:eastAsia="新宋体"/>
            </w:rPr>
          </w:rPrChange>
        </w:rPr>
        <w:t>objGrphcs</w:t>
      </w:r>
      <w:r>
        <w:rPr>
          <w:rFonts w:ascii="Times New Roman" w:hAnsi="Times New Roman" w:eastAsia="新宋体" w:cs="Times New Roman"/>
          <w:rPrChange w:id="6883" w:author="China" w:date="2017-06-06T20:51:00Z">
            <w:rPr>
              <w:rFonts w:ascii="新宋体" w:hAnsi="新宋体" w:eastAsia="新宋体"/>
            </w:rPr>
          </w:rPrChange>
        </w:rPr>
        <w:t xml:space="preserve"> = </w:t>
      </w:r>
      <w:r>
        <w:rPr>
          <w:rFonts w:ascii="Times New Roman" w:hAnsi="Times New Roman" w:eastAsia="新宋体" w:cs="Times New Roman"/>
          <w:color w:val="2B91AF"/>
          <w:rPrChange w:id="6884" w:author="China" w:date="2017-06-06T20:51:00Z">
            <w:rPr>
              <w:rFonts w:ascii="新宋体" w:hAnsi="新宋体" w:eastAsia="新宋体"/>
              <w:color w:val="2B91AF"/>
            </w:rPr>
          </w:rPrChange>
        </w:rPr>
        <w:t>Grphcs</w:t>
      </w:r>
      <w:r>
        <w:rPr>
          <w:rFonts w:ascii="Times New Roman" w:hAnsi="Times New Roman" w:eastAsia="新宋体" w:cs="Times New Roman"/>
          <w:rPrChange w:id="6885" w:author="China" w:date="2017-06-06T20:51:00Z">
            <w:rPr>
              <w:rFonts w:ascii="新宋体" w:hAnsi="新宋体" w:eastAsia="新宋体"/>
            </w:rPr>
          </w:rPrChange>
        </w:rPr>
        <w:t>.FIRommge(objBtmp);</w:t>
      </w:r>
    </w:p>
    <w:p>
      <w:pPr>
        <w:ind w:firstLine="480"/>
        <w:jc w:val="left"/>
        <w:rPr>
          <w:rFonts w:ascii="Times New Roman" w:hAnsi="Times New Roman" w:eastAsia="新宋体" w:cs="Times New Roman"/>
          <w:rPrChange w:id="6886" w:author="China" w:date="2017-06-06T20:51:00Z">
            <w:rPr>
              <w:rFonts w:ascii="新宋体" w:hAnsi="新宋体" w:eastAsia="新宋体"/>
            </w:rPr>
          </w:rPrChange>
        </w:rPr>
      </w:pPr>
      <w:r>
        <w:rPr>
          <w:rFonts w:ascii="Times New Roman" w:hAnsi="Times New Roman" w:eastAsia="新宋体" w:cs="Times New Roman"/>
          <w:rPrChange w:id="6887" w:author="China" w:date="2017-06-06T20:51:00Z">
            <w:rPr>
              <w:rFonts w:ascii="新宋体" w:hAnsi="新宋体" w:eastAsia="新宋体"/>
            </w:rPr>
          </w:rPrChange>
        </w:rPr>
        <w:t xml:space="preserve">                </w:t>
      </w:r>
      <w:r>
        <w:rPr>
          <w:rFonts w:ascii="Times New Roman" w:hAnsi="Times New Roman" w:eastAsia="新宋体" w:cs="Times New Roman"/>
          <w:color w:val="008000"/>
          <w:rPrChange w:id="688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889" w:author="China" w:date="2017-06-06T20:51:00Z">
            <w:rPr>
              <w:rFonts w:hint="eastAsia" w:ascii="新宋体" w:hAnsi="新宋体" w:eastAsia="新宋体"/>
              <w:color w:val="008000"/>
            </w:rPr>
          </w:rPrChange>
        </w:rPr>
        <w:t>根据给定颜色</w:t>
      </w:r>
      <w:r>
        <w:rPr>
          <w:rFonts w:ascii="Times New Roman" w:hAnsi="Times New Roman" w:eastAsia="新宋体" w:cs="Times New Roman"/>
          <w:color w:val="008000"/>
          <w:rPrChange w:id="6890" w:author="China" w:date="2017-06-06T20:51:00Z">
            <w:rPr>
              <w:rFonts w:ascii="新宋体" w:hAnsi="新宋体" w:eastAsia="新宋体"/>
              <w:color w:val="008000"/>
            </w:rPr>
          </w:rPrChange>
        </w:rPr>
        <w:t>(LghtGr)</w:t>
      </w:r>
      <w:r>
        <w:rPr>
          <w:rFonts w:hint="eastAsia" w:ascii="Times New Roman" w:hAnsi="Times New Roman" w:eastAsia="新宋体" w:cs="Times New Roman"/>
          <w:color w:val="008000"/>
          <w:rPrChange w:id="6891" w:author="China" w:date="2017-06-06T20:51:00Z">
            <w:rPr>
              <w:rFonts w:hint="eastAsia" w:ascii="新宋体" w:hAnsi="新宋体" w:eastAsia="新宋体"/>
              <w:color w:val="008000"/>
            </w:rPr>
          </w:rPrChange>
        </w:rPr>
        <w:t>填充图像的矩形区域</w:t>
      </w:r>
      <w:r>
        <w:rPr>
          <w:rFonts w:ascii="Times New Roman" w:hAnsi="Times New Roman" w:eastAsia="新宋体" w:cs="Times New Roman"/>
          <w:color w:val="008000"/>
          <w:rPrChange w:id="6892"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893" w:author="China" w:date="2017-06-06T20:51:00Z">
            <w:rPr>
              <w:rFonts w:hint="eastAsia" w:ascii="新宋体" w:hAnsi="新宋体" w:eastAsia="新宋体"/>
              <w:color w:val="008000"/>
            </w:rPr>
          </w:rPrChange>
        </w:rPr>
        <w:t>背景</w:t>
      </w:r>
      <w:r>
        <w:rPr>
          <w:rFonts w:ascii="Times New Roman" w:hAnsi="Times New Roman" w:eastAsia="新宋体" w:cs="Times New Roman"/>
          <w:color w:val="008000"/>
          <w:rPrChange w:id="6894" w:author="China" w:date="2017-06-06T20:51:00Z">
            <w:rPr>
              <w:rFonts w:ascii="新宋体" w:hAnsi="新宋体" w:eastAsia="新宋体"/>
              <w:color w:val="008000"/>
            </w:rPr>
          </w:rPrChange>
        </w:rPr>
        <w:t>)</w:t>
      </w:r>
    </w:p>
    <w:p>
      <w:pPr>
        <w:ind w:firstLine="480"/>
        <w:jc w:val="left"/>
        <w:rPr>
          <w:rFonts w:ascii="Times New Roman" w:hAnsi="Times New Roman" w:eastAsia="新宋体" w:cs="Times New Roman"/>
          <w:rPrChange w:id="6895" w:author="China" w:date="2017-06-06T20:51:00Z">
            <w:rPr>
              <w:rFonts w:ascii="新宋体" w:hAnsi="新宋体" w:eastAsia="新宋体"/>
            </w:rPr>
          </w:rPrChange>
        </w:rPr>
      </w:pPr>
      <w:r>
        <w:rPr>
          <w:rFonts w:ascii="Times New Roman" w:hAnsi="Times New Roman" w:eastAsia="新宋体" w:cs="Times New Roman"/>
          <w:rPrChange w:id="6896" w:author="China" w:date="2017-06-06T20:51:00Z">
            <w:rPr>
              <w:rFonts w:ascii="新宋体" w:hAnsi="新宋体" w:eastAsia="新宋体"/>
            </w:rPr>
          </w:rPrChange>
        </w:rPr>
        <w:t xml:space="preserve">                objGrphcs.DrwRectngle(</w:t>
      </w:r>
      <w:r>
        <w:rPr>
          <w:rFonts w:ascii="Times New Roman" w:hAnsi="Times New Roman" w:eastAsia="新宋体" w:cs="Times New Roman"/>
          <w:color w:val="0000FF"/>
          <w:rPrChange w:id="6897" w:author="China" w:date="2017-06-06T20:51:00Z">
            <w:rPr>
              <w:rFonts w:ascii="新宋体" w:hAnsi="新宋体" w:eastAsia="新宋体"/>
              <w:color w:val="0000FF"/>
            </w:rPr>
          </w:rPrChange>
        </w:rPr>
        <w:t>new</w:t>
      </w:r>
      <w:r>
        <w:rPr>
          <w:rFonts w:ascii="Times New Roman" w:hAnsi="Times New Roman" w:eastAsia="新宋体" w:cs="Times New Roman"/>
          <w:rPrChange w:id="6898" w:author="China" w:date="2017-06-06T20:51:00Z">
            <w:rPr>
              <w:rFonts w:ascii="新宋体" w:hAnsi="新宋体" w:eastAsia="新宋体"/>
            </w:rPr>
          </w:rPrChange>
        </w:rPr>
        <w:t xml:space="preserve"> </w:t>
      </w:r>
      <w:r>
        <w:rPr>
          <w:rFonts w:ascii="Times New Roman" w:hAnsi="Times New Roman" w:eastAsia="新宋体" w:cs="Times New Roman"/>
          <w:color w:val="2B91AF"/>
          <w:rPrChange w:id="6899" w:author="China" w:date="2017-06-06T20:51:00Z">
            <w:rPr>
              <w:rFonts w:ascii="新宋体" w:hAnsi="新宋体" w:eastAsia="新宋体"/>
              <w:color w:val="2B91AF"/>
            </w:rPr>
          </w:rPrChange>
        </w:rPr>
        <w:t>Pen</w:t>
      </w:r>
      <w:r>
        <w:rPr>
          <w:rFonts w:ascii="Times New Roman" w:hAnsi="Times New Roman" w:eastAsia="新宋体" w:cs="Times New Roman"/>
          <w:rPrChange w:id="6900" w:author="China" w:date="2017-06-06T20:51:00Z">
            <w:rPr>
              <w:rFonts w:ascii="新宋体" w:hAnsi="新宋体" w:eastAsia="新宋体"/>
            </w:rPr>
          </w:rPrChange>
        </w:rPr>
        <w:t>(BorderColor</w:t>
      </w:r>
      <w:r>
        <w:rPr>
          <w:rFonts w:hint="eastAsia" w:ascii="Times New Roman" w:hAnsi="Times New Roman" w:eastAsia="新宋体" w:cs="Times New Roman"/>
          <w:rPrChange w:id="6901" w:author="China" w:date="2017-06-06T20:51:00Z">
            <w:rPr>
              <w:rFonts w:hint="eastAsia" w:ascii="新宋体" w:hAnsi="新宋体" w:eastAsia="新宋体"/>
            </w:rPr>
          </w:rPrChange>
        </w:rPr>
        <w:t>，</w:t>
      </w:r>
      <w:r>
        <w:rPr>
          <w:rFonts w:ascii="Times New Roman" w:hAnsi="Times New Roman" w:eastAsia="新宋体" w:cs="Times New Roman"/>
          <w:rPrChange w:id="6902" w:author="China" w:date="2017-06-06T20:51:00Z">
            <w:rPr>
              <w:rFonts w:ascii="新宋体" w:hAnsi="新宋体" w:eastAsia="新宋体"/>
            </w:rPr>
          </w:rPrChange>
        </w:rPr>
        <w:t xml:space="preserve"> 1)</w:t>
      </w:r>
      <w:r>
        <w:rPr>
          <w:rFonts w:hint="eastAsia" w:ascii="Times New Roman" w:hAnsi="Times New Roman" w:eastAsia="新宋体" w:cs="Times New Roman"/>
          <w:rPrChange w:id="6903" w:author="China" w:date="2017-06-06T20:51:00Z">
            <w:rPr>
              <w:rFonts w:hint="eastAsia" w:ascii="新宋体" w:hAnsi="新宋体" w:eastAsia="新宋体"/>
            </w:rPr>
          </w:rPrChange>
        </w:rPr>
        <w:t>，</w:t>
      </w:r>
      <w:r>
        <w:rPr>
          <w:rFonts w:ascii="Times New Roman" w:hAnsi="Times New Roman" w:eastAsia="新宋体" w:cs="Times New Roman"/>
          <w:rPrChange w:id="6904" w:author="China" w:date="2017-06-06T20:51:00Z">
            <w:rPr>
              <w:rFonts w:ascii="新宋体" w:hAnsi="新宋体" w:eastAsia="新宋体"/>
            </w:rPr>
          </w:rPrChange>
        </w:rPr>
        <w:t xml:space="preserve"> 0</w:t>
      </w:r>
      <w:r>
        <w:rPr>
          <w:rFonts w:hint="eastAsia" w:ascii="Times New Roman" w:hAnsi="Times New Roman" w:eastAsia="新宋体" w:cs="Times New Roman"/>
          <w:rPrChange w:id="6905" w:author="China" w:date="2017-06-06T20:51:00Z">
            <w:rPr>
              <w:rFonts w:hint="eastAsia" w:ascii="新宋体" w:hAnsi="新宋体" w:eastAsia="新宋体"/>
            </w:rPr>
          </w:rPrChange>
        </w:rPr>
        <w:t>，</w:t>
      </w:r>
      <w:r>
        <w:rPr>
          <w:rFonts w:ascii="Times New Roman" w:hAnsi="Times New Roman" w:eastAsia="新宋体" w:cs="Times New Roman"/>
          <w:rPrChange w:id="6906" w:author="China" w:date="2017-06-06T20:51:00Z">
            <w:rPr>
              <w:rFonts w:ascii="新宋体" w:hAnsi="新宋体" w:eastAsia="新宋体"/>
            </w:rPr>
          </w:rPrChange>
        </w:rPr>
        <w:t xml:space="preserve"> 0</w:t>
      </w:r>
      <w:r>
        <w:rPr>
          <w:rFonts w:hint="eastAsia" w:ascii="Times New Roman" w:hAnsi="Times New Roman" w:eastAsia="新宋体" w:cs="Times New Roman"/>
          <w:rPrChange w:id="6907" w:author="China" w:date="2017-06-06T20:51:00Z">
            <w:rPr>
              <w:rFonts w:hint="eastAsia" w:ascii="新宋体" w:hAnsi="新宋体" w:eastAsia="新宋体"/>
            </w:rPr>
          </w:rPrChange>
        </w:rPr>
        <w:t>，</w:t>
      </w:r>
      <w:r>
        <w:rPr>
          <w:rFonts w:ascii="Times New Roman" w:hAnsi="Times New Roman" w:eastAsia="新宋体" w:cs="Times New Roman"/>
          <w:rPrChange w:id="6908" w:author="China" w:date="2017-06-06T20:51:00Z">
            <w:rPr>
              <w:rFonts w:ascii="新宋体" w:hAnsi="新宋体" w:eastAsia="新宋体"/>
            </w:rPr>
          </w:rPrChange>
        </w:rPr>
        <w:t xml:space="preserve"> Wdth  1</w:t>
      </w:r>
      <w:r>
        <w:rPr>
          <w:rFonts w:hint="eastAsia" w:ascii="Times New Roman" w:hAnsi="Times New Roman" w:eastAsia="新宋体" w:cs="Times New Roman"/>
          <w:rPrChange w:id="6909" w:author="China" w:date="2017-06-06T20:51:00Z">
            <w:rPr>
              <w:rFonts w:hint="eastAsia" w:ascii="新宋体" w:hAnsi="新宋体" w:eastAsia="新宋体"/>
            </w:rPr>
          </w:rPrChange>
        </w:rPr>
        <w:t>，</w:t>
      </w:r>
      <w:r>
        <w:rPr>
          <w:rFonts w:ascii="Times New Roman" w:hAnsi="Times New Roman" w:eastAsia="新宋体" w:cs="Times New Roman"/>
          <w:rPrChange w:id="6910" w:author="China" w:date="2017-06-06T20:51:00Z">
            <w:rPr>
              <w:rFonts w:ascii="新宋体" w:hAnsi="新宋体" w:eastAsia="新宋体"/>
            </w:rPr>
          </w:rPrChange>
        </w:rPr>
        <w:t xml:space="preserve"> Heght  1); </w:t>
      </w:r>
      <w:r>
        <w:rPr>
          <w:rFonts w:ascii="Times New Roman" w:hAnsi="Times New Roman" w:eastAsia="新宋体" w:cs="Times New Roman"/>
          <w:color w:val="008000"/>
          <w:rPrChange w:id="6911"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912" w:author="China" w:date="2017-06-06T20:51:00Z">
            <w:rPr>
              <w:rFonts w:hint="eastAsia" w:ascii="新宋体" w:hAnsi="新宋体" w:eastAsia="新宋体"/>
              <w:color w:val="008000"/>
            </w:rPr>
          </w:rPrChange>
        </w:rPr>
        <w:t>画边框</w:t>
      </w:r>
    </w:p>
    <w:p>
      <w:pPr>
        <w:ind w:firstLine="480"/>
        <w:jc w:val="left"/>
        <w:rPr>
          <w:rFonts w:ascii="Times New Roman" w:hAnsi="Times New Roman" w:eastAsia="新宋体" w:cs="Times New Roman"/>
          <w:rPrChange w:id="6913" w:author="China" w:date="2017-06-06T20:51:00Z">
            <w:rPr>
              <w:rFonts w:ascii="新宋体" w:hAnsi="新宋体" w:eastAsia="新宋体"/>
            </w:rPr>
          </w:rPrChange>
        </w:rPr>
      </w:pPr>
      <w:r>
        <w:rPr>
          <w:rFonts w:ascii="Times New Roman" w:hAnsi="Times New Roman" w:eastAsia="新宋体" w:cs="Times New Roman"/>
          <w:rPrChange w:id="6914" w:author="China" w:date="2017-06-06T20:51:00Z">
            <w:rPr>
              <w:rFonts w:ascii="新宋体" w:hAnsi="新宋体" w:eastAsia="新宋体"/>
            </w:rPr>
          </w:rPrChange>
        </w:rPr>
        <w:t xml:space="preserve">                objGrphcs.FllRectngle(</w:t>
      </w:r>
      <w:r>
        <w:rPr>
          <w:rFonts w:ascii="Times New Roman" w:hAnsi="Times New Roman" w:eastAsia="新宋体" w:cs="Times New Roman"/>
          <w:color w:val="0000FF"/>
          <w:rPrChange w:id="6915" w:author="China" w:date="2017-06-06T20:51:00Z">
            <w:rPr>
              <w:rFonts w:ascii="新宋体" w:hAnsi="新宋体" w:eastAsia="新宋体"/>
              <w:color w:val="0000FF"/>
            </w:rPr>
          </w:rPrChange>
        </w:rPr>
        <w:t>new</w:t>
      </w:r>
      <w:r>
        <w:rPr>
          <w:rFonts w:ascii="Times New Roman" w:hAnsi="Times New Roman" w:eastAsia="新宋体" w:cs="Times New Roman"/>
          <w:rPrChange w:id="6916" w:author="China" w:date="2017-06-06T20:51:00Z">
            <w:rPr>
              <w:rFonts w:ascii="新宋体" w:hAnsi="新宋体" w:eastAsia="新宋体"/>
            </w:rPr>
          </w:rPrChange>
        </w:rPr>
        <w:t xml:space="preserve"> </w:t>
      </w:r>
      <w:r>
        <w:rPr>
          <w:rFonts w:ascii="Times New Roman" w:hAnsi="Times New Roman" w:eastAsia="新宋体" w:cs="Times New Roman"/>
          <w:color w:val="2B91AF"/>
          <w:rPrChange w:id="6917" w:author="China" w:date="2017-06-06T20:51:00Z">
            <w:rPr>
              <w:rFonts w:ascii="新宋体" w:hAnsi="新宋体" w:eastAsia="新宋体"/>
              <w:color w:val="2B91AF"/>
            </w:rPr>
          </w:rPrChange>
        </w:rPr>
        <w:t>SoldBrush</w:t>
      </w:r>
      <w:r>
        <w:rPr>
          <w:rFonts w:ascii="Times New Roman" w:hAnsi="Times New Roman" w:eastAsia="新宋体" w:cs="Times New Roman"/>
          <w:rPrChange w:id="6918" w:author="China" w:date="2017-06-06T20:51:00Z">
            <w:rPr>
              <w:rFonts w:ascii="新宋体" w:hAnsi="新宋体" w:eastAsia="新宋体"/>
            </w:rPr>
          </w:rPrChange>
        </w:rPr>
        <w:t>(BgColor)</w:t>
      </w:r>
      <w:r>
        <w:rPr>
          <w:rFonts w:hint="eastAsia" w:ascii="Times New Roman" w:hAnsi="Times New Roman" w:eastAsia="新宋体" w:cs="Times New Roman"/>
          <w:rPrChange w:id="6919" w:author="China" w:date="2017-06-06T20:51:00Z">
            <w:rPr>
              <w:rFonts w:hint="eastAsia" w:ascii="新宋体" w:hAnsi="新宋体" w:eastAsia="新宋体"/>
            </w:rPr>
          </w:rPrChange>
        </w:rPr>
        <w:t>，</w:t>
      </w:r>
      <w:r>
        <w:rPr>
          <w:rFonts w:ascii="Times New Roman" w:hAnsi="Times New Roman" w:eastAsia="新宋体" w:cs="Times New Roman"/>
          <w:rPrChange w:id="6920" w:author="China" w:date="2017-06-06T20:51:00Z">
            <w:rPr>
              <w:rFonts w:ascii="新宋体" w:hAnsi="新宋体" w:eastAsia="新宋体"/>
            </w:rPr>
          </w:rPrChange>
        </w:rPr>
        <w:t xml:space="preserve"> 1</w:t>
      </w:r>
      <w:r>
        <w:rPr>
          <w:rFonts w:hint="eastAsia" w:ascii="Times New Roman" w:hAnsi="Times New Roman" w:eastAsia="新宋体" w:cs="Times New Roman"/>
          <w:rPrChange w:id="6921" w:author="China" w:date="2017-06-06T20:51:00Z">
            <w:rPr>
              <w:rFonts w:hint="eastAsia" w:ascii="新宋体" w:hAnsi="新宋体" w:eastAsia="新宋体"/>
            </w:rPr>
          </w:rPrChange>
        </w:rPr>
        <w:t>，</w:t>
      </w:r>
      <w:r>
        <w:rPr>
          <w:rFonts w:ascii="Times New Roman" w:hAnsi="Times New Roman" w:eastAsia="新宋体" w:cs="Times New Roman"/>
          <w:rPrChange w:id="6922" w:author="China" w:date="2017-06-06T20:51:00Z">
            <w:rPr>
              <w:rFonts w:ascii="新宋体" w:hAnsi="新宋体" w:eastAsia="新宋体"/>
            </w:rPr>
          </w:rPrChange>
        </w:rPr>
        <w:t xml:space="preserve"> 1</w:t>
      </w:r>
      <w:r>
        <w:rPr>
          <w:rFonts w:hint="eastAsia" w:ascii="Times New Roman" w:hAnsi="Times New Roman" w:eastAsia="新宋体" w:cs="Times New Roman"/>
          <w:rPrChange w:id="6923" w:author="China" w:date="2017-06-06T20:51:00Z">
            <w:rPr>
              <w:rFonts w:hint="eastAsia" w:ascii="新宋体" w:hAnsi="新宋体" w:eastAsia="新宋体"/>
            </w:rPr>
          </w:rPrChange>
        </w:rPr>
        <w:t>，</w:t>
      </w:r>
      <w:r>
        <w:rPr>
          <w:rFonts w:ascii="Times New Roman" w:hAnsi="Times New Roman" w:eastAsia="新宋体" w:cs="Times New Roman"/>
          <w:rPrChange w:id="6924" w:author="China" w:date="2017-06-06T20:51:00Z">
            <w:rPr>
              <w:rFonts w:ascii="新宋体" w:hAnsi="新宋体" w:eastAsia="新宋体"/>
            </w:rPr>
          </w:rPrChange>
        </w:rPr>
        <w:t xml:space="preserve"> Wdth  2</w:t>
      </w:r>
      <w:r>
        <w:rPr>
          <w:rFonts w:hint="eastAsia" w:ascii="Times New Roman" w:hAnsi="Times New Roman" w:eastAsia="新宋体" w:cs="Times New Roman"/>
          <w:rPrChange w:id="6925" w:author="China" w:date="2017-06-06T20:51:00Z">
            <w:rPr>
              <w:rFonts w:hint="eastAsia" w:ascii="新宋体" w:hAnsi="新宋体" w:eastAsia="新宋体"/>
            </w:rPr>
          </w:rPrChange>
        </w:rPr>
        <w:t>，</w:t>
      </w:r>
      <w:r>
        <w:rPr>
          <w:rFonts w:ascii="Times New Roman" w:hAnsi="Times New Roman" w:eastAsia="新宋体" w:cs="Times New Roman"/>
          <w:rPrChange w:id="6926" w:author="China" w:date="2017-06-06T20:51:00Z">
            <w:rPr>
              <w:rFonts w:ascii="新宋体" w:hAnsi="新宋体" w:eastAsia="新宋体"/>
            </w:rPr>
          </w:rPrChange>
        </w:rPr>
        <w:t xml:space="preserve"> Heght  2); </w:t>
      </w:r>
      <w:r>
        <w:rPr>
          <w:rFonts w:ascii="Times New Roman" w:hAnsi="Times New Roman" w:eastAsia="新宋体" w:cs="Times New Roman"/>
          <w:color w:val="008000"/>
          <w:rPrChange w:id="6927"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928" w:author="China" w:date="2017-06-06T20:51:00Z">
            <w:rPr>
              <w:rFonts w:hint="eastAsia" w:ascii="新宋体" w:hAnsi="新宋体" w:eastAsia="新宋体"/>
              <w:color w:val="008000"/>
            </w:rPr>
          </w:rPrChange>
        </w:rPr>
        <w:t>填充边框</w:t>
      </w:r>
    </w:p>
    <w:p>
      <w:pPr>
        <w:ind w:firstLine="480"/>
        <w:jc w:val="left"/>
        <w:rPr>
          <w:rFonts w:ascii="Times New Roman" w:hAnsi="Times New Roman" w:eastAsia="新宋体" w:cs="Times New Roman"/>
          <w:rPrChange w:id="6929" w:author="China" w:date="2017-06-06T20:51:00Z">
            <w:rPr>
              <w:rFonts w:ascii="新宋体" w:hAnsi="新宋体" w:eastAsia="新宋体"/>
            </w:rPr>
          </w:rPrChange>
        </w:rPr>
      </w:pPr>
      <w:r>
        <w:rPr>
          <w:rFonts w:ascii="Times New Roman" w:hAnsi="Times New Roman" w:eastAsia="新宋体" w:cs="Times New Roman"/>
          <w:rPrChange w:id="6930" w:author="China" w:date="2017-06-06T20:51:00Z">
            <w:rPr>
              <w:rFonts w:ascii="新宋体" w:hAnsi="新宋体" w:eastAsia="新宋体"/>
            </w:rPr>
          </w:rPrChange>
        </w:rPr>
        <w:t xml:space="preserve">                </w:t>
      </w:r>
      <w:r>
        <w:rPr>
          <w:rFonts w:ascii="Times New Roman" w:hAnsi="Times New Roman" w:eastAsia="新宋体" w:cs="Times New Roman"/>
          <w:color w:val="008000"/>
          <w:rPrChange w:id="6931"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932" w:author="China" w:date="2017-06-06T20:51:00Z">
            <w:rPr>
              <w:rFonts w:hint="eastAsia" w:ascii="新宋体" w:hAnsi="新宋体" w:eastAsia="新宋体"/>
              <w:color w:val="008000"/>
            </w:rPr>
          </w:rPrChange>
        </w:rPr>
        <w:t>画</w:t>
      </w:r>
      <w:r>
        <w:rPr>
          <w:rFonts w:ascii="Times New Roman" w:hAnsi="Times New Roman" w:eastAsia="新宋体" w:cs="Times New Roman"/>
          <w:color w:val="008000"/>
          <w:rPrChange w:id="6933" w:author="China" w:date="2017-06-06T20:51:00Z">
            <w:rPr>
              <w:rFonts w:ascii="新宋体" w:hAnsi="新宋体" w:eastAsia="新宋体"/>
              <w:color w:val="008000"/>
            </w:rPr>
          </w:rPrChange>
        </w:rPr>
        <w:t>X</w:t>
      </w:r>
      <w:r>
        <w:rPr>
          <w:rFonts w:hint="eastAsia" w:ascii="Times New Roman" w:hAnsi="Times New Roman" w:eastAsia="新宋体" w:cs="Times New Roman"/>
          <w:color w:val="008000"/>
          <w:rPrChange w:id="6934" w:author="China" w:date="2017-06-06T20:51:00Z">
            <w:rPr>
              <w:rFonts w:hint="eastAsia" w:ascii="新宋体" w:hAnsi="新宋体" w:eastAsia="新宋体"/>
              <w:color w:val="008000"/>
            </w:rPr>
          </w:rPrChange>
        </w:rPr>
        <w:t>轴，注意图像的原始</w:t>
      </w:r>
      <w:r>
        <w:rPr>
          <w:rFonts w:ascii="Times New Roman" w:hAnsi="Times New Roman" w:eastAsia="新宋体" w:cs="Times New Roman"/>
          <w:color w:val="008000"/>
          <w:rPrChange w:id="6935" w:author="China" w:date="2017-06-06T20:51:00Z">
            <w:rPr>
              <w:rFonts w:ascii="新宋体" w:hAnsi="新宋体" w:eastAsia="新宋体"/>
              <w:color w:val="008000"/>
            </w:rPr>
          </w:rPrChange>
        </w:rPr>
        <w:t>X</w:t>
      </w:r>
      <w:r>
        <w:rPr>
          <w:rFonts w:hint="eastAsia" w:ascii="Times New Roman" w:hAnsi="Times New Roman" w:eastAsia="新宋体" w:cs="Times New Roman"/>
          <w:color w:val="008000"/>
          <w:rPrChange w:id="6936" w:author="China" w:date="2017-06-06T20:51:00Z">
            <w:rPr>
              <w:rFonts w:hint="eastAsia" w:ascii="新宋体" w:hAnsi="新宋体" w:eastAsia="新宋体"/>
              <w:color w:val="008000"/>
            </w:rPr>
          </w:rPrChange>
        </w:rPr>
        <w:t>轴和</w:t>
      </w:r>
      <w:r>
        <w:rPr>
          <w:rFonts w:hint="eastAsia" w:ascii="Times New Roman" w:hAnsi="Times New Roman" w:eastAsia="新宋体" w:cs="Times New Roman"/>
          <w:color w:val="008000"/>
          <w:rPrChange w:id="6937" w:author="China" w:date="2017-06-06T20:51:00Z">
            <w:rPr>
              <w:rFonts w:hint="eastAsia" w:ascii="新宋体" w:hAnsi="新宋体" w:eastAsia="新宋体"/>
              <w:color w:val="008000"/>
            </w:rPr>
          </w:rPrChange>
        </w:rPr>
        <w:t>轴计算</w:t>
      </w:r>
      <w:r>
        <w:rPr>
          <w:rFonts w:hint="eastAsia" w:ascii="Times New Roman" w:hAnsi="Times New Roman" w:eastAsia="新宋体" w:cs="Times New Roman"/>
          <w:color w:val="008000"/>
          <w:rPrChange w:id="6938" w:author="China" w:date="2017-06-06T20:51:00Z">
            <w:rPr>
              <w:rFonts w:hint="eastAsia" w:ascii="新宋体" w:hAnsi="新宋体" w:eastAsia="新宋体"/>
              <w:color w:val="008000"/>
            </w:rPr>
          </w:rPrChange>
        </w:rPr>
        <w:t>是以左上角为原点，向右</w:t>
      </w:r>
      <w:del w:id="6939" w:author="刘宁" w:date="2017-06-09T10:14:00Z">
        <w:r>
          <w:rPr>
            <w:rFonts w:hint="eastAsia" w:ascii="Times New Roman" w:hAnsi="Times New Roman" w:eastAsia="新宋体" w:cs="Times New Roman"/>
            <w:color w:val="008000"/>
            <w:rPrChange w:id="6940" w:author="China" w:date="2017-06-06T20:51:00Z">
              <w:rPr>
                <w:rFonts w:hint="eastAsia" w:ascii="新宋体" w:hAnsi="新宋体" w:eastAsia="新宋体"/>
                <w:color w:val="008000"/>
              </w:rPr>
            </w:rPrChange>
          </w:rPr>
          <w:delText></w:delText>
        </w:r>
      </w:del>
      <w:r>
        <w:rPr>
          <w:rFonts w:hint="eastAsia" w:ascii="Times New Roman" w:hAnsi="Times New Roman" w:eastAsia="新宋体" w:cs="Times New Roman"/>
          <w:color w:val="008000"/>
          <w:rPrChange w:id="6941" w:author="China" w:date="2017-06-06T20:51:00Z">
            <w:rPr>
              <w:rFonts w:hint="eastAsia" w:ascii="新宋体" w:hAnsi="新宋体" w:eastAsia="新宋体"/>
              <w:color w:val="008000"/>
            </w:rPr>
          </w:rPrChange>
        </w:rPr>
        <w:t>和向下计算的</w:t>
      </w:r>
    </w:p>
    <w:p>
      <w:pPr>
        <w:ind w:firstLine="480"/>
        <w:jc w:val="left"/>
        <w:rPr>
          <w:rFonts w:ascii="Times New Roman" w:hAnsi="Times New Roman" w:eastAsia="新宋体" w:cs="Times New Roman"/>
          <w:rPrChange w:id="6942" w:author="China" w:date="2017-06-06T20:51:00Z">
            <w:rPr>
              <w:rFonts w:ascii="新宋体" w:hAnsi="新宋体" w:eastAsia="新宋体"/>
            </w:rPr>
          </w:rPrChange>
        </w:rPr>
      </w:pPr>
      <w:r>
        <w:rPr>
          <w:rFonts w:ascii="Times New Roman" w:hAnsi="Times New Roman" w:eastAsia="新宋体" w:cs="Times New Roman"/>
          <w:rPrChange w:id="6943" w:author="China" w:date="2017-06-06T20:51:00Z">
            <w:rPr>
              <w:rFonts w:ascii="新宋体" w:hAnsi="新宋体" w:eastAsia="新宋体"/>
            </w:rPr>
          </w:rPrChange>
        </w:rPr>
        <w:t xml:space="preserve">                </w:t>
      </w:r>
      <w:r>
        <w:rPr>
          <w:rFonts w:ascii="Times New Roman" w:hAnsi="Times New Roman" w:eastAsia="新宋体" w:cs="Times New Roman"/>
          <w:color w:val="0000FF"/>
          <w:rPrChange w:id="6944" w:author="China" w:date="2017-06-06T20:51:00Z">
            <w:rPr>
              <w:rFonts w:ascii="新宋体" w:hAnsi="新宋体" w:eastAsia="新宋体"/>
              <w:color w:val="0000FF"/>
            </w:rPr>
          </w:rPrChange>
        </w:rPr>
        <w:t>flot</w:t>
      </w:r>
      <w:r>
        <w:rPr>
          <w:rFonts w:ascii="Times New Roman" w:hAnsi="Times New Roman" w:eastAsia="新宋体" w:cs="Times New Roman"/>
          <w:rPrChange w:id="6945" w:author="China" w:date="2017-06-06T20:51:00Z">
            <w:rPr>
              <w:rFonts w:ascii="新宋体" w:hAnsi="新宋体" w:eastAsia="新宋体"/>
            </w:rPr>
          </w:rPrChange>
        </w:rPr>
        <w:t xml:space="preserve"> fltX1 = XSpce;</w:t>
      </w:r>
    </w:p>
    <w:p>
      <w:pPr>
        <w:ind w:firstLine="480"/>
        <w:jc w:val="left"/>
        <w:rPr>
          <w:rFonts w:ascii="Times New Roman" w:hAnsi="Times New Roman" w:eastAsia="新宋体" w:cs="Times New Roman"/>
          <w:rPrChange w:id="6946" w:author="China" w:date="2017-06-06T20:51:00Z">
            <w:rPr>
              <w:rFonts w:ascii="新宋体" w:hAnsi="新宋体" w:eastAsia="新宋体"/>
            </w:rPr>
          </w:rPrChange>
        </w:rPr>
      </w:pPr>
      <w:r>
        <w:rPr>
          <w:rFonts w:ascii="Times New Roman" w:hAnsi="Times New Roman" w:eastAsia="新宋体" w:cs="Times New Roman"/>
          <w:rPrChange w:id="6947" w:author="China" w:date="2017-06-06T20:51:00Z">
            <w:rPr>
              <w:rFonts w:ascii="新宋体" w:hAnsi="新宋体" w:eastAsia="新宋体"/>
            </w:rPr>
          </w:rPrChange>
        </w:rPr>
        <w:t xml:space="preserve">                </w:t>
      </w:r>
      <w:r>
        <w:rPr>
          <w:rFonts w:ascii="Times New Roman" w:hAnsi="Times New Roman" w:eastAsia="新宋体" w:cs="Times New Roman"/>
          <w:color w:val="0000FF"/>
          <w:rPrChange w:id="6948" w:author="China" w:date="2017-06-06T20:51:00Z">
            <w:rPr>
              <w:rFonts w:ascii="新宋体" w:hAnsi="新宋体" w:eastAsia="新宋体"/>
              <w:color w:val="0000FF"/>
            </w:rPr>
          </w:rPrChange>
        </w:rPr>
        <w:t>flot</w:t>
      </w:r>
      <w:r>
        <w:rPr>
          <w:rFonts w:ascii="Times New Roman" w:hAnsi="Times New Roman" w:eastAsia="新宋体" w:cs="Times New Roman"/>
          <w:rPrChange w:id="6949" w:author="China" w:date="2017-06-06T20:51:00Z">
            <w:rPr>
              <w:rFonts w:ascii="新宋体" w:hAnsi="新宋体" w:eastAsia="新宋体"/>
            </w:rPr>
          </w:rPrChange>
        </w:rPr>
        <w:t xml:space="preserve"> flt1 = Heght  Spce;</w:t>
      </w:r>
    </w:p>
    <w:p>
      <w:pPr>
        <w:ind w:firstLine="480"/>
        <w:jc w:val="left"/>
        <w:rPr>
          <w:rFonts w:ascii="Times New Roman" w:hAnsi="Times New Roman" w:eastAsia="新宋体" w:cs="Times New Roman"/>
          <w:rPrChange w:id="6950" w:author="China" w:date="2017-06-06T20:51:00Z">
            <w:rPr>
              <w:rFonts w:ascii="新宋体" w:hAnsi="新宋体" w:eastAsia="新宋体"/>
            </w:rPr>
          </w:rPrChange>
        </w:rPr>
      </w:pPr>
      <w:r>
        <w:rPr>
          <w:rFonts w:ascii="Times New Roman" w:hAnsi="Times New Roman" w:eastAsia="新宋体" w:cs="Times New Roman"/>
          <w:rPrChange w:id="6951" w:author="China" w:date="2017-06-06T20:51:00Z">
            <w:rPr>
              <w:rFonts w:ascii="新宋体" w:hAnsi="新宋体" w:eastAsia="新宋体"/>
            </w:rPr>
          </w:rPrChange>
        </w:rPr>
        <w:t xml:space="preserve">                </w:t>
      </w:r>
      <w:r>
        <w:rPr>
          <w:rFonts w:ascii="Times New Roman" w:hAnsi="Times New Roman" w:eastAsia="新宋体" w:cs="Times New Roman"/>
          <w:color w:val="0000FF"/>
          <w:rPrChange w:id="6952" w:author="China" w:date="2017-06-06T20:51:00Z">
            <w:rPr>
              <w:rFonts w:ascii="新宋体" w:hAnsi="新宋体" w:eastAsia="新宋体"/>
              <w:color w:val="0000FF"/>
            </w:rPr>
          </w:rPrChange>
        </w:rPr>
        <w:t>flot</w:t>
      </w:r>
      <w:r>
        <w:rPr>
          <w:rFonts w:ascii="Times New Roman" w:hAnsi="Times New Roman" w:eastAsia="新宋体" w:cs="Times New Roman"/>
          <w:rPrChange w:id="6953" w:author="China" w:date="2017-06-06T20:51:00Z">
            <w:rPr>
              <w:rFonts w:ascii="新宋体" w:hAnsi="新宋体" w:eastAsia="新宋体"/>
            </w:rPr>
          </w:rPrChange>
        </w:rPr>
        <w:t xml:space="preserve"> fltX2 = Wdth  XSpce + XSlce / 2;</w:t>
      </w:r>
    </w:p>
    <w:p>
      <w:pPr>
        <w:ind w:firstLine="480"/>
        <w:jc w:val="left"/>
        <w:rPr>
          <w:rFonts w:ascii="Times New Roman" w:hAnsi="Times New Roman" w:eastAsia="新宋体" w:cs="Times New Roman"/>
          <w:rPrChange w:id="6954" w:author="China" w:date="2017-06-06T20:51:00Z">
            <w:rPr>
              <w:rFonts w:ascii="新宋体" w:hAnsi="新宋体" w:eastAsia="新宋体"/>
            </w:rPr>
          </w:rPrChange>
        </w:rPr>
      </w:pPr>
      <w:r>
        <w:rPr>
          <w:rFonts w:ascii="Times New Roman" w:hAnsi="Times New Roman" w:eastAsia="新宋体" w:cs="Times New Roman"/>
          <w:rPrChange w:id="6955" w:author="China" w:date="2017-06-06T20:51:00Z">
            <w:rPr>
              <w:rFonts w:ascii="新宋体" w:hAnsi="新宋体" w:eastAsia="新宋体"/>
            </w:rPr>
          </w:rPrChange>
        </w:rPr>
        <w:t xml:space="preserve">                </w:t>
      </w:r>
      <w:r>
        <w:rPr>
          <w:rFonts w:ascii="Times New Roman" w:hAnsi="Times New Roman" w:eastAsia="新宋体" w:cs="Times New Roman"/>
          <w:color w:val="0000FF"/>
          <w:rPrChange w:id="6956" w:author="China" w:date="2017-06-06T20:51:00Z">
            <w:rPr>
              <w:rFonts w:ascii="新宋体" w:hAnsi="新宋体" w:eastAsia="新宋体"/>
              <w:color w:val="0000FF"/>
            </w:rPr>
          </w:rPrChange>
        </w:rPr>
        <w:t>flot</w:t>
      </w:r>
      <w:r>
        <w:rPr>
          <w:rFonts w:ascii="Times New Roman" w:hAnsi="Times New Roman" w:eastAsia="新宋体" w:cs="Times New Roman"/>
          <w:rPrChange w:id="6957" w:author="China" w:date="2017-06-06T20:51:00Z">
            <w:rPr>
              <w:rFonts w:ascii="新宋体" w:hAnsi="新宋体" w:eastAsia="新宋体"/>
            </w:rPr>
          </w:rPrChange>
        </w:rPr>
        <w:t xml:space="preserve"> flt2 = flt1;</w:t>
      </w:r>
    </w:p>
    <w:p>
      <w:pPr>
        <w:ind w:firstLine="480"/>
        <w:jc w:val="left"/>
        <w:rPr>
          <w:rFonts w:ascii="Times New Roman" w:hAnsi="Times New Roman" w:eastAsia="新宋体" w:cs="Times New Roman"/>
          <w:rPrChange w:id="6958" w:author="China" w:date="2017-06-06T20:51:00Z">
            <w:rPr>
              <w:rFonts w:ascii="新宋体" w:hAnsi="新宋体" w:eastAsia="新宋体"/>
            </w:rPr>
          </w:rPrChange>
        </w:rPr>
      </w:pPr>
      <w:r>
        <w:rPr>
          <w:rFonts w:ascii="Times New Roman" w:hAnsi="Times New Roman" w:eastAsia="新宋体" w:cs="Times New Roman"/>
          <w:rPrChange w:id="6959" w:author="China" w:date="2017-06-06T20:51:00Z">
            <w:rPr>
              <w:rFonts w:ascii="新宋体" w:hAnsi="新宋体" w:eastAsia="新宋体"/>
            </w:rPr>
          </w:rPrChange>
        </w:rPr>
        <w:t xml:space="preserve">                objGrphcs.DrwLne(</w:t>
      </w:r>
      <w:r>
        <w:rPr>
          <w:rFonts w:ascii="Times New Roman" w:hAnsi="Times New Roman" w:eastAsia="新宋体" w:cs="Times New Roman"/>
          <w:color w:val="0000FF"/>
          <w:rPrChange w:id="6960" w:author="China" w:date="2017-06-06T20:51:00Z">
            <w:rPr>
              <w:rFonts w:ascii="新宋体" w:hAnsi="新宋体" w:eastAsia="新宋体"/>
              <w:color w:val="0000FF"/>
            </w:rPr>
          </w:rPrChange>
        </w:rPr>
        <w:t>new</w:t>
      </w:r>
      <w:r>
        <w:rPr>
          <w:rFonts w:ascii="Times New Roman" w:hAnsi="Times New Roman" w:eastAsia="新宋体" w:cs="Times New Roman"/>
          <w:rPrChange w:id="6961" w:author="China" w:date="2017-06-06T20:51:00Z">
            <w:rPr>
              <w:rFonts w:ascii="新宋体" w:hAnsi="新宋体" w:eastAsia="新宋体"/>
            </w:rPr>
          </w:rPrChange>
        </w:rPr>
        <w:t xml:space="preserve"> </w:t>
      </w:r>
      <w:r>
        <w:rPr>
          <w:rFonts w:ascii="Times New Roman" w:hAnsi="Times New Roman" w:eastAsia="新宋体" w:cs="Times New Roman"/>
          <w:color w:val="2B91AF"/>
          <w:rPrChange w:id="6962" w:author="China" w:date="2017-06-06T20:51:00Z">
            <w:rPr>
              <w:rFonts w:ascii="新宋体" w:hAnsi="新宋体" w:eastAsia="新宋体"/>
              <w:color w:val="2B91AF"/>
            </w:rPr>
          </w:rPrChange>
        </w:rPr>
        <w:t>Pen</w:t>
      </w:r>
      <w:r>
        <w:rPr>
          <w:rFonts w:ascii="Times New Roman" w:hAnsi="Times New Roman" w:eastAsia="新宋体" w:cs="Times New Roman"/>
          <w:rPrChange w:id="6963" w:author="China" w:date="2017-06-06T20:51:00Z">
            <w:rPr>
              <w:rFonts w:ascii="新宋体" w:hAnsi="新宋体" w:eastAsia="新宋体"/>
            </w:rPr>
          </w:rPrChange>
        </w:rPr>
        <w:t>(</w:t>
      </w:r>
      <w:r>
        <w:rPr>
          <w:rFonts w:ascii="Times New Roman" w:hAnsi="Times New Roman" w:eastAsia="新宋体" w:cs="Times New Roman"/>
          <w:color w:val="0000FF"/>
          <w:rPrChange w:id="6964" w:author="China" w:date="2017-06-06T20:51:00Z">
            <w:rPr>
              <w:rFonts w:ascii="新宋体" w:hAnsi="新宋体" w:eastAsia="新宋体"/>
              <w:color w:val="0000FF"/>
            </w:rPr>
          </w:rPrChange>
        </w:rPr>
        <w:t>new</w:t>
      </w:r>
      <w:r>
        <w:rPr>
          <w:rFonts w:ascii="Times New Roman" w:hAnsi="Times New Roman" w:eastAsia="新宋体" w:cs="Times New Roman"/>
          <w:rPrChange w:id="6965" w:author="China" w:date="2017-06-06T20:51:00Z">
            <w:rPr>
              <w:rFonts w:ascii="新宋体" w:hAnsi="新宋体" w:eastAsia="新宋体"/>
            </w:rPr>
          </w:rPrChange>
        </w:rPr>
        <w:t xml:space="preserve"> </w:t>
      </w:r>
      <w:r>
        <w:rPr>
          <w:rFonts w:ascii="Times New Roman" w:hAnsi="Times New Roman" w:eastAsia="新宋体" w:cs="Times New Roman"/>
          <w:color w:val="2B91AF"/>
          <w:rPrChange w:id="6966" w:author="China" w:date="2017-06-06T20:51:00Z">
            <w:rPr>
              <w:rFonts w:ascii="新宋体" w:hAnsi="新宋体" w:eastAsia="新宋体"/>
              <w:color w:val="2B91AF"/>
            </w:rPr>
          </w:rPrChange>
        </w:rPr>
        <w:t>SoldBrush</w:t>
      </w:r>
      <w:r>
        <w:rPr>
          <w:rFonts w:ascii="Times New Roman" w:hAnsi="Times New Roman" w:eastAsia="新宋体" w:cs="Times New Roman"/>
          <w:rPrChange w:id="6967" w:author="China" w:date="2017-06-06T20:51:00Z">
            <w:rPr>
              <w:rFonts w:ascii="新宋体" w:hAnsi="新宋体" w:eastAsia="新宋体"/>
            </w:rPr>
          </w:rPrChange>
        </w:rPr>
        <w:t>(xsColor)</w:t>
      </w:r>
      <w:r>
        <w:rPr>
          <w:rFonts w:hint="eastAsia" w:ascii="Times New Roman" w:hAnsi="Times New Roman" w:eastAsia="新宋体" w:cs="Times New Roman"/>
          <w:rPrChange w:id="6968" w:author="China" w:date="2017-06-06T20:51:00Z">
            <w:rPr>
              <w:rFonts w:hint="eastAsia" w:ascii="新宋体" w:hAnsi="新宋体" w:eastAsia="新宋体"/>
            </w:rPr>
          </w:rPrChange>
        </w:rPr>
        <w:t>，</w:t>
      </w:r>
      <w:r>
        <w:rPr>
          <w:rFonts w:ascii="Times New Roman" w:hAnsi="Times New Roman" w:eastAsia="新宋体" w:cs="Times New Roman"/>
          <w:rPrChange w:id="6969" w:author="China" w:date="2017-06-06T20:51:00Z">
            <w:rPr>
              <w:rFonts w:ascii="新宋体" w:hAnsi="新宋体" w:eastAsia="新宋体"/>
            </w:rPr>
          </w:rPrChange>
        </w:rPr>
        <w:t xml:space="preserve"> 1)</w:t>
      </w:r>
      <w:r>
        <w:rPr>
          <w:rFonts w:hint="eastAsia" w:ascii="Times New Roman" w:hAnsi="Times New Roman" w:eastAsia="新宋体" w:cs="Times New Roman"/>
          <w:rPrChange w:id="6970" w:author="China" w:date="2017-06-06T20:51:00Z">
            <w:rPr>
              <w:rFonts w:hint="eastAsia" w:ascii="新宋体" w:hAnsi="新宋体" w:eastAsia="新宋体"/>
            </w:rPr>
          </w:rPrChange>
        </w:rPr>
        <w:t>，</w:t>
      </w:r>
      <w:r>
        <w:rPr>
          <w:rFonts w:ascii="Times New Roman" w:hAnsi="Times New Roman" w:eastAsia="新宋体" w:cs="Times New Roman"/>
          <w:rPrChange w:id="6971" w:author="China" w:date="2017-06-06T20:51:00Z">
            <w:rPr>
              <w:rFonts w:ascii="新宋体" w:hAnsi="新宋体" w:eastAsia="新宋体"/>
            </w:rPr>
          </w:rPrChange>
        </w:rPr>
        <w:t xml:space="preserve"> fltX1</w:t>
      </w:r>
      <w:r>
        <w:rPr>
          <w:rFonts w:hint="eastAsia" w:ascii="Times New Roman" w:hAnsi="Times New Roman" w:eastAsia="新宋体" w:cs="Times New Roman"/>
          <w:rPrChange w:id="6972" w:author="China" w:date="2017-06-06T20:51:00Z">
            <w:rPr>
              <w:rFonts w:hint="eastAsia" w:ascii="新宋体" w:hAnsi="新宋体" w:eastAsia="新宋体"/>
            </w:rPr>
          </w:rPrChange>
        </w:rPr>
        <w:t>，</w:t>
      </w:r>
      <w:r>
        <w:rPr>
          <w:rFonts w:ascii="Times New Roman" w:hAnsi="Times New Roman" w:eastAsia="新宋体" w:cs="Times New Roman"/>
          <w:rPrChange w:id="6973" w:author="China" w:date="2017-06-06T20:51:00Z">
            <w:rPr>
              <w:rFonts w:ascii="新宋体" w:hAnsi="新宋体" w:eastAsia="新宋体"/>
            </w:rPr>
          </w:rPrChange>
        </w:rPr>
        <w:t xml:space="preserve"> flt1</w:t>
      </w:r>
      <w:r>
        <w:rPr>
          <w:rFonts w:hint="eastAsia" w:ascii="Times New Roman" w:hAnsi="Times New Roman" w:eastAsia="新宋体" w:cs="Times New Roman"/>
          <w:rPrChange w:id="6974" w:author="China" w:date="2017-06-06T20:51:00Z">
            <w:rPr>
              <w:rFonts w:hint="eastAsia" w:ascii="新宋体" w:hAnsi="新宋体" w:eastAsia="新宋体"/>
            </w:rPr>
          </w:rPrChange>
        </w:rPr>
        <w:t>，</w:t>
      </w:r>
      <w:r>
        <w:rPr>
          <w:rFonts w:ascii="Times New Roman" w:hAnsi="Times New Roman" w:eastAsia="新宋体" w:cs="Times New Roman"/>
          <w:rPrChange w:id="6975" w:author="China" w:date="2017-06-06T20:51:00Z">
            <w:rPr>
              <w:rFonts w:ascii="新宋体" w:hAnsi="新宋体" w:eastAsia="新宋体"/>
            </w:rPr>
          </w:rPrChange>
        </w:rPr>
        <w:t xml:space="preserve"> fltX2</w:t>
      </w:r>
      <w:r>
        <w:rPr>
          <w:rFonts w:hint="eastAsia" w:ascii="Times New Roman" w:hAnsi="Times New Roman" w:eastAsia="新宋体" w:cs="Times New Roman"/>
          <w:rPrChange w:id="6976" w:author="China" w:date="2017-06-06T20:51:00Z">
            <w:rPr>
              <w:rFonts w:hint="eastAsia" w:ascii="新宋体" w:hAnsi="新宋体" w:eastAsia="新宋体"/>
            </w:rPr>
          </w:rPrChange>
        </w:rPr>
        <w:t>，</w:t>
      </w:r>
      <w:r>
        <w:rPr>
          <w:rFonts w:ascii="Times New Roman" w:hAnsi="Times New Roman" w:eastAsia="新宋体" w:cs="Times New Roman"/>
          <w:rPrChange w:id="6977" w:author="China" w:date="2017-06-06T20:51:00Z">
            <w:rPr>
              <w:rFonts w:ascii="新宋体" w:hAnsi="新宋体" w:eastAsia="新宋体"/>
            </w:rPr>
          </w:rPrChange>
        </w:rPr>
        <w:t xml:space="preserve"> flt2);</w:t>
      </w:r>
    </w:p>
    <w:p>
      <w:pPr>
        <w:ind w:firstLine="480"/>
        <w:jc w:val="left"/>
        <w:rPr>
          <w:rFonts w:ascii="Times New Roman" w:hAnsi="Times New Roman" w:eastAsia="新宋体" w:cs="Times New Roman"/>
          <w:rPrChange w:id="6978" w:author="China" w:date="2017-06-06T20:51:00Z">
            <w:rPr>
              <w:rFonts w:ascii="新宋体" w:hAnsi="新宋体" w:eastAsia="新宋体"/>
            </w:rPr>
          </w:rPrChange>
        </w:rPr>
      </w:pPr>
      <w:r>
        <w:rPr>
          <w:rFonts w:ascii="Times New Roman" w:hAnsi="Times New Roman" w:eastAsia="新宋体" w:cs="Times New Roman"/>
          <w:rPrChange w:id="6979" w:author="China" w:date="2017-06-06T20:51:00Z">
            <w:rPr>
              <w:rFonts w:ascii="新宋体" w:hAnsi="新宋体" w:eastAsia="新宋体"/>
            </w:rPr>
          </w:rPrChange>
        </w:rPr>
        <w:t xml:space="preserve">                </w:t>
      </w:r>
      <w:r>
        <w:rPr>
          <w:rFonts w:ascii="Times New Roman" w:hAnsi="Times New Roman" w:eastAsia="新宋体" w:cs="Times New Roman"/>
          <w:color w:val="008000"/>
          <w:rPrChange w:id="6980"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6981" w:author="China" w:date="2017-06-06T20:51:00Z">
            <w:rPr>
              <w:rFonts w:hint="eastAsia" w:ascii="新宋体" w:hAnsi="新宋体" w:eastAsia="新宋体"/>
              <w:color w:val="008000"/>
            </w:rPr>
          </w:rPrChange>
        </w:rPr>
        <w:t>画</w:t>
      </w:r>
      <w:ins w:id="6982" w:author="刘宁" w:date="2017-06-09T10:14:00Z">
        <w:r>
          <w:rPr>
            <w:rFonts w:hint="eastAsia" w:eastAsia="新宋体" w:cs="Times New Roman"/>
            <w:color w:val="008000"/>
          </w:rPr>
          <w:t>Y</w:t>
        </w:r>
      </w:ins>
      <w:r>
        <w:rPr>
          <w:rFonts w:hint="eastAsia" w:ascii="Times New Roman" w:hAnsi="Times New Roman" w:eastAsia="新宋体" w:cs="Times New Roman"/>
          <w:color w:val="008000"/>
          <w:rPrChange w:id="6983" w:author="China" w:date="2017-06-06T20:51:00Z">
            <w:rPr>
              <w:rFonts w:hint="eastAsia" w:ascii="新宋体" w:hAnsi="新宋体" w:eastAsia="新宋体"/>
              <w:color w:val="008000"/>
            </w:rPr>
          </w:rPrChange>
        </w:rPr>
        <w:t>轴</w:t>
      </w:r>
    </w:p>
    <w:p>
      <w:pPr>
        <w:ind w:firstLine="480"/>
        <w:jc w:val="left"/>
        <w:rPr>
          <w:rFonts w:ascii="Times New Roman" w:hAnsi="Times New Roman" w:eastAsia="新宋体" w:cs="Times New Roman"/>
          <w:rPrChange w:id="6984" w:author="China" w:date="2017-06-06T20:51:00Z">
            <w:rPr>
              <w:rFonts w:ascii="新宋体" w:hAnsi="新宋体" w:eastAsia="新宋体"/>
            </w:rPr>
          </w:rPrChange>
        </w:rPr>
      </w:pPr>
      <w:r>
        <w:rPr>
          <w:rFonts w:ascii="Times New Roman" w:hAnsi="Times New Roman" w:eastAsia="新宋体" w:cs="Times New Roman"/>
          <w:rPrChange w:id="6985" w:author="China" w:date="2017-06-06T20:51:00Z">
            <w:rPr>
              <w:rFonts w:ascii="新宋体" w:hAnsi="新宋体" w:eastAsia="新宋体"/>
            </w:rPr>
          </w:rPrChange>
        </w:rPr>
        <w:t xml:space="preserve">                fltX1 = XSpce;</w:t>
      </w:r>
    </w:p>
    <w:p>
      <w:pPr>
        <w:ind w:firstLine="480"/>
        <w:jc w:val="left"/>
        <w:rPr>
          <w:rFonts w:ascii="Times New Roman" w:hAnsi="Times New Roman" w:eastAsia="新宋体" w:cs="Times New Roman"/>
          <w:rPrChange w:id="6986" w:author="China" w:date="2017-06-06T20:51:00Z">
            <w:rPr>
              <w:rFonts w:ascii="新宋体" w:hAnsi="新宋体" w:eastAsia="新宋体"/>
            </w:rPr>
          </w:rPrChange>
        </w:rPr>
      </w:pPr>
      <w:r>
        <w:rPr>
          <w:rFonts w:ascii="Times New Roman" w:hAnsi="Times New Roman" w:eastAsia="新宋体" w:cs="Times New Roman"/>
          <w:rPrChange w:id="6987" w:author="China" w:date="2017-06-06T20:51:00Z">
            <w:rPr>
              <w:rFonts w:ascii="新宋体" w:hAnsi="新宋体" w:eastAsia="新宋体"/>
            </w:rPr>
          </w:rPrChange>
        </w:rPr>
        <w:t xml:space="preserve">                flt1 = </w:t>
      </w:r>
      <w:r>
        <w:rPr>
          <w:rFonts w:ascii="Times New Roman" w:hAnsi="Times New Roman" w:eastAsia="新宋体" w:cs="Times New Roman"/>
          <w:rPrChange w:id="6988" w:author="China" w:date="2017-06-06T20:51:00Z">
            <w:rPr>
              <w:rFonts w:ascii="新宋体" w:hAnsi="新宋体" w:eastAsia="新宋体"/>
            </w:rPr>
          </w:rPrChange>
        </w:rPr>
        <w:t>Heght  Spce</w:t>
      </w:r>
      <w:r>
        <w:rPr>
          <w:rFonts w:ascii="Times New Roman" w:hAnsi="Times New Roman" w:eastAsia="新宋体" w:cs="Times New Roman"/>
          <w:rPrChange w:id="6989"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6990" w:author="China" w:date="2017-06-06T20:51:00Z">
            <w:rPr>
              <w:rFonts w:ascii="新宋体" w:hAnsi="新宋体" w:eastAsia="新宋体"/>
            </w:rPr>
          </w:rPrChange>
        </w:rPr>
      </w:pPr>
      <w:r>
        <w:rPr>
          <w:rFonts w:ascii="Times New Roman" w:hAnsi="Times New Roman" w:eastAsia="新宋体" w:cs="Times New Roman"/>
          <w:rPrChange w:id="6991" w:author="China" w:date="2017-06-06T20:51:00Z">
            <w:rPr>
              <w:rFonts w:ascii="新宋体" w:hAnsi="新宋体" w:eastAsia="新宋体"/>
            </w:rPr>
          </w:rPrChange>
        </w:rPr>
        <w:t xml:space="preserve">                fltX2 = XSpce;</w:t>
      </w:r>
    </w:p>
    <w:p>
      <w:pPr>
        <w:ind w:firstLine="480"/>
        <w:jc w:val="left"/>
        <w:rPr>
          <w:rFonts w:ascii="Times New Roman" w:hAnsi="Times New Roman" w:eastAsia="新宋体" w:cs="Times New Roman"/>
          <w:rPrChange w:id="6992" w:author="China" w:date="2017-06-06T20:51:00Z">
            <w:rPr>
              <w:rFonts w:ascii="新宋体" w:hAnsi="新宋体" w:eastAsia="新宋体"/>
            </w:rPr>
          </w:rPrChange>
        </w:rPr>
      </w:pPr>
      <w:r>
        <w:rPr>
          <w:rFonts w:ascii="Times New Roman" w:hAnsi="Times New Roman" w:eastAsia="新宋体" w:cs="Times New Roman"/>
          <w:rPrChange w:id="6993" w:author="China" w:date="2017-06-06T20:51:00Z">
            <w:rPr>
              <w:rFonts w:ascii="新宋体" w:hAnsi="新宋体" w:eastAsia="新宋体"/>
            </w:rPr>
          </w:rPrChange>
        </w:rPr>
        <w:t xml:space="preserve">                flt2 = </w:t>
      </w:r>
      <w:r>
        <w:rPr>
          <w:rFonts w:ascii="Times New Roman" w:hAnsi="Times New Roman" w:eastAsia="新宋体" w:cs="Times New Roman"/>
          <w:rPrChange w:id="6994" w:author="China" w:date="2017-06-06T20:51:00Z">
            <w:rPr>
              <w:rFonts w:ascii="新宋体" w:hAnsi="新宋体" w:eastAsia="新宋体"/>
            </w:rPr>
          </w:rPrChange>
        </w:rPr>
        <w:t>Spce  Slce</w:t>
      </w:r>
      <w:r>
        <w:rPr>
          <w:rFonts w:ascii="Times New Roman" w:hAnsi="Times New Roman" w:eastAsia="新宋体" w:cs="Times New Roman"/>
          <w:rPrChange w:id="6995" w:author="China" w:date="2017-06-06T20:51:00Z">
            <w:rPr>
              <w:rFonts w:ascii="新宋体" w:hAnsi="新宋体" w:eastAsia="新宋体"/>
            </w:rPr>
          </w:rPrChange>
        </w:rPr>
        <w:t xml:space="preserve"> / 2;</w:t>
      </w:r>
    </w:p>
    <w:p>
      <w:pPr>
        <w:ind w:firstLine="480"/>
        <w:jc w:val="left"/>
        <w:rPr>
          <w:rFonts w:ascii="Times New Roman" w:hAnsi="Times New Roman" w:eastAsia="新宋体" w:cs="Times New Roman"/>
          <w:rPrChange w:id="6996" w:author="China" w:date="2017-06-06T20:51:00Z">
            <w:rPr>
              <w:rFonts w:ascii="新宋体" w:hAnsi="新宋体" w:eastAsia="新宋体"/>
            </w:rPr>
          </w:rPrChange>
        </w:rPr>
      </w:pPr>
      <w:r>
        <w:rPr>
          <w:rFonts w:ascii="Times New Roman" w:hAnsi="Times New Roman" w:eastAsia="新宋体" w:cs="Times New Roman"/>
          <w:rPrChange w:id="6997" w:author="China" w:date="2017-06-06T20:51:00Z">
            <w:rPr>
              <w:rFonts w:ascii="新宋体" w:hAnsi="新宋体" w:eastAsia="新宋体"/>
            </w:rPr>
          </w:rPrChange>
        </w:rPr>
        <w:t xml:space="preserve">                objGrphcs.DrwLne(</w:t>
      </w:r>
      <w:r>
        <w:rPr>
          <w:rFonts w:ascii="Times New Roman" w:hAnsi="Times New Roman" w:eastAsia="新宋体" w:cs="Times New Roman"/>
          <w:color w:val="0000FF"/>
          <w:rPrChange w:id="6998" w:author="China" w:date="2017-06-06T20:51:00Z">
            <w:rPr>
              <w:rFonts w:ascii="新宋体" w:hAnsi="新宋体" w:eastAsia="新宋体"/>
              <w:color w:val="0000FF"/>
            </w:rPr>
          </w:rPrChange>
        </w:rPr>
        <w:t>new</w:t>
      </w:r>
      <w:r>
        <w:rPr>
          <w:rFonts w:ascii="Times New Roman" w:hAnsi="Times New Roman" w:eastAsia="新宋体" w:cs="Times New Roman"/>
          <w:rPrChange w:id="6999" w:author="China" w:date="2017-06-06T20:51:00Z">
            <w:rPr>
              <w:rFonts w:ascii="新宋体" w:hAnsi="新宋体" w:eastAsia="新宋体"/>
            </w:rPr>
          </w:rPrChange>
        </w:rPr>
        <w:t xml:space="preserve"> </w:t>
      </w:r>
      <w:r>
        <w:rPr>
          <w:rFonts w:ascii="Times New Roman" w:hAnsi="Times New Roman" w:eastAsia="新宋体" w:cs="Times New Roman"/>
          <w:color w:val="2B91AF"/>
          <w:rPrChange w:id="7000" w:author="China" w:date="2017-06-06T20:51:00Z">
            <w:rPr>
              <w:rFonts w:ascii="新宋体" w:hAnsi="新宋体" w:eastAsia="新宋体"/>
              <w:color w:val="2B91AF"/>
            </w:rPr>
          </w:rPrChange>
        </w:rPr>
        <w:t>Pen</w:t>
      </w:r>
      <w:r>
        <w:rPr>
          <w:rFonts w:ascii="Times New Roman" w:hAnsi="Times New Roman" w:eastAsia="新宋体" w:cs="Times New Roman"/>
          <w:rPrChange w:id="7001" w:author="China" w:date="2017-06-06T20:51:00Z">
            <w:rPr>
              <w:rFonts w:ascii="新宋体" w:hAnsi="新宋体" w:eastAsia="新宋体"/>
            </w:rPr>
          </w:rPrChange>
        </w:rPr>
        <w:t>(</w:t>
      </w:r>
      <w:r>
        <w:rPr>
          <w:rFonts w:ascii="Times New Roman" w:hAnsi="Times New Roman" w:eastAsia="新宋体" w:cs="Times New Roman"/>
          <w:color w:val="0000FF"/>
          <w:rPrChange w:id="7002" w:author="China" w:date="2017-06-06T20:51:00Z">
            <w:rPr>
              <w:rFonts w:ascii="新宋体" w:hAnsi="新宋体" w:eastAsia="新宋体"/>
              <w:color w:val="0000FF"/>
            </w:rPr>
          </w:rPrChange>
        </w:rPr>
        <w:t>new</w:t>
      </w:r>
      <w:r>
        <w:rPr>
          <w:rFonts w:ascii="Times New Roman" w:hAnsi="Times New Roman" w:eastAsia="新宋体" w:cs="Times New Roman"/>
          <w:rPrChange w:id="7003" w:author="China" w:date="2017-06-06T20:51:00Z">
            <w:rPr>
              <w:rFonts w:ascii="新宋体" w:hAnsi="新宋体" w:eastAsia="新宋体"/>
            </w:rPr>
          </w:rPrChange>
        </w:rPr>
        <w:t xml:space="preserve"> </w:t>
      </w:r>
      <w:r>
        <w:rPr>
          <w:rFonts w:ascii="Times New Roman" w:hAnsi="Times New Roman" w:eastAsia="新宋体" w:cs="Times New Roman"/>
          <w:color w:val="2B91AF"/>
          <w:rPrChange w:id="7004" w:author="China" w:date="2017-06-06T20:51:00Z">
            <w:rPr>
              <w:rFonts w:ascii="新宋体" w:hAnsi="新宋体" w:eastAsia="新宋体"/>
              <w:color w:val="2B91AF"/>
            </w:rPr>
          </w:rPrChange>
        </w:rPr>
        <w:t>SoldBrush</w:t>
      </w:r>
      <w:r>
        <w:rPr>
          <w:rFonts w:ascii="Times New Roman" w:hAnsi="Times New Roman" w:eastAsia="新宋体" w:cs="Times New Roman"/>
          <w:rPrChange w:id="7005" w:author="China" w:date="2017-06-06T20:51:00Z">
            <w:rPr>
              <w:rFonts w:ascii="新宋体" w:hAnsi="新宋体" w:eastAsia="新宋体"/>
            </w:rPr>
          </w:rPrChange>
        </w:rPr>
        <w:t>(xsColor)</w:t>
      </w:r>
      <w:r>
        <w:rPr>
          <w:rFonts w:hint="eastAsia" w:ascii="Times New Roman" w:hAnsi="Times New Roman" w:eastAsia="新宋体" w:cs="Times New Roman"/>
          <w:rPrChange w:id="7006" w:author="China" w:date="2017-06-06T20:51:00Z">
            <w:rPr>
              <w:rFonts w:hint="eastAsia" w:ascii="新宋体" w:hAnsi="新宋体" w:eastAsia="新宋体"/>
            </w:rPr>
          </w:rPrChange>
        </w:rPr>
        <w:t>，</w:t>
      </w:r>
      <w:r>
        <w:rPr>
          <w:rFonts w:ascii="Times New Roman" w:hAnsi="Times New Roman" w:eastAsia="新宋体" w:cs="Times New Roman"/>
          <w:rPrChange w:id="7007" w:author="China" w:date="2017-06-06T20:51:00Z">
            <w:rPr>
              <w:rFonts w:ascii="新宋体" w:hAnsi="新宋体" w:eastAsia="新宋体"/>
            </w:rPr>
          </w:rPrChange>
        </w:rPr>
        <w:t xml:space="preserve"> 1)</w:t>
      </w:r>
      <w:r>
        <w:rPr>
          <w:rFonts w:hint="eastAsia" w:ascii="Times New Roman" w:hAnsi="Times New Roman" w:eastAsia="新宋体" w:cs="Times New Roman"/>
          <w:rPrChange w:id="7008" w:author="China" w:date="2017-06-06T20:51:00Z">
            <w:rPr>
              <w:rFonts w:hint="eastAsia" w:ascii="新宋体" w:hAnsi="新宋体" w:eastAsia="新宋体"/>
            </w:rPr>
          </w:rPrChange>
        </w:rPr>
        <w:t>，</w:t>
      </w:r>
      <w:r>
        <w:rPr>
          <w:rFonts w:ascii="Times New Roman" w:hAnsi="Times New Roman" w:eastAsia="新宋体" w:cs="Times New Roman"/>
          <w:rPrChange w:id="7009" w:author="China" w:date="2017-06-06T20:51:00Z">
            <w:rPr>
              <w:rFonts w:ascii="新宋体" w:hAnsi="新宋体" w:eastAsia="新宋体"/>
            </w:rPr>
          </w:rPrChange>
        </w:rPr>
        <w:t xml:space="preserve"> fltX1</w:t>
      </w:r>
      <w:r>
        <w:rPr>
          <w:rFonts w:hint="eastAsia" w:ascii="Times New Roman" w:hAnsi="Times New Roman" w:eastAsia="新宋体" w:cs="Times New Roman"/>
          <w:rPrChange w:id="7010" w:author="China" w:date="2017-06-06T20:51:00Z">
            <w:rPr>
              <w:rFonts w:hint="eastAsia" w:ascii="新宋体" w:hAnsi="新宋体" w:eastAsia="新宋体"/>
            </w:rPr>
          </w:rPrChange>
        </w:rPr>
        <w:t>，</w:t>
      </w:r>
      <w:r>
        <w:rPr>
          <w:rFonts w:ascii="Times New Roman" w:hAnsi="Times New Roman" w:eastAsia="新宋体" w:cs="Times New Roman"/>
          <w:rPrChange w:id="7011" w:author="China" w:date="2017-06-06T20:51:00Z">
            <w:rPr>
              <w:rFonts w:ascii="新宋体" w:hAnsi="新宋体" w:eastAsia="新宋体"/>
            </w:rPr>
          </w:rPrChange>
        </w:rPr>
        <w:t xml:space="preserve"> flt1</w:t>
      </w:r>
      <w:r>
        <w:rPr>
          <w:rFonts w:hint="eastAsia" w:ascii="Times New Roman" w:hAnsi="Times New Roman" w:eastAsia="新宋体" w:cs="Times New Roman"/>
          <w:rPrChange w:id="7012" w:author="China" w:date="2017-06-06T20:51:00Z">
            <w:rPr>
              <w:rFonts w:hint="eastAsia" w:ascii="新宋体" w:hAnsi="新宋体" w:eastAsia="新宋体"/>
            </w:rPr>
          </w:rPrChange>
        </w:rPr>
        <w:t>，</w:t>
      </w:r>
      <w:r>
        <w:rPr>
          <w:rFonts w:ascii="Times New Roman" w:hAnsi="Times New Roman" w:eastAsia="新宋体" w:cs="Times New Roman"/>
          <w:rPrChange w:id="7013" w:author="China" w:date="2017-06-06T20:51:00Z">
            <w:rPr>
              <w:rFonts w:ascii="新宋体" w:hAnsi="新宋体" w:eastAsia="新宋体"/>
            </w:rPr>
          </w:rPrChange>
        </w:rPr>
        <w:t xml:space="preserve"> fltX2</w:t>
      </w:r>
      <w:r>
        <w:rPr>
          <w:rFonts w:hint="eastAsia" w:ascii="Times New Roman" w:hAnsi="Times New Roman" w:eastAsia="新宋体" w:cs="Times New Roman"/>
          <w:rPrChange w:id="7014" w:author="China" w:date="2017-06-06T20:51:00Z">
            <w:rPr>
              <w:rFonts w:hint="eastAsia" w:ascii="新宋体" w:hAnsi="新宋体" w:eastAsia="新宋体"/>
            </w:rPr>
          </w:rPrChange>
        </w:rPr>
        <w:t>，</w:t>
      </w:r>
      <w:r>
        <w:rPr>
          <w:rFonts w:ascii="Times New Roman" w:hAnsi="Times New Roman" w:eastAsia="新宋体" w:cs="Times New Roman"/>
          <w:rPrChange w:id="7015" w:author="China" w:date="2017-06-06T20:51:00Z">
            <w:rPr>
              <w:rFonts w:ascii="新宋体" w:hAnsi="新宋体" w:eastAsia="新宋体"/>
            </w:rPr>
          </w:rPrChange>
        </w:rPr>
        <w:t xml:space="preserve"> flt2);</w:t>
      </w:r>
    </w:p>
    <w:p>
      <w:pPr>
        <w:ind w:firstLine="480"/>
        <w:jc w:val="left"/>
        <w:rPr>
          <w:rFonts w:ascii="Times New Roman" w:hAnsi="Times New Roman" w:eastAsia="新宋体" w:cs="Times New Roman"/>
          <w:rPrChange w:id="7016" w:author="China" w:date="2017-06-06T20:51:00Z">
            <w:rPr>
              <w:rFonts w:ascii="新宋体" w:hAnsi="新宋体" w:eastAsia="新宋体"/>
            </w:rPr>
          </w:rPrChange>
        </w:rPr>
      </w:pPr>
      <w:r>
        <w:rPr>
          <w:rFonts w:ascii="Times New Roman" w:hAnsi="Times New Roman" w:eastAsia="新宋体" w:cs="Times New Roman"/>
          <w:rPrChange w:id="7017" w:author="China" w:date="2017-06-06T20:51:00Z">
            <w:rPr>
              <w:rFonts w:ascii="新宋体" w:hAnsi="新宋体" w:eastAsia="新宋体"/>
            </w:rPr>
          </w:rPrChange>
        </w:rPr>
        <w:t xml:space="preserve">                </w:t>
      </w:r>
      <w:r>
        <w:rPr>
          <w:rFonts w:ascii="Times New Roman" w:hAnsi="Times New Roman" w:eastAsia="新宋体" w:cs="Times New Roman"/>
          <w:color w:val="008000"/>
          <w:rPrChange w:id="701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019" w:author="China" w:date="2017-06-06T20:51:00Z">
            <w:rPr>
              <w:rFonts w:hint="eastAsia" w:ascii="新宋体" w:hAnsi="新宋体" w:eastAsia="新宋体"/>
              <w:color w:val="008000"/>
            </w:rPr>
          </w:rPrChange>
        </w:rPr>
        <w:t>初始化轴线说明文字</w:t>
      </w:r>
    </w:p>
    <w:p>
      <w:pPr>
        <w:ind w:firstLine="480"/>
        <w:jc w:val="left"/>
        <w:rPr>
          <w:rFonts w:ascii="Times New Roman" w:hAnsi="Times New Roman" w:eastAsia="新宋体" w:cs="Times New Roman"/>
          <w:rPrChange w:id="7020" w:author="China" w:date="2017-06-06T20:51:00Z">
            <w:rPr>
              <w:rFonts w:ascii="新宋体" w:hAnsi="新宋体" w:eastAsia="新宋体"/>
            </w:rPr>
          </w:rPrChange>
        </w:rPr>
      </w:pPr>
      <w:r>
        <w:rPr>
          <w:rFonts w:ascii="Times New Roman" w:hAnsi="Times New Roman" w:eastAsia="新宋体" w:cs="Times New Roman"/>
          <w:rPrChange w:id="7021" w:author="China" w:date="2017-06-06T20:51:00Z">
            <w:rPr>
              <w:rFonts w:ascii="新宋体" w:hAnsi="新宋体" w:eastAsia="新宋体"/>
            </w:rPr>
          </w:rPrChange>
        </w:rPr>
        <w:t xml:space="preserve">                </w:t>
      </w:r>
      <w:r>
        <w:rPr>
          <w:rFonts w:ascii="Times New Roman" w:hAnsi="Times New Roman" w:eastAsia="新宋体" w:cs="Times New Roman"/>
          <w:rPrChange w:id="7022" w:author="China" w:date="2017-06-06T20:51:00Z">
            <w:rPr>
              <w:rFonts w:ascii="新宋体" w:hAnsi="新宋体" w:eastAsia="新宋体"/>
            </w:rPr>
          </w:rPrChange>
        </w:rPr>
        <w:t>SetxsText(</w:t>
      </w:r>
      <w:r>
        <w:rPr>
          <w:rFonts w:ascii="Times New Roman" w:hAnsi="Times New Roman" w:eastAsia="新宋体" w:cs="Times New Roman"/>
          <w:color w:val="0000FF"/>
          <w:rPrChange w:id="7023" w:author="China" w:date="2017-06-06T20:51:00Z">
            <w:rPr>
              <w:rFonts w:ascii="新宋体" w:hAnsi="新宋体" w:eastAsia="新宋体"/>
              <w:color w:val="0000FF"/>
            </w:rPr>
          </w:rPrChange>
        </w:rPr>
        <w:t>ref</w:t>
      </w:r>
      <w:r>
        <w:rPr>
          <w:rFonts w:ascii="Times New Roman" w:hAnsi="Times New Roman" w:eastAsia="新宋体" w:cs="Times New Roman"/>
          <w:rPrChange w:id="7024" w:author="China" w:date="2017-06-06T20:51:00Z">
            <w:rPr>
              <w:rFonts w:ascii="新宋体" w:hAnsi="新宋体" w:eastAsia="新宋体"/>
            </w:rPr>
          </w:rPrChange>
        </w:rPr>
        <w:t xml:space="preserve"> objGrphcs);</w:t>
      </w:r>
    </w:p>
    <w:p>
      <w:pPr>
        <w:ind w:firstLine="480"/>
        <w:jc w:val="left"/>
        <w:rPr>
          <w:rFonts w:ascii="Times New Roman" w:hAnsi="Times New Roman" w:eastAsia="新宋体" w:cs="Times New Roman"/>
          <w:rPrChange w:id="7025" w:author="China" w:date="2017-06-06T20:51:00Z">
            <w:rPr>
              <w:rFonts w:ascii="新宋体" w:hAnsi="新宋体" w:eastAsia="新宋体"/>
            </w:rPr>
          </w:rPrChange>
        </w:rPr>
      </w:pPr>
      <w:r>
        <w:rPr>
          <w:rFonts w:ascii="Times New Roman" w:hAnsi="Times New Roman" w:eastAsia="新宋体" w:cs="Times New Roman"/>
          <w:rPrChange w:id="7026" w:author="China" w:date="2017-06-06T20:51:00Z">
            <w:rPr>
              <w:rFonts w:ascii="新宋体" w:hAnsi="新宋体" w:eastAsia="新宋体"/>
            </w:rPr>
          </w:rPrChange>
        </w:rPr>
        <w:t xml:space="preserve">                </w:t>
      </w:r>
      <w:r>
        <w:rPr>
          <w:rFonts w:ascii="Times New Roman" w:hAnsi="Times New Roman" w:eastAsia="新宋体" w:cs="Times New Roman"/>
          <w:color w:val="008000"/>
          <w:rPrChange w:id="7027"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028" w:author="China" w:date="2017-06-06T20:51:00Z">
            <w:rPr>
              <w:rFonts w:hint="eastAsia" w:ascii="新宋体" w:hAnsi="新宋体" w:eastAsia="新宋体"/>
              <w:color w:val="008000"/>
            </w:rPr>
          </w:rPrChange>
        </w:rPr>
        <w:t>初始化</w:t>
      </w:r>
      <w:r>
        <w:rPr>
          <w:rFonts w:ascii="Times New Roman" w:hAnsi="Times New Roman" w:eastAsia="新宋体" w:cs="Times New Roman"/>
          <w:color w:val="008000"/>
          <w:rPrChange w:id="7029" w:author="China" w:date="2017-06-06T20:51:00Z">
            <w:rPr>
              <w:rFonts w:ascii="新宋体" w:hAnsi="新宋体" w:eastAsia="新宋体"/>
              <w:color w:val="008000"/>
            </w:rPr>
          </w:rPrChange>
        </w:rPr>
        <w:t>X</w:t>
      </w:r>
      <w:r>
        <w:rPr>
          <w:rFonts w:hint="eastAsia" w:ascii="Times New Roman" w:hAnsi="Times New Roman" w:eastAsia="新宋体" w:cs="Times New Roman"/>
          <w:color w:val="008000"/>
          <w:rPrChange w:id="7030" w:author="China" w:date="2017-06-06T20:51:00Z">
            <w:rPr>
              <w:rFonts w:hint="eastAsia" w:ascii="新宋体" w:hAnsi="新宋体" w:eastAsia="新宋体"/>
              <w:color w:val="008000"/>
            </w:rPr>
          </w:rPrChange>
        </w:rPr>
        <w:t>轴上的刻度和文字</w:t>
      </w:r>
    </w:p>
    <w:p>
      <w:pPr>
        <w:ind w:firstLine="480"/>
        <w:jc w:val="left"/>
        <w:rPr>
          <w:rFonts w:ascii="Times New Roman" w:hAnsi="Times New Roman" w:eastAsia="新宋体" w:cs="Times New Roman"/>
          <w:rPrChange w:id="7031" w:author="China" w:date="2017-06-06T20:51:00Z">
            <w:rPr>
              <w:rFonts w:ascii="新宋体" w:hAnsi="新宋体" w:eastAsia="新宋体"/>
            </w:rPr>
          </w:rPrChange>
        </w:rPr>
      </w:pPr>
      <w:r>
        <w:rPr>
          <w:rFonts w:ascii="Times New Roman" w:hAnsi="Times New Roman" w:eastAsia="新宋体" w:cs="Times New Roman"/>
          <w:rPrChange w:id="7032" w:author="China" w:date="2017-06-06T20:51:00Z">
            <w:rPr>
              <w:rFonts w:ascii="新宋体" w:hAnsi="新宋体" w:eastAsia="新宋体"/>
            </w:rPr>
          </w:rPrChange>
        </w:rPr>
        <w:t xml:space="preserve">                </w:t>
      </w:r>
      <w:r>
        <w:rPr>
          <w:rFonts w:ascii="Times New Roman" w:hAnsi="Times New Roman" w:eastAsia="新宋体" w:cs="Times New Roman"/>
          <w:rPrChange w:id="7033" w:author="China" w:date="2017-06-06T20:51:00Z">
            <w:rPr>
              <w:rFonts w:ascii="新宋体" w:hAnsi="新宋体" w:eastAsia="新宋体"/>
            </w:rPr>
          </w:rPrChange>
        </w:rPr>
        <w:t>SetXxs(</w:t>
      </w:r>
      <w:r>
        <w:rPr>
          <w:rFonts w:ascii="Times New Roman" w:hAnsi="Times New Roman" w:eastAsia="新宋体" w:cs="Times New Roman"/>
          <w:color w:val="0000FF"/>
          <w:rPrChange w:id="7034" w:author="China" w:date="2017-06-06T20:51:00Z">
            <w:rPr>
              <w:rFonts w:ascii="新宋体" w:hAnsi="新宋体" w:eastAsia="新宋体"/>
              <w:color w:val="0000FF"/>
            </w:rPr>
          </w:rPrChange>
        </w:rPr>
        <w:t>ref</w:t>
      </w:r>
      <w:r>
        <w:rPr>
          <w:rFonts w:ascii="Times New Roman" w:hAnsi="Times New Roman" w:eastAsia="新宋体" w:cs="Times New Roman"/>
          <w:rPrChange w:id="7035" w:author="China" w:date="2017-06-06T20:51:00Z">
            <w:rPr>
              <w:rFonts w:ascii="新宋体" w:hAnsi="新宋体" w:eastAsia="新宋体"/>
            </w:rPr>
          </w:rPrChange>
        </w:rPr>
        <w:t xml:space="preserve"> objGrphcs);</w:t>
      </w:r>
    </w:p>
    <w:p>
      <w:pPr>
        <w:ind w:firstLine="480"/>
        <w:jc w:val="left"/>
        <w:rPr>
          <w:rFonts w:ascii="Times New Roman" w:hAnsi="Times New Roman" w:eastAsia="新宋体" w:cs="Times New Roman"/>
          <w:rPrChange w:id="7036" w:author="China" w:date="2017-06-06T20:51:00Z">
            <w:rPr>
              <w:rFonts w:ascii="新宋体" w:hAnsi="新宋体" w:eastAsia="新宋体"/>
            </w:rPr>
          </w:rPrChange>
        </w:rPr>
      </w:pPr>
      <w:r>
        <w:rPr>
          <w:rFonts w:ascii="Times New Roman" w:hAnsi="Times New Roman" w:eastAsia="新宋体" w:cs="Times New Roman"/>
          <w:rPrChange w:id="7037" w:author="China" w:date="2017-06-06T20:51:00Z">
            <w:rPr>
              <w:rFonts w:ascii="新宋体" w:hAnsi="新宋体" w:eastAsia="新宋体"/>
            </w:rPr>
          </w:rPrChange>
        </w:rPr>
        <w:t xml:space="preserve">                </w:t>
      </w:r>
      <w:r>
        <w:rPr>
          <w:rFonts w:ascii="Times New Roman" w:hAnsi="Times New Roman" w:eastAsia="新宋体" w:cs="Times New Roman"/>
          <w:color w:val="008000"/>
          <w:rPrChange w:id="703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039" w:author="China" w:date="2017-06-06T20:51:00Z">
            <w:rPr>
              <w:rFonts w:hint="eastAsia" w:ascii="新宋体" w:hAnsi="新宋体" w:eastAsia="新宋体"/>
              <w:color w:val="008000"/>
            </w:rPr>
          </w:rPrChange>
        </w:rPr>
        <w:t>初始</w:t>
      </w:r>
      <w:r>
        <w:rPr>
          <w:rFonts w:hint="eastAsia" w:ascii="Times New Roman" w:hAnsi="Times New Roman" w:eastAsia="新宋体" w:cs="Times New Roman"/>
          <w:color w:val="008000"/>
          <w:rPrChange w:id="7040" w:author="China" w:date="2017-06-06T20:51:00Z">
            <w:rPr>
              <w:rFonts w:hint="eastAsia" w:ascii="新宋体" w:hAnsi="新宋体" w:eastAsia="新宋体"/>
              <w:color w:val="008000"/>
            </w:rPr>
          </w:rPrChange>
        </w:rPr>
        <w:t>化</w:t>
      </w:r>
      <w:ins w:id="7041" w:author="刘宁" w:date="2017-06-09T10:14:00Z">
        <w:r>
          <w:rPr>
            <w:rFonts w:hint="eastAsia" w:eastAsia="新宋体" w:cs="Times New Roman"/>
            <w:color w:val="008000"/>
          </w:rPr>
          <w:t>Y</w:t>
        </w:r>
      </w:ins>
      <w:r>
        <w:rPr>
          <w:rFonts w:hint="eastAsia" w:ascii="Times New Roman" w:hAnsi="Times New Roman" w:eastAsia="新宋体" w:cs="Times New Roman"/>
          <w:color w:val="008000"/>
          <w:rPrChange w:id="7042" w:author="China" w:date="2017-06-06T20:51:00Z">
            <w:rPr>
              <w:rFonts w:hint="eastAsia" w:ascii="新宋体" w:hAnsi="新宋体" w:eastAsia="新宋体"/>
              <w:color w:val="008000"/>
            </w:rPr>
          </w:rPrChange>
        </w:rPr>
        <w:t>轴上的刻度和文字</w:t>
      </w:r>
    </w:p>
    <w:p>
      <w:pPr>
        <w:ind w:firstLine="480"/>
        <w:jc w:val="left"/>
        <w:rPr>
          <w:rFonts w:ascii="Times New Roman" w:hAnsi="Times New Roman" w:eastAsia="新宋体" w:cs="Times New Roman"/>
          <w:rPrChange w:id="7043" w:author="China" w:date="2017-06-06T20:51:00Z">
            <w:rPr>
              <w:rFonts w:ascii="新宋体" w:hAnsi="新宋体" w:eastAsia="新宋体"/>
            </w:rPr>
          </w:rPrChange>
        </w:rPr>
      </w:pPr>
      <w:r>
        <w:rPr>
          <w:rFonts w:ascii="Times New Roman" w:hAnsi="Times New Roman" w:eastAsia="新宋体" w:cs="Times New Roman"/>
          <w:rPrChange w:id="7044" w:author="China" w:date="2017-06-06T20:51:00Z">
            <w:rPr>
              <w:rFonts w:ascii="新宋体" w:hAnsi="新宋体" w:eastAsia="新宋体"/>
            </w:rPr>
          </w:rPrChange>
        </w:rPr>
        <w:t xml:space="preserve">                </w:t>
      </w:r>
      <w:r>
        <w:rPr>
          <w:rFonts w:ascii="Times New Roman" w:hAnsi="Times New Roman" w:eastAsia="新宋体" w:cs="Times New Roman"/>
          <w:rPrChange w:id="7045" w:author="China" w:date="2017-06-06T20:51:00Z">
            <w:rPr>
              <w:rFonts w:ascii="新宋体" w:hAnsi="新宋体" w:eastAsia="新宋体"/>
            </w:rPr>
          </w:rPrChange>
        </w:rPr>
        <w:t>Setxs(</w:t>
      </w:r>
      <w:r>
        <w:rPr>
          <w:rFonts w:ascii="Times New Roman" w:hAnsi="Times New Roman" w:eastAsia="新宋体" w:cs="Times New Roman"/>
          <w:color w:val="0000FF"/>
          <w:rPrChange w:id="7046" w:author="China" w:date="2017-06-06T20:51:00Z">
            <w:rPr>
              <w:rFonts w:ascii="新宋体" w:hAnsi="新宋体" w:eastAsia="新宋体"/>
              <w:color w:val="0000FF"/>
            </w:rPr>
          </w:rPrChange>
        </w:rPr>
        <w:t>ref</w:t>
      </w:r>
      <w:r>
        <w:rPr>
          <w:rFonts w:ascii="Times New Roman" w:hAnsi="Times New Roman" w:eastAsia="新宋体" w:cs="Times New Roman"/>
          <w:rPrChange w:id="7047" w:author="China" w:date="2017-06-06T20:51:00Z">
            <w:rPr>
              <w:rFonts w:ascii="新宋体" w:hAnsi="新宋体" w:eastAsia="新宋体"/>
            </w:rPr>
          </w:rPrChange>
        </w:rPr>
        <w:t xml:space="preserve"> objGrphcs);</w:t>
      </w:r>
    </w:p>
    <w:p>
      <w:pPr>
        <w:ind w:firstLine="480"/>
        <w:jc w:val="left"/>
        <w:rPr>
          <w:rFonts w:ascii="Times New Roman" w:hAnsi="Times New Roman" w:eastAsia="新宋体" w:cs="Times New Roman"/>
          <w:rPrChange w:id="7048" w:author="China" w:date="2017-06-06T20:51:00Z">
            <w:rPr>
              <w:rFonts w:ascii="新宋体" w:hAnsi="新宋体" w:eastAsia="新宋体"/>
            </w:rPr>
          </w:rPrChange>
        </w:rPr>
      </w:pPr>
      <w:r>
        <w:rPr>
          <w:rFonts w:ascii="Times New Roman" w:hAnsi="Times New Roman" w:eastAsia="新宋体" w:cs="Times New Roman"/>
          <w:rPrChange w:id="7049" w:author="China" w:date="2017-06-06T20:51:00Z">
            <w:rPr>
              <w:rFonts w:ascii="新宋体" w:hAnsi="新宋体" w:eastAsia="新宋体"/>
            </w:rPr>
          </w:rPrChange>
        </w:rPr>
        <w:t xml:space="preserve">                </w:t>
      </w:r>
      <w:r>
        <w:rPr>
          <w:rFonts w:ascii="Times New Roman" w:hAnsi="Times New Roman" w:eastAsia="新宋体" w:cs="Times New Roman"/>
          <w:color w:val="008000"/>
          <w:rPrChange w:id="7050"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051" w:author="China" w:date="2017-06-06T20:51:00Z">
            <w:rPr>
              <w:rFonts w:hint="eastAsia" w:ascii="新宋体" w:hAnsi="新宋体" w:eastAsia="新宋体"/>
              <w:color w:val="008000"/>
            </w:rPr>
          </w:rPrChange>
        </w:rPr>
        <w:t>初始化标</w:t>
      </w:r>
      <w:r>
        <w:rPr>
          <w:rFonts w:hint="eastAsia" w:ascii="Times New Roman" w:hAnsi="Times New Roman" w:eastAsia="新宋体" w:cs="Times New Roman"/>
          <w:color w:val="008000"/>
          <w:rPrChange w:id="7052" w:author="China" w:date="2017-06-06T20:51:00Z">
            <w:rPr>
              <w:rFonts w:hint="eastAsia" w:ascii="新宋体" w:hAnsi="新宋体" w:eastAsia="新宋体"/>
              <w:color w:val="008000"/>
            </w:rPr>
          </w:rPrChange>
        </w:rPr>
        <w:t>括</w:t>
      </w:r>
      <w:r>
        <w:rPr>
          <w:rFonts w:hint="eastAsia" w:ascii="Times New Roman" w:hAnsi="Times New Roman" w:eastAsia="新宋体" w:cs="Times New Roman"/>
          <w:color w:val="008000"/>
          <w:rPrChange w:id="7053" w:author="China" w:date="2017-06-06T20:51:00Z">
            <w:rPr>
              <w:rFonts w:hint="eastAsia" w:ascii="新宋体" w:hAnsi="新宋体" w:eastAsia="新宋体"/>
              <w:color w:val="008000"/>
            </w:rPr>
          </w:rPrChange>
        </w:rPr>
        <w:t>题</w:t>
      </w:r>
    </w:p>
    <w:p>
      <w:pPr>
        <w:ind w:firstLine="480"/>
        <w:jc w:val="left"/>
        <w:rPr>
          <w:rFonts w:ascii="Times New Roman" w:hAnsi="Times New Roman" w:eastAsia="新宋体" w:cs="Times New Roman"/>
          <w:rPrChange w:id="7054" w:author="China" w:date="2017-06-06T20:51:00Z">
            <w:rPr>
              <w:rFonts w:ascii="新宋体" w:hAnsi="新宋体" w:eastAsia="新宋体"/>
            </w:rPr>
          </w:rPrChange>
        </w:rPr>
      </w:pPr>
      <w:r>
        <w:rPr>
          <w:rFonts w:ascii="Times New Roman" w:hAnsi="Times New Roman" w:eastAsia="新宋体" w:cs="Times New Roman"/>
          <w:rPrChange w:id="7055" w:author="China" w:date="2017-06-06T20:51:00Z">
            <w:rPr>
              <w:rFonts w:ascii="新宋体" w:hAnsi="新宋体" w:eastAsia="新宋体"/>
            </w:rPr>
          </w:rPrChange>
        </w:rPr>
        <w:t xml:space="preserve">                </w:t>
      </w:r>
      <w:r>
        <w:rPr>
          <w:rFonts w:ascii="Times New Roman" w:hAnsi="Times New Roman" w:eastAsia="新宋体" w:cs="Times New Roman"/>
          <w:rPrChange w:id="7056" w:author="China" w:date="2017-06-06T20:51:00Z">
            <w:rPr>
              <w:rFonts w:ascii="新宋体" w:hAnsi="新宋体" w:eastAsia="新宋体"/>
            </w:rPr>
          </w:rPrChange>
        </w:rPr>
        <w:t>CreteTtle(</w:t>
      </w:r>
      <w:r>
        <w:rPr>
          <w:rFonts w:ascii="Times New Roman" w:hAnsi="Times New Roman" w:eastAsia="新宋体" w:cs="Times New Roman"/>
          <w:color w:val="0000FF"/>
          <w:rPrChange w:id="7057" w:author="China" w:date="2017-06-06T20:51:00Z">
            <w:rPr>
              <w:rFonts w:ascii="新宋体" w:hAnsi="新宋体" w:eastAsia="新宋体"/>
              <w:color w:val="0000FF"/>
            </w:rPr>
          </w:rPrChange>
        </w:rPr>
        <w:t>ref</w:t>
      </w:r>
      <w:r>
        <w:rPr>
          <w:rFonts w:ascii="Times New Roman" w:hAnsi="Times New Roman" w:eastAsia="新宋体" w:cs="Times New Roman"/>
          <w:rPrChange w:id="7058" w:author="China" w:date="2017-06-06T20:51:00Z">
            <w:rPr>
              <w:rFonts w:ascii="新宋体" w:hAnsi="新宋体" w:eastAsia="新宋体"/>
            </w:rPr>
          </w:rPrChange>
        </w:rPr>
        <w:t xml:space="preserve"> objGrphcs);</w:t>
      </w:r>
    </w:p>
    <w:p>
      <w:pPr>
        <w:ind w:firstLine="480"/>
        <w:jc w:val="left"/>
        <w:rPr>
          <w:rFonts w:ascii="Times New Roman" w:hAnsi="Times New Roman" w:eastAsia="新宋体" w:cs="Times New Roman"/>
          <w:rPrChange w:id="7059" w:author="China" w:date="2017-06-06T20:51:00Z">
            <w:rPr>
              <w:rFonts w:ascii="新宋体" w:hAnsi="新宋体" w:eastAsia="新宋体"/>
            </w:rPr>
          </w:rPrChange>
        </w:rPr>
      </w:pPr>
      <w:r>
        <w:rPr>
          <w:rFonts w:ascii="Times New Roman" w:hAnsi="Times New Roman" w:eastAsia="新宋体" w:cs="Times New Roman"/>
          <w:rPrChange w:id="706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061" w:author="China" w:date="2017-06-06T20:51:00Z">
            <w:rPr>
              <w:rFonts w:ascii="新宋体" w:hAnsi="新宋体" w:eastAsia="新宋体"/>
            </w:rPr>
          </w:rPrChange>
        </w:rPr>
      </w:pPr>
      <w:r>
        <w:rPr>
          <w:rFonts w:ascii="Times New Roman" w:hAnsi="Times New Roman" w:eastAsia="新宋体" w:cs="Times New Roman"/>
          <w:rPrChange w:id="7062" w:author="China" w:date="2017-06-06T20:51:00Z">
            <w:rPr>
              <w:rFonts w:ascii="新宋体" w:hAnsi="新宋体" w:eastAsia="新宋体"/>
            </w:rPr>
          </w:rPrChange>
        </w:rPr>
        <w:t xml:space="preserve">            </w:t>
      </w:r>
      <w:r>
        <w:rPr>
          <w:rFonts w:ascii="Times New Roman" w:hAnsi="Times New Roman" w:eastAsia="新宋体" w:cs="Times New Roman"/>
          <w:color w:val="808080"/>
          <w:rPrChange w:id="7063" w:author="China" w:date="2017-06-06T20:51:00Z">
            <w:rPr>
              <w:rFonts w:ascii="新宋体" w:hAnsi="新宋体" w:eastAsia="新宋体"/>
              <w:color w:val="808080"/>
            </w:rPr>
          </w:rPrChange>
        </w:rPr>
        <w:t>///</w:t>
      </w:r>
      <w:r>
        <w:rPr>
          <w:rFonts w:ascii="Times New Roman" w:hAnsi="Times New Roman" w:eastAsia="新宋体" w:cs="Times New Roman"/>
          <w:color w:val="008000"/>
          <w:rPrChange w:id="7064"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065"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066" w:author="China" w:date="2017-06-06T20:51:00Z">
            <w:rPr>
              <w:rFonts w:ascii="新宋体" w:hAnsi="新宋体" w:eastAsia="新宋体"/>
            </w:rPr>
          </w:rPrChange>
        </w:rPr>
      </w:pPr>
      <w:r>
        <w:rPr>
          <w:rFonts w:ascii="Times New Roman" w:hAnsi="Times New Roman" w:eastAsia="新宋体" w:cs="Times New Roman"/>
          <w:rPrChange w:id="7067" w:author="China" w:date="2017-06-06T20:51:00Z">
            <w:rPr>
              <w:rFonts w:ascii="新宋体" w:hAnsi="新宋体" w:eastAsia="新宋体"/>
            </w:rPr>
          </w:rPrChange>
        </w:rPr>
        <w:t xml:space="preserve">            </w:t>
      </w:r>
      <w:r>
        <w:rPr>
          <w:rFonts w:ascii="Times New Roman" w:hAnsi="Times New Roman" w:eastAsia="新宋体" w:cs="Times New Roman"/>
          <w:color w:val="808080"/>
          <w:rPrChange w:id="7068" w:author="China" w:date="2017-06-06T20:51:00Z">
            <w:rPr>
              <w:rFonts w:ascii="新宋体" w:hAnsi="新宋体" w:eastAsia="新宋体"/>
              <w:color w:val="808080"/>
            </w:rPr>
          </w:rPrChange>
        </w:rPr>
        <w:t>///</w:t>
      </w:r>
      <w:r>
        <w:rPr>
          <w:rFonts w:ascii="Times New Roman" w:hAnsi="Times New Roman" w:eastAsia="新宋体" w:cs="Times New Roman"/>
          <w:color w:val="008000"/>
          <w:rPrChange w:id="7069"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7070" w:author="China" w:date="2017-06-06T20:51:00Z">
            <w:rPr>
              <w:rFonts w:hint="eastAsia" w:ascii="新宋体" w:hAnsi="新宋体" w:eastAsia="新宋体"/>
              <w:color w:val="008000"/>
            </w:rPr>
          </w:rPrChange>
        </w:rPr>
        <w:t>初始化</w:t>
      </w:r>
      <w:ins w:id="7071" w:author="刘宁" w:date="2017-06-09T10:14:00Z">
        <w:r>
          <w:rPr>
            <w:rFonts w:hint="eastAsia" w:eastAsia="新宋体" w:cs="Times New Roman"/>
            <w:color w:val="008000"/>
          </w:rPr>
          <w:t>Y</w:t>
        </w:r>
      </w:ins>
      <w:r>
        <w:rPr>
          <w:rFonts w:hint="eastAsia" w:ascii="Times New Roman" w:hAnsi="Times New Roman" w:eastAsia="新宋体" w:cs="Times New Roman"/>
          <w:color w:val="008000"/>
          <w:rPrChange w:id="7072" w:author="China" w:date="2017-06-06T20:51:00Z">
            <w:rPr>
              <w:rFonts w:hint="eastAsia" w:ascii="新宋体" w:hAnsi="新宋体" w:eastAsia="新宋体"/>
              <w:color w:val="008000"/>
            </w:rPr>
          </w:rPrChange>
        </w:rPr>
        <w:t>轴线说明文字</w:t>
      </w:r>
    </w:p>
    <w:p>
      <w:pPr>
        <w:ind w:firstLine="480"/>
        <w:jc w:val="left"/>
        <w:rPr>
          <w:rFonts w:ascii="Times New Roman" w:hAnsi="Times New Roman" w:eastAsia="新宋体" w:cs="Times New Roman"/>
          <w:rPrChange w:id="7073" w:author="China" w:date="2017-06-06T20:51:00Z">
            <w:rPr>
              <w:rFonts w:ascii="新宋体" w:hAnsi="新宋体" w:eastAsia="新宋体"/>
            </w:rPr>
          </w:rPrChange>
        </w:rPr>
      </w:pPr>
      <w:r>
        <w:rPr>
          <w:rFonts w:ascii="Times New Roman" w:hAnsi="Times New Roman" w:eastAsia="新宋体" w:cs="Times New Roman"/>
          <w:rPrChange w:id="7074" w:author="China" w:date="2017-06-06T20:51:00Z">
            <w:rPr>
              <w:rFonts w:ascii="新宋体" w:hAnsi="新宋体" w:eastAsia="新宋体"/>
            </w:rPr>
          </w:rPrChange>
        </w:rPr>
        <w:t xml:space="preserve">            </w:t>
      </w:r>
      <w:r>
        <w:rPr>
          <w:rFonts w:ascii="Times New Roman" w:hAnsi="Times New Roman" w:eastAsia="新宋体" w:cs="Times New Roman"/>
          <w:color w:val="808080"/>
          <w:rPrChange w:id="7075" w:author="China" w:date="2017-06-06T20:51:00Z">
            <w:rPr>
              <w:rFonts w:ascii="新宋体" w:hAnsi="新宋体" w:eastAsia="新宋体"/>
              <w:color w:val="808080"/>
            </w:rPr>
          </w:rPrChange>
        </w:rPr>
        <w:t>///</w:t>
      </w:r>
      <w:r>
        <w:rPr>
          <w:rFonts w:ascii="Times New Roman" w:hAnsi="Times New Roman" w:eastAsia="新宋体" w:cs="Times New Roman"/>
          <w:color w:val="008000"/>
          <w:rPrChange w:id="707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077"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078" w:author="China" w:date="2017-06-06T20:51:00Z">
            <w:rPr>
              <w:rFonts w:ascii="新宋体" w:hAnsi="新宋体" w:eastAsia="新宋体"/>
            </w:rPr>
          </w:rPrChange>
        </w:rPr>
      </w:pPr>
      <w:r>
        <w:rPr>
          <w:rFonts w:ascii="Times New Roman" w:hAnsi="Times New Roman" w:eastAsia="新宋体" w:cs="Times New Roman"/>
          <w:rPrChange w:id="7079" w:author="China" w:date="2017-06-06T20:51:00Z">
            <w:rPr>
              <w:rFonts w:ascii="新宋体" w:hAnsi="新宋体" w:eastAsia="新宋体"/>
            </w:rPr>
          </w:rPrChange>
        </w:rPr>
        <w:t xml:space="preserve">            </w:t>
      </w:r>
      <w:r>
        <w:rPr>
          <w:rFonts w:ascii="Times New Roman" w:hAnsi="Times New Roman" w:eastAsia="新宋体" w:cs="Times New Roman"/>
          <w:color w:val="808080"/>
          <w:rPrChange w:id="7080" w:author="China" w:date="2017-06-06T20:51:00Z">
            <w:rPr>
              <w:rFonts w:ascii="新宋体" w:hAnsi="新宋体" w:eastAsia="新宋体"/>
              <w:color w:val="808080"/>
            </w:rPr>
          </w:rPrChange>
        </w:rPr>
        <w:t>///</w:t>
      </w:r>
      <w:r>
        <w:rPr>
          <w:rFonts w:ascii="Times New Roman" w:hAnsi="Times New Roman" w:eastAsia="新宋体" w:cs="Times New Roman"/>
          <w:color w:val="008000"/>
          <w:rPrChange w:id="7081"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082" w:author="China" w:date="2017-06-06T20:51:00Z">
            <w:rPr>
              <w:rFonts w:ascii="新宋体" w:hAnsi="新宋体" w:eastAsia="新宋体"/>
              <w:color w:val="808080"/>
            </w:rPr>
          </w:rPrChange>
        </w:rPr>
        <w:t>&lt;prm nme="objGrphcs"&gt;&lt;/prm&gt;</w:t>
      </w:r>
    </w:p>
    <w:p>
      <w:pPr>
        <w:ind w:firstLine="480"/>
        <w:jc w:val="left"/>
        <w:rPr>
          <w:rFonts w:ascii="Times New Roman" w:hAnsi="Times New Roman" w:eastAsia="新宋体" w:cs="Times New Roman"/>
          <w:rPrChange w:id="7083" w:author="China" w:date="2017-06-06T20:51:00Z">
            <w:rPr>
              <w:rFonts w:ascii="新宋体" w:hAnsi="新宋体" w:eastAsia="新宋体"/>
            </w:rPr>
          </w:rPrChange>
        </w:rPr>
      </w:pPr>
      <w:r>
        <w:rPr>
          <w:rFonts w:ascii="Times New Roman" w:hAnsi="Times New Roman" w:eastAsia="新宋体" w:cs="Times New Roman"/>
          <w:rPrChange w:id="7084" w:author="China" w:date="2017-06-06T20:51:00Z">
            <w:rPr>
              <w:rFonts w:ascii="新宋体" w:hAnsi="新宋体" w:eastAsia="新宋体"/>
            </w:rPr>
          </w:rPrChange>
        </w:rPr>
        <w:t xml:space="preserve">            </w:t>
      </w:r>
      <w:r>
        <w:rPr>
          <w:rFonts w:ascii="Times New Roman" w:hAnsi="Times New Roman" w:eastAsia="新宋体" w:cs="Times New Roman"/>
          <w:color w:val="0000FF"/>
          <w:rPrChange w:id="7085" w:author="China" w:date="2017-06-06T20:51:00Z">
            <w:rPr>
              <w:rFonts w:ascii="新宋体" w:hAnsi="新宋体" w:eastAsia="新宋体"/>
              <w:color w:val="0000FF"/>
            </w:rPr>
          </w:rPrChange>
        </w:rPr>
        <w:t>prvte</w:t>
      </w:r>
      <w:r>
        <w:rPr>
          <w:rFonts w:ascii="Times New Roman" w:hAnsi="Times New Roman" w:eastAsia="新宋体" w:cs="Times New Roman"/>
          <w:rPrChange w:id="7086" w:author="China" w:date="2017-06-06T20:51:00Z">
            <w:rPr>
              <w:rFonts w:ascii="新宋体" w:hAnsi="新宋体" w:eastAsia="新宋体"/>
            </w:rPr>
          </w:rPrChange>
        </w:rPr>
        <w:t xml:space="preserve"> </w:t>
      </w:r>
      <w:r>
        <w:rPr>
          <w:rFonts w:ascii="Times New Roman" w:hAnsi="Times New Roman" w:eastAsia="新宋体" w:cs="Times New Roman"/>
          <w:color w:val="0000FF"/>
          <w:rPrChange w:id="7087" w:author="China" w:date="2017-06-06T20:51:00Z">
            <w:rPr>
              <w:rFonts w:ascii="新宋体" w:hAnsi="新宋体" w:eastAsia="新宋体"/>
              <w:color w:val="0000FF"/>
            </w:rPr>
          </w:rPrChange>
        </w:rPr>
        <w:t>vod</w:t>
      </w:r>
      <w:r>
        <w:rPr>
          <w:rFonts w:ascii="Times New Roman" w:hAnsi="Times New Roman" w:eastAsia="新宋体" w:cs="Times New Roman"/>
          <w:rPrChange w:id="7088" w:author="China" w:date="2017-06-06T20:51:00Z">
            <w:rPr>
              <w:rFonts w:ascii="新宋体" w:hAnsi="新宋体" w:eastAsia="新宋体"/>
            </w:rPr>
          </w:rPrChange>
        </w:rPr>
        <w:t xml:space="preserve"> SetxsText(</w:t>
      </w:r>
      <w:r>
        <w:rPr>
          <w:rFonts w:ascii="Times New Roman" w:hAnsi="Times New Roman" w:eastAsia="新宋体" w:cs="Times New Roman"/>
          <w:color w:val="0000FF"/>
          <w:rPrChange w:id="7089" w:author="China" w:date="2017-06-06T20:51:00Z">
            <w:rPr>
              <w:rFonts w:ascii="新宋体" w:hAnsi="新宋体" w:eastAsia="新宋体"/>
              <w:color w:val="0000FF"/>
            </w:rPr>
          </w:rPrChange>
        </w:rPr>
        <w:t>ref</w:t>
      </w:r>
      <w:r>
        <w:rPr>
          <w:rFonts w:ascii="Times New Roman" w:hAnsi="Times New Roman" w:eastAsia="新宋体" w:cs="Times New Roman"/>
          <w:rPrChange w:id="7090" w:author="China" w:date="2017-06-06T20:51:00Z">
            <w:rPr>
              <w:rFonts w:ascii="新宋体" w:hAnsi="新宋体" w:eastAsia="新宋体"/>
            </w:rPr>
          </w:rPrChange>
        </w:rPr>
        <w:t xml:space="preserve"> </w:t>
      </w:r>
      <w:r>
        <w:rPr>
          <w:rFonts w:ascii="Times New Roman" w:hAnsi="Times New Roman" w:eastAsia="新宋体" w:cs="Times New Roman"/>
          <w:color w:val="2B91AF"/>
          <w:rPrChange w:id="7091" w:author="China" w:date="2017-06-06T20:51:00Z">
            <w:rPr>
              <w:rFonts w:ascii="新宋体" w:hAnsi="新宋体" w:eastAsia="新宋体"/>
              <w:color w:val="2B91AF"/>
            </w:rPr>
          </w:rPrChange>
        </w:rPr>
        <w:t>Grphcs</w:t>
      </w:r>
      <w:r>
        <w:rPr>
          <w:rFonts w:ascii="Times New Roman" w:hAnsi="Times New Roman" w:eastAsia="新宋体" w:cs="Times New Roman"/>
          <w:rPrChange w:id="7092" w:author="China" w:date="2017-06-06T20:51:00Z">
            <w:rPr>
              <w:rFonts w:ascii="新宋体" w:hAnsi="新宋体" w:eastAsia="新宋体"/>
            </w:rPr>
          </w:rPrChange>
        </w:rPr>
        <w:t xml:space="preserve"> objGrphcs)</w:t>
      </w:r>
    </w:p>
    <w:p>
      <w:pPr>
        <w:ind w:firstLine="480"/>
        <w:jc w:val="left"/>
        <w:rPr>
          <w:rFonts w:ascii="Times New Roman" w:hAnsi="Times New Roman" w:eastAsia="新宋体" w:cs="Times New Roman"/>
          <w:rPrChange w:id="7093" w:author="China" w:date="2017-06-06T20:51:00Z">
            <w:rPr>
              <w:rFonts w:ascii="新宋体" w:hAnsi="新宋体" w:eastAsia="新宋体"/>
            </w:rPr>
          </w:rPrChange>
        </w:rPr>
      </w:pPr>
      <w:r>
        <w:rPr>
          <w:rFonts w:ascii="Times New Roman" w:hAnsi="Times New Roman" w:eastAsia="新宋体" w:cs="Times New Roman"/>
          <w:rPrChange w:id="709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095" w:author="China" w:date="2017-06-06T20:51:00Z">
            <w:rPr>
              <w:rFonts w:ascii="新宋体" w:hAnsi="新宋体" w:eastAsia="新宋体"/>
            </w:rPr>
          </w:rPrChange>
        </w:rPr>
      </w:pPr>
      <w:r>
        <w:rPr>
          <w:rFonts w:ascii="Times New Roman" w:hAnsi="Times New Roman" w:eastAsia="新宋体" w:cs="Times New Roman"/>
          <w:rPrChange w:id="7096" w:author="China" w:date="2017-06-06T20:51:00Z">
            <w:rPr>
              <w:rFonts w:ascii="新宋体" w:hAnsi="新宋体" w:eastAsia="新宋体"/>
            </w:rPr>
          </w:rPrChange>
        </w:rPr>
        <w:t xml:space="preserve">                </w:t>
      </w:r>
      <w:r>
        <w:rPr>
          <w:rFonts w:ascii="Times New Roman" w:hAnsi="Times New Roman" w:eastAsia="新宋体" w:cs="Times New Roman"/>
          <w:color w:val="0000FF"/>
          <w:rPrChange w:id="7097" w:author="China" w:date="2017-06-06T20:51:00Z">
            <w:rPr>
              <w:rFonts w:ascii="新宋体" w:hAnsi="新宋体" w:eastAsia="新宋体"/>
              <w:color w:val="0000FF"/>
            </w:rPr>
          </w:rPrChange>
        </w:rPr>
        <w:t>flot</w:t>
      </w:r>
      <w:r>
        <w:rPr>
          <w:rFonts w:ascii="Times New Roman" w:hAnsi="Times New Roman" w:eastAsia="新宋体" w:cs="Times New Roman"/>
          <w:rPrChange w:id="7098" w:author="China" w:date="2017-06-06T20:51:00Z">
            <w:rPr>
              <w:rFonts w:ascii="新宋体" w:hAnsi="新宋体" w:eastAsia="新宋体"/>
            </w:rPr>
          </w:rPrChange>
        </w:rPr>
        <w:t xml:space="preserve"> fltX = Wdth  XSpce + XSlce / 2  (XxsText.Length  1) * ntFontSpce;</w:t>
      </w:r>
    </w:p>
    <w:p>
      <w:pPr>
        <w:ind w:firstLine="480"/>
        <w:jc w:val="left"/>
        <w:rPr>
          <w:rFonts w:ascii="Times New Roman" w:hAnsi="Times New Roman" w:eastAsia="新宋体" w:cs="Times New Roman"/>
          <w:rPrChange w:id="7099" w:author="China" w:date="2017-06-06T20:51:00Z">
            <w:rPr>
              <w:rFonts w:ascii="新宋体" w:hAnsi="新宋体" w:eastAsia="新宋体"/>
            </w:rPr>
          </w:rPrChange>
        </w:rPr>
      </w:pPr>
      <w:r>
        <w:rPr>
          <w:rFonts w:ascii="Times New Roman" w:hAnsi="Times New Roman" w:eastAsia="新宋体" w:cs="Times New Roman"/>
          <w:rPrChange w:id="7100" w:author="China" w:date="2017-06-06T20:51:00Z">
            <w:rPr>
              <w:rFonts w:ascii="新宋体" w:hAnsi="新宋体" w:eastAsia="新宋体"/>
            </w:rPr>
          </w:rPrChange>
        </w:rPr>
        <w:t xml:space="preserve">                </w:t>
      </w:r>
      <w:r>
        <w:rPr>
          <w:rFonts w:ascii="Times New Roman" w:hAnsi="Times New Roman" w:eastAsia="新宋体" w:cs="Times New Roman"/>
          <w:color w:val="0000FF"/>
          <w:rPrChange w:id="7101" w:author="China" w:date="2017-06-06T20:51:00Z">
            <w:rPr>
              <w:rFonts w:ascii="新宋体" w:hAnsi="新宋体" w:eastAsia="新宋体"/>
              <w:color w:val="0000FF"/>
            </w:rPr>
          </w:rPrChange>
        </w:rPr>
        <w:t>flot</w:t>
      </w:r>
      <w:r>
        <w:rPr>
          <w:rFonts w:ascii="Times New Roman" w:hAnsi="Times New Roman" w:eastAsia="新宋体" w:cs="Times New Roman"/>
          <w:rPrChange w:id="7102" w:author="China" w:date="2017-06-06T20:51:00Z">
            <w:rPr>
              <w:rFonts w:ascii="新宋体" w:hAnsi="新宋体" w:eastAsia="新宋体"/>
            </w:rPr>
          </w:rPrChange>
        </w:rPr>
        <w:t xml:space="preserve"> flt = Heght  Spce  ntFontSpce;</w:t>
      </w:r>
    </w:p>
    <w:p>
      <w:pPr>
        <w:ind w:firstLine="480"/>
        <w:jc w:val="left"/>
        <w:rPr>
          <w:rFonts w:ascii="Times New Roman" w:hAnsi="Times New Roman" w:eastAsia="新宋体" w:cs="Times New Roman"/>
          <w:rPrChange w:id="7103" w:author="China" w:date="2017-06-06T20:51:00Z">
            <w:rPr>
              <w:rFonts w:ascii="新宋体" w:hAnsi="新宋体" w:eastAsia="新宋体"/>
            </w:rPr>
          </w:rPrChange>
        </w:rPr>
      </w:pPr>
      <w:r>
        <w:rPr>
          <w:rFonts w:ascii="Times New Roman" w:hAnsi="Times New Roman" w:eastAsia="新宋体" w:cs="Times New Roman"/>
          <w:rPrChange w:id="7104" w:author="China" w:date="2017-06-06T20:51:00Z">
            <w:rPr>
              <w:rFonts w:ascii="新宋体" w:hAnsi="新宋体" w:eastAsia="新宋体"/>
            </w:rPr>
          </w:rPrChange>
        </w:rPr>
        <w:t xml:space="preserve">                objGrphcs.DrwStrng(XxsText</w:t>
      </w:r>
      <w:r>
        <w:rPr>
          <w:rFonts w:hint="eastAsia" w:ascii="Times New Roman" w:hAnsi="Times New Roman" w:eastAsia="新宋体" w:cs="Times New Roman"/>
          <w:rPrChange w:id="7105" w:author="China" w:date="2017-06-06T20:51:00Z">
            <w:rPr>
              <w:rFonts w:hint="eastAsia" w:ascii="新宋体" w:hAnsi="新宋体" w:eastAsia="新宋体"/>
            </w:rPr>
          </w:rPrChange>
        </w:rPr>
        <w:t>，</w:t>
      </w:r>
      <w:r>
        <w:rPr>
          <w:rFonts w:ascii="Times New Roman" w:hAnsi="Times New Roman" w:eastAsia="新宋体" w:cs="Times New Roman"/>
          <w:rPrChange w:id="7106" w:author="China" w:date="2017-06-06T20:51:00Z">
            <w:rPr>
              <w:rFonts w:ascii="新宋体" w:hAnsi="新宋体" w:eastAsia="新宋体"/>
            </w:rPr>
          </w:rPrChange>
        </w:rPr>
        <w:t xml:space="preserve"> </w:t>
      </w:r>
      <w:r>
        <w:rPr>
          <w:rFonts w:ascii="Times New Roman" w:hAnsi="Times New Roman" w:eastAsia="新宋体" w:cs="Times New Roman"/>
          <w:color w:val="0000FF"/>
          <w:rPrChange w:id="7107" w:author="China" w:date="2017-06-06T20:51:00Z">
            <w:rPr>
              <w:rFonts w:ascii="新宋体" w:hAnsi="新宋体" w:eastAsia="新宋体"/>
              <w:color w:val="0000FF"/>
            </w:rPr>
          </w:rPrChange>
        </w:rPr>
        <w:t>new</w:t>
      </w:r>
      <w:r>
        <w:rPr>
          <w:rFonts w:ascii="Times New Roman" w:hAnsi="Times New Roman" w:eastAsia="新宋体" w:cs="Times New Roman"/>
          <w:rPrChange w:id="7108" w:author="China" w:date="2017-06-06T20:51:00Z">
            <w:rPr>
              <w:rFonts w:ascii="新宋体" w:hAnsi="新宋体" w:eastAsia="新宋体"/>
            </w:rPr>
          </w:rPrChange>
        </w:rPr>
        <w:t xml:space="preserve"> </w:t>
      </w:r>
      <w:r>
        <w:rPr>
          <w:rFonts w:ascii="Times New Roman" w:hAnsi="Times New Roman" w:eastAsia="新宋体" w:cs="Times New Roman"/>
          <w:color w:val="2B91AF"/>
          <w:rPrChange w:id="7109" w:author="China" w:date="2017-06-06T20:51:00Z">
            <w:rPr>
              <w:rFonts w:ascii="新宋体" w:hAnsi="新宋体" w:eastAsia="新宋体"/>
              <w:color w:val="2B91AF"/>
            </w:rPr>
          </w:rPrChange>
        </w:rPr>
        <w:t>F</w:t>
      </w:r>
      <w:r>
        <w:rPr>
          <w:rFonts w:ascii="Times New Roman" w:hAnsi="Times New Roman" w:eastAsia="新宋体" w:cs="Times New Roman"/>
          <w:color w:val="2B91AF"/>
          <w:rPrChange w:id="7110" w:author="China" w:date="2017-06-06T20:51:00Z">
            <w:rPr>
              <w:rFonts w:ascii="新宋体" w:hAnsi="新宋体" w:eastAsia="新宋体"/>
              <w:color w:val="2B91AF"/>
            </w:rPr>
          </w:rPrChange>
        </w:rPr>
        <w:t>ont</w:t>
      </w:r>
      <w:r>
        <w:rPr>
          <w:rFonts w:ascii="Times New Roman" w:hAnsi="Times New Roman" w:eastAsia="新宋体" w:cs="Times New Roman"/>
          <w:rPrChange w:id="7111" w:author="China" w:date="2017-06-06T20:51:00Z">
            <w:rPr>
              <w:rFonts w:ascii="新宋体" w:hAnsi="新宋体" w:eastAsia="新宋体"/>
            </w:rPr>
          </w:rPrChange>
        </w:rPr>
        <w:t>(</w:t>
      </w:r>
      <w:r>
        <w:rPr>
          <w:rFonts w:ascii="Times New Roman" w:hAnsi="Times New Roman" w:eastAsia="新宋体" w:cs="Times New Roman"/>
          <w:color w:val="A31515"/>
          <w:rPrChange w:id="7112"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7113" w:author="China" w:date="2017-06-06T20:51:00Z">
            <w:rPr>
              <w:rFonts w:hint="eastAsia" w:ascii="新宋体" w:hAnsi="新宋体" w:eastAsia="新宋体"/>
              <w:color w:val="A31515"/>
            </w:rPr>
          </w:rPrChange>
        </w:rPr>
        <w:t>宋体</w:t>
      </w:r>
      <w:r>
        <w:rPr>
          <w:rFonts w:ascii="Times New Roman" w:hAnsi="Times New Roman" w:eastAsia="新宋体" w:cs="Times New Roman"/>
          <w:color w:val="A31515"/>
          <w:rPrChange w:id="7114" w:author="China" w:date="2017-06-06T20:51:00Z">
            <w:rPr>
              <w:rFonts w:ascii="新宋体" w:hAnsi="新宋体" w:eastAsia="新宋体"/>
              <w:color w:val="A31515"/>
            </w:rPr>
          </w:rPrChange>
        </w:rPr>
        <w:t>"</w:t>
      </w:r>
      <w:r>
        <w:rPr>
          <w:rFonts w:hint="eastAsia" w:ascii="Times New Roman" w:hAnsi="Times New Roman" w:eastAsia="新宋体" w:cs="Times New Roman"/>
          <w:rPrChange w:id="7115" w:author="China" w:date="2017-06-06T20:51:00Z">
            <w:rPr>
              <w:rFonts w:hint="eastAsia" w:ascii="新宋体" w:hAnsi="新宋体" w:eastAsia="新宋体"/>
            </w:rPr>
          </w:rPrChange>
        </w:rPr>
        <w:t>，</w:t>
      </w:r>
      <w:r>
        <w:rPr>
          <w:rFonts w:ascii="Times New Roman" w:hAnsi="Times New Roman" w:eastAsia="新宋体" w:cs="Times New Roman"/>
          <w:rPrChange w:id="7116" w:author="China" w:date="2017-06-06T20:51:00Z">
            <w:rPr>
              <w:rFonts w:ascii="新宋体" w:hAnsi="新宋体" w:eastAsia="新宋体"/>
            </w:rPr>
          </w:rPrChange>
        </w:rPr>
        <w:t xml:space="preserve"> FontSze)</w:t>
      </w:r>
      <w:r>
        <w:rPr>
          <w:rFonts w:hint="eastAsia" w:ascii="Times New Roman" w:hAnsi="Times New Roman" w:eastAsia="新宋体" w:cs="Times New Roman"/>
          <w:rPrChange w:id="7117" w:author="China" w:date="2017-06-06T20:51:00Z">
            <w:rPr>
              <w:rFonts w:hint="eastAsia" w:ascii="新宋体" w:hAnsi="新宋体" w:eastAsia="新宋体"/>
            </w:rPr>
          </w:rPrChange>
        </w:rPr>
        <w:t>，</w:t>
      </w:r>
      <w:r>
        <w:rPr>
          <w:rFonts w:ascii="Times New Roman" w:hAnsi="Times New Roman" w:eastAsia="新宋体" w:cs="Times New Roman"/>
          <w:rPrChange w:id="7118" w:author="China" w:date="2017-06-06T20:51:00Z">
            <w:rPr>
              <w:rFonts w:ascii="新宋体" w:hAnsi="新宋体" w:eastAsia="新宋体"/>
            </w:rPr>
          </w:rPrChange>
        </w:rPr>
        <w:t xml:space="preserve"> </w:t>
      </w:r>
      <w:r>
        <w:rPr>
          <w:rFonts w:ascii="Times New Roman" w:hAnsi="Times New Roman" w:eastAsia="新宋体" w:cs="Times New Roman"/>
          <w:color w:val="0000FF"/>
          <w:rPrChange w:id="7119" w:author="China" w:date="2017-06-06T20:51:00Z">
            <w:rPr>
              <w:rFonts w:ascii="新宋体" w:hAnsi="新宋体" w:eastAsia="新宋体"/>
              <w:color w:val="0000FF"/>
            </w:rPr>
          </w:rPrChange>
        </w:rPr>
        <w:t>new</w:t>
      </w:r>
      <w:r>
        <w:rPr>
          <w:rFonts w:ascii="Times New Roman" w:hAnsi="Times New Roman" w:eastAsia="新宋体" w:cs="Times New Roman"/>
          <w:rPrChange w:id="7120" w:author="China" w:date="2017-06-06T20:51:00Z">
            <w:rPr>
              <w:rFonts w:ascii="新宋体" w:hAnsi="新宋体" w:eastAsia="新宋体"/>
            </w:rPr>
          </w:rPrChange>
        </w:rPr>
        <w:t xml:space="preserve"> </w:t>
      </w:r>
      <w:r>
        <w:rPr>
          <w:rFonts w:ascii="Times New Roman" w:hAnsi="Times New Roman" w:eastAsia="新宋体" w:cs="Times New Roman"/>
          <w:color w:val="2B91AF"/>
          <w:rPrChange w:id="7121" w:author="China" w:date="2017-06-06T20:51:00Z">
            <w:rPr>
              <w:rFonts w:ascii="新宋体" w:hAnsi="新宋体" w:eastAsia="新宋体"/>
              <w:color w:val="2B91AF"/>
            </w:rPr>
          </w:rPrChange>
        </w:rPr>
        <w:t>SoldBrush</w:t>
      </w:r>
      <w:r>
        <w:rPr>
          <w:rFonts w:ascii="Times New Roman" w:hAnsi="Times New Roman" w:eastAsia="新宋体" w:cs="Times New Roman"/>
          <w:rPrChange w:id="7122" w:author="China" w:date="2017-06-06T20:51:00Z">
            <w:rPr>
              <w:rFonts w:ascii="新宋体" w:hAnsi="新宋体" w:eastAsia="新宋体"/>
            </w:rPr>
          </w:rPrChange>
        </w:rPr>
        <w:t>(xsTextColor)</w:t>
      </w:r>
      <w:r>
        <w:rPr>
          <w:rFonts w:hint="eastAsia" w:ascii="Times New Roman" w:hAnsi="Times New Roman" w:eastAsia="新宋体" w:cs="Times New Roman"/>
          <w:rPrChange w:id="7123" w:author="China" w:date="2017-06-06T20:51:00Z">
            <w:rPr>
              <w:rFonts w:hint="eastAsia" w:ascii="新宋体" w:hAnsi="新宋体" w:eastAsia="新宋体"/>
            </w:rPr>
          </w:rPrChange>
        </w:rPr>
        <w:t>，</w:t>
      </w:r>
      <w:r>
        <w:rPr>
          <w:rFonts w:ascii="Times New Roman" w:hAnsi="Times New Roman" w:eastAsia="新宋体" w:cs="Times New Roman"/>
          <w:rPrChange w:id="7124" w:author="China" w:date="2017-06-06T20:51:00Z">
            <w:rPr>
              <w:rFonts w:ascii="新宋体" w:hAnsi="新宋体" w:eastAsia="新宋体"/>
            </w:rPr>
          </w:rPrChange>
        </w:rPr>
        <w:t xml:space="preserve"> fltX</w:t>
      </w:r>
      <w:r>
        <w:rPr>
          <w:rFonts w:hint="eastAsia" w:ascii="Times New Roman" w:hAnsi="Times New Roman" w:eastAsia="新宋体" w:cs="Times New Roman"/>
          <w:rPrChange w:id="7125" w:author="China" w:date="2017-06-06T20:51:00Z">
            <w:rPr>
              <w:rFonts w:hint="eastAsia" w:ascii="新宋体" w:hAnsi="新宋体" w:eastAsia="新宋体"/>
            </w:rPr>
          </w:rPrChange>
        </w:rPr>
        <w:t>，</w:t>
      </w:r>
      <w:r>
        <w:rPr>
          <w:rFonts w:ascii="Times New Roman" w:hAnsi="Times New Roman" w:eastAsia="新宋体" w:cs="Times New Roman"/>
          <w:rPrChange w:id="7126" w:author="China" w:date="2017-06-06T20:51:00Z">
            <w:rPr>
              <w:rFonts w:ascii="新宋体" w:hAnsi="新宋体" w:eastAsia="新宋体"/>
            </w:rPr>
          </w:rPrChange>
        </w:rPr>
        <w:t xml:space="preserve"> flt);</w:t>
      </w:r>
    </w:p>
    <w:p>
      <w:pPr>
        <w:ind w:firstLine="480"/>
        <w:jc w:val="left"/>
        <w:rPr>
          <w:rFonts w:ascii="Times New Roman" w:hAnsi="Times New Roman" w:eastAsia="新宋体" w:cs="Times New Roman"/>
          <w:rPrChange w:id="7127" w:author="China" w:date="2017-06-06T20:51:00Z">
            <w:rPr>
              <w:rFonts w:ascii="新宋体" w:hAnsi="新宋体" w:eastAsia="新宋体"/>
            </w:rPr>
          </w:rPrChange>
        </w:rPr>
      </w:pPr>
      <w:r>
        <w:rPr>
          <w:rFonts w:ascii="Times New Roman" w:hAnsi="Times New Roman" w:eastAsia="新宋体" w:cs="Times New Roman"/>
          <w:rPrChange w:id="7128" w:author="China" w:date="2017-06-06T20:51:00Z">
            <w:rPr>
              <w:rFonts w:ascii="新宋体" w:hAnsi="新宋体" w:eastAsia="新宋体"/>
            </w:rPr>
          </w:rPrChange>
        </w:rPr>
        <w:t xml:space="preserve">                </w:t>
      </w:r>
      <w:r>
        <w:rPr>
          <w:rFonts w:ascii="Times New Roman" w:hAnsi="Times New Roman" w:eastAsia="新宋体" w:cs="Times New Roman"/>
          <w:rPrChange w:id="7129" w:author="China" w:date="2017-06-06T20:51:00Z">
            <w:rPr>
              <w:rFonts w:ascii="新宋体" w:hAnsi="新宋体" w:eastAsia="新宋体"/>
            </w:rPr>
          </w:rPrChange>
        </w:rPr>
        <w:t>fltX</w:t>
      </w:r>
      <w:r>
        <w:rPr>
          <w:rFonts w:ascii="Times New Roman" w:hAnsi="Times New Roman" w:eastAsia="新宋体" w:cs="Times New Roman"/>
          <w:rPrChange w:id="7130" w:author="China" w:date="2017-06-06T20:51:00Z">
            <w:rPr>
              <w:rFonts w:ascii="新宋体" w:hAnsi="新宋体" w:eastAsia="新宋体"/>
            </w:rPr>
          </w:rPrChange>
        </w:rPr>
        <w:t xml:space="preserve"> = XSpce + 5;</w:t>
      </w:r>
    </w:p>
    <w:p>
      <w:pPr>
        <w:ind w:firstLine="480"/>
        <w:jc w:val="left"/>
        <w:rPr>
          <w:rFonts w:ascii="Times New Roman" w:hAnsi="Times New Roman" w:eastAsia="新宋体" w:cs="Times New Roman"/>
          <w:rPrChange w:id="7131" w:author="China" w:date="2017-06-06T20:51:00Z">
            <w:rPr>
              <w:rFonts w:ascii="新宋体" w:hAnsi="新宋体" w:eastAsia="新宋体"/>
            </w:rPr>
          </w:rPrChange>
        </w:rPr>
      </w:pPr>
      <w:r>
        <w:rPr>
          <w:rFonts w:ascii="Times New Roman" w:hAnsi="Times New Roman" w:eastAsia="新宋体" w:cs="Times New Roman"/>
          <w:rPrChange w:id="7132" w:author="China" w:date="2017-06-06T20:51:00Z">
            <w:rPr>
              <w:rFonts w:ascii="新宋体" w:hAnsi="新宋体" w:eastAsia="新宋体"/>
            </w:rPr>
          </w:rPrChange>
        </w:rPr>
        <w:t xml:space="preserve">                </w:t>
      </w:r>
      <w:r>
        <w:rPr>
          <w:rFonts w:ascii="Times New Roman" w:hAnsi="Times New Roman" w:eastAsia="新宋体" w:cs="Times New Roman"/>
          <w:rPrChange w:id="7133" w:author="China" w:date="2017-06-06T20:51:00Z">
            <w:rPr>
              <w:rFonts w:ascii="新宋体" w:hAnsi="新宋体" w:eastAsia="新宋体"/>
            </w:rPr>
          </w:rPrChange>
        </w:rPr>
        <w:t>flt</w:t>
      </w:r>
      <w:r>
        <w:rPr>
          <w:rFonts w:ascii="Times New Roman" w:hAnsi="Times New Roman" w:eastAsia="新宋体" w:cs="Times New Roman"/>
          <w:rPrChange w:id="7134" w:author="China" w:date="2017-06-06T20:51:00Z">
            <w:rPr>
              <w:rFonts w:ascii="新宋体" w:hAnsi="新宋体" w:eastAsia="新宋体"/>
            </w:rPr>
          </w:rPrChange>
        </w:rPr>
        <w:t xml:space="preserve"> = Spce  Slce / 2  ntFontSpce;</w:t>
      </w:r>
    </w:p>
    <w:p>
      <w:pPr>
        <w:ind w:firstLine="480"/>
        <w:jc w:val="left"/>
        <w:rPr>
          <w:rFonts w:ascii="Times New Roman" w:hAnsi="Times New Roman" w:eastAsia="新宋体" w:cs="Times New Roman"/>
          <w:rPrChange w:id="7135" w:author="China" w:date="2017-06-06T20:51:00Z">
            <w:rPr>
              <w:rFonts w:ascii="新宋体" w:hAnsi="新宋体" w:eastAsia="新宋体"/>
            </w:rPr>
          </w:rPrChange>
        </w:rPr>
      </w:pPr>
      <w:r>
        <w:rPr>
          <w:rFonts w:ascii="Times New Roman" w:hAnsi="Times New Roman" w:eastAsia="新宋体" w:cs="Times New Roman"/>
          <w:rPrChange w:id="7136" w:author="China" w:date="2017-06-06T20:51:00Z">
            <w:rPr>
              <w:rFonts w:ascii="新宋体" w:hAnsi="新宋体" w:eastAsia="新宋体"/>
            </w:rPr>
          </w:rPrChange>
        </w:rPr>
        <w:t xml:space="preserve">                </w:t>
      </w:r>
      <w:r>
        <w:rPr>
          <w:rFonts w:ascii="Times New Roman" w:hAnsi="Times New Roman" w:eastAsia="新宋体" w:cs="Times New Roman"/>
          <w:color w:val="0000FF"/>
          <w:rPrChange w:id="7137" w:author="China" w:date="2017-06-06T20:51:00Z">
            <w:rPr>
              <w:rFonts w:ascii="新宋体" w:hAnsi="新宋体" w:eastAsia="新宋体"/>
              <w:color w:val="0000FF"/>
            </w:rPr>
          </w:rPrChange>
        </w:rPr>
        <w:t>for</w:t>
      </w:r>
      <w:r>
        <w:rPr>
          <w:rFonts w:ascii="Times New Roman" w:hAnsi="Times New Roman" w:eastAsia="新宋体" w:cs="Times New Roman"/>
          <w:rPrChange w:id="7138" w:author="China" w:date="2017-06-06T20:51:00Z">
            <w:rPr>
              <w:rFonts w:ascii="新宋体" w:hAnsi="新宋体" w:eastAsia="新宋体"/>
            </w:rPr>
          </w:rPrChange>
        </w:rPr>
        <w:t xml:space="preserve"> (</w:t>
      </w:r>
      <w:r>
        <w:rPr>
          <w:rFonts w:ascii="Times New Roman" w:hAnsi="Times New Roman" w:eastAsia="新宋体" w:cs="Times New Roman"/>
          <w:color w:val="0000FF"/>
          <w:rPrChange w:id="7139" w:author="China" w:date="2017-06-06T20:51:00Z">
            <w:rPr>
              <w:rFonts w:ascii="新宋体" w:hAnsi="新宋体" w:eastAsia="新宋体"/>
              <w:color w:val="0000FF"/>
            </w:rPr>
          </w:rPrChange>
        </w:rPr>
        <w:t>nt</w:t>
      </w:r>
      <w:r>
        <w:rPr>
          <w:rFonts w:ascii="Times New Roman" w:hAnsi="Times New Roman" w:eastAsia="新宋体" w:cs="Times New Roman"/>
          <w:rPrChange w:id="7140" w:author="China" w:date="2017-06-06T20:51:00Z">
            <w:rPr>
              <w:rFonts w:ascii="新宋体" w:hAnsi="新宋体" w:eastAsia="新宋体"/>
            </w:rPr>
          </w:rPrChange>
        </w:rPr>
        <w:t xml:space="preserve">  = 0;  &lt; xsText.Length; ++)</w:t>
      </w:r>
    </w:p>
    <w:p>
      <w:pPr>
        <w:ind w:firstLine="480"/>
        <w:jc w:val="left"/>
        <w:rPr>
          <w:rFonts w:ascii="Times New Roman" w:hAnsi="Times New Roman" w:eastAsia="新宋体" w:cs="Times New Roman"/>
          <w:rPrChange w:id="7141" w:author="China" w:date="2017-06-06T20:51:00Z">
            <w:rPr>
              <w:rFonts w:ascii="新宋体" w:hAnsi="新宋体" w:eastAsia="新宋体"/>
            </w:rPr>
          </w:rPrChange>
        </w:rPr>
      </w:pPr>
      <w:r>
        <w:rPr>
          <w:rFonts w:ascii="Times New Roman" w:hAnsi="Times New Roman" w:eastAsia="新宋体" w:cs="Times New Roman"/>
          <w:rPrChange w:id="714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143" w:author="China" w:date="2017-06-06T20:51:00Z">
            <w:rPr>
              <w:rFonts w:ascii="新宋体" w:hAnsi="新宋体" w:eastAsia="新宋体"/>
            </w:rPr>
          </w:rPrChange>
        </w:rPr>
      </w:pPr>
      <w:r>
        <w:rPr>
          <w:rFonts w:ascii="Times New Roman" w:hAnsi="Times New Roman" w:eastAsia="新宋体" w:cs="Times New Roman"/>
          <w:rPrChange w:id="7144" w:author="China" w:date="2017-06-06T20:51:00Z">
            <w:rPr>
              <w:rFonts w:ascii="新宋体" w:hAnsi="新宋体" w:eastAsia="新宋体"/>
            </w:rPr>
          </w:rPrChange>
        </w:rPr>
        <w:t xml:space="preserve">                    objGrphcs.DrwStrng(xsText[].ToStrng()</w:t>
      </w:r>
      <w:r>
        <w:rPr>
          <w:rFonts w:hint="eastAsia" w:ascii="Times New Roman" w:hAnsi="Times New Roman" w:eastAsia="新宋体" w:cs="Times New Roman"/>
          <w:rPrChange w:id="7145" w:author="China" w:date="2017-06-06T20:51:00Z">
            <w:rPr>
              <w:rFonts w:hint="eastAsia" w:ascii="新宋体" w:hAnsi="新宋体" w:eastAsia="新宋体"/>
            </w:rPr>
          </w:rPrChange>
        </w:rPr>
        <w:t>，</w:t>
      </w:r>
      <w:r>
        <w:rPr>
          <w:rFonts w:ascii="Times New Roman" w:hAnsi="Times New Roman" w:eastAsia="新宋体" w:cs="Times New Roman"/>
          <w:rPrChange w:id="7146" w:author="China" w:date="2017-06-06T20:51:00Z">
            <w:rPr>
              <w:rFonts w:ascii="新宋体" w:hAnsi="新宋体" w:eastAsia="新宋体"/>
            </w:rPr>
          </w:rPrChange>
        </w:rPr>
        <w:t xml:space="preserve"> </w:t>
      </w:r>
      <w:r>
        <w:rPr>
          <w:rFonts w:ascii="Times New Roman" w:hAnsi="Times New Roman" w:eastAsia="新宋体" w:cs="Times New Roman"/>
          <w:color w:val="0000FF"/>
          <w:rPrChange w:id="7147" w:author="China" w:date="2017-06-06T20:51:00Z">
            <w:rPr>
              <w:rFonts w:ascii="新宋体" w:hAnsi="新宋体" w:eastAsia="新宋体"/>
              <w:color w:val="0000FF"/>
            </w:rPr>
          </w:rPrChange>
        </w:rPr>
        <w:t>new</w:t>
      </w:r>
      <w:r>
        <w:rPr>
          <w:rFonts w:ascii="Times New Roman" w:hAnsi="Times New Roman" w:eastAsia="新宋体" w:cs="Times New Roman"/>
          <w:rPrChange w:id="7148" w:author="China" w:date="2017-06-06T20:51:00Z">
            <w:rPr>
              <w:rFonts w:ascii="新宋体" w:hAnsi="新宋体" w:eastAsia="新宋体"/>
            </w:rPr>
          </w:rPrChange>
        </w:rPr>
        <w:t xml:space="preserve"> </w:t>
      </w:r>
      <w:r>
        <w:rPr>
          <w:rFonts w:ascii="Times New Roman" w:hAnsi="Times New Roman" w:eastAsia="新宋体" w:cs="Times New Roman"/>
          <w:color w:val="2B91AF"/>
          <w:rPrChange w:id="7149" w:author="China" w:date="2017-06-06T20:51:00Z">
            <w:rPr>
              <w:rFonts w:ascii="新宋体" w:hAnsi="新宋体" w:eastAsia="新宋体"/>
              <w:color w:val="2B91AF"/>
            </w:rPr>
          </w:rPrChange>
        </w:rPr>
        <w:t>Font</w:t>
      </w:r>
      <w:r>
        <w:rPr>
          <w:rFonts w:ascii="Times New Roman" w:hAnsi="Times New Roman" w:eastAsia="新宋体" w:cs="Times New Roman"/>
          <w:rPrChange w:id="7150" w:author="China" w:date="2017-06-06T20:51:00Z">
            <w:rPr>
              <w:rFonts w:ascii="新宋体" w:hAnsi="新宋体" w:eastAsia="新宋体"/>
            </w:rPr>
          </w:rPrChange>
        </w:rPr>
        <w:t>(</w:t>
      </w:r>
      <w:r>
        <w:rPr>
          <w:rFonts w:ascii="Times New Roman" w:hAnsi="Times New Roman" w:eastAsia="新宋体" w:cs="Times New Roman"/>
          <w:color w:val="A31515"/>
          <w:rPrChange w:id="7151"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7152" w:author="China" w:date="2017-06-06T20:51:00Z">
            <w:rPr>
              <w:rFonts w:hint="eastAsia" w:ascii="新宋体" w:hAnsi="新宋体" w:eastAsia="新宋体"/>
              <w:color w:val="A31515"/>
            </w:rPr>
          </w:rPrChange>
        </w:rPr>
        <w:t>宋体</w:t>
      </w:r>
      <w:r>
        <w:rPr>
          <w:rFonts w:ascii="Times New Roman" w:hAnsi="Times New Roman" w:eastAsia="新宋体" w:cs="Times New Roman"/>
          <w:color w:val="A31515"/>
          <w:rPrChange w:id="7153" w:author="China" w:date="2017-06-06T20:51:00Z">
            <w:rPr>
              <w:rFonts w:ascii="新宋体" w:hAnsi="新宋体" w:eastAsia="新宋体"/>
              <w:color w:val="A31515"/>
            </w:rPr>
          </w:rPrChange>
        </w:rPr>
        <w:t>"</w:t>
      </w:r>
      <w:r>
        <w:rPr>
          <w:rFonts w:hint="eastAsia" w:ascii="Times New Roman" w:hAnsi="Times New Roman" w:eastAsia="新宋体" w:cs="Times New Roman"/>
          <w:rPrChange w:id="7154" w:author="China" w:date="2017-06-06T20:51:00Z">
            <w:rPr>
              <w:rFonts w:hint="eastAsia" w:ascii="新宋体" w:hAnsi="新宋体" w:eastAsia="新宋体"/>
            </w:rPr>
          </w:rPrChange>
        </w:rPr>
        <w:t>，</w:t>
      </w:r>
      <w:r>
        <w:rPr>
          <w:rFonts w:ascii="Times New Roman" w:hAnsi="Times New Roman" w:eastAsia="新宋体" w:cs="Times New Roman"/>
          <w:rPrChange w:id="7155" w:author="China" w:date="2017-06-06T20:51:00Z">
            <w:rPr>
              <w:rFonts w:ascii="新宋体" w:hAnsi="新宋体" w:eastAsia="新宋体"/>
            </w:rPr>
          </w:rPrChange>
        </w:rPr>
        <w:t xml:space="preserve"> FontSze)</w:t>
      </w:r>
      <w:r>
        <w:rPr>
          <w:rFonts w:hint="eastAsia" w:ascii="Times New Roman" w:hAnsi="Times New Roman" w:eastAsia="新宋体" w:cs="Times New Roman"/>
          <w:rPrChange w:id="7156" w:author="China" w:date="2017-06-06T20:51:00Z">
            <w:rPr>
              <w:rFonts w:hint="eastAsia" w:ascii="新宋体" w:hAnsi="新宋体" w:eastAsia="新宋体"/>
            </w:rPr>
          </w:rPrChange>
        </w:rPr>
        <w:t>，</w:t>
      </w:r>
      <w:r>
        <w:rPr>
          <w:rFonts w:ascii="Times New Roman" w:hAnsi="Times New Roman" w:eastAsia="新宋体" w:cs="Times New Roman"/>
          <w:rPrChange w:id="7157" w:author="China" w:date="2017-06-06T20:51:00Z">
            <w:rPr>
              <w:rFonts w:ascii="新宋体" w:hAnsi="新宋体" w:eastAsia="新宋体"/>
            </w:rPr>
          </w:rPrChange>
        </w:rPr>
        <w:t xml:space="preserve"> </w:t>
      </w:r>
      <w:r>
        <w:rPr>
          <w:rFonts w:ascii="Times New Roman" w:hAnsi="Times New Roman" w:eastAsia="新宋体" w:cs="Times New Roman"/>
          <w:color w:val="0000FF"/>
          <w:rPrChange w:id="7158" w:author="China" w:date="2017-06-06T20:51:00Z">
            <w:rPr>
              <w:rFonts w:ascii="新宋体" w:hAnsi="新宋体" w:eastAsia="新宋体"/>
              <w:color w:val="0000FF"/>
            </w:rPr>
          </w:rPrChange>
        </w:rPr>
        <w:t>new</w:t>
      </w:r>
      <w:r>
        <w:rPr>
          <w:rFonts w:ascii="Times New Roman" w:hAnsi="Times New Roman" w:eastAsia="新宋体" w:cs="Times New Roman"/>
          <w:rPrChange w:id="7159" w:author="China" w:date="2017-06-06T20:51:00Z">
            <w:rPr>
              <w:rFonts w:ascii="新宋体" w:hAnsi="新宋体" w:eastAsia="新宋体"/>
            </w:rPr>
          </w:rPrChange>
        </w:rPr>
        <w:t xml:space="preserve"> </w:t>
      </w:r>
      <w:r>
        <w:rPr>
          <w:rFonts w:ascii="Times New Roman" w:hAnsi="Times New Roman" w:eastAsia="新宋体" w:cs="Times New Roman"/>
          <w:color w:val="2B91AF"/>
          <w:rPrChange w:id="7160" w:author="China" w:date="2017-06-06T20:51:00Z">
            <w:rPr>
              <w:rFonts w:ascii="新宋体" w:hAnsi="新宋体" w:eastAsia="新宋体"/>
              <w:color w:val="2B91AF"/>
            </w:rPr>
          </w:rPrChange>
        </w:rPr>
        <w:t>SoldBrush</w:t>
      </w:r>
      <w:r>
        <w:rPr>
          <w:rFonts w:ascii="Times New Roman" w:hAnsi="Times New Roman" w:eastAsia="新宋体" w:cs="Times New Roman"/>
          <w:rPrChange w:id="7161" w:author="China" w:date="2017-06-06T20:51:00Z">
            <w:rPr>
              <w:rFonts w:ascii="新宋体" w:hAnsi="新宋体" w:eastAsia="新宋体"/>
            </w:rPr>
          </w:rPrChange>
        </w:rPr>
        <w:t>(xsTextColor)</w:t>
      </w:r>
      <w:r>
        <w:rPr>
          <w:rFonts w:hint="eastAsia" w:ascii="Times New Roman" w:hAnsi="Times New Roman" w:eastAsia="新宋体" w:cs="Times New Roman"/>
          <w:rPrChange w:id="7162" w:author="China" w:date="2017-06-06T20:51:00Z">
            <w:rPr>
              <w:rFonts w:hint="eastAsia" w:ascii="新宋体" w:hAnsi="新宋体" w:eastAsia="新宋体"/>
            </w:rPr>
          </w:rPrChange>
        </w:rPr>
        <w:t>，</w:t>
      </w:r>
      <w:r>
        <w:rPr>
          <w:rFonts w:ascii="Times New Roman" w:hAnsi="Times New Roman" w:eastAsia="新宋体" w:cs="Times New Roman"/>
          <w:rPrChange w:id="7163" w:author="China" w:date="2017-06-06T20:51:00Z">
            <w:rPr>
              <w:rFonts w:ascii="新宋体" w:hAnsi="新宋体" w:eastAsia="新宋体"/>
            </w:rPr>
          </w:rPrChange>
        </w:rPr>
        <w:t xml:space="preserve"> fltX</w:t>
      </w:r>
      <w:r>
        <w:rPr>
          <w:rFonts w:hint="eastAsia" w:ascii="Times New Roman" w:hAnsi="Times New Roman" w:eastAsia="新宋体" w:cs="Times New Roman"/>
          <w:rPrChange w:id="7164" w:author="China" w:date="2017-06-06T20:51:00Z">
            <w:rPr>
              <w:rFonts w:hint="eastAsia" w:ascii="新宋体" w:hAnsi="新宋体" w:eastAsia="新宋体"/>
            </w:rPr>
          </w:rPrChange>
        </w:rPr>
        <w:t>，</w:t>
      </w:r>
      <w:r>
        <w:rPr>
          <w:rFonts w:ascii="Times New Roman" w:hAnsi="Times New Roman" w:eastAsia="新宋体" w:cs="Times New Roman"/>
          <w:rPrChange w:id="7165" w:author="China" w:date="2017-06-06T20:51:00Z">
            <w:rPr>
              <w:rFonts w:ascii="新宋体" w:hAnsi="新宋体" w:eastAsia="新宋体"/>
            </w:rPr>
          </w:rPrChange>
        </w:rPr>
        <w:t xml:space="preserve"> flt);</w:t>
      </w:r>
    </w:p>
    <w:p>
      <w:pPr>
        <w:ind w:firstLine="480"/>
        <w:jc w:val="left"/>
        <w:rPr>
          <w:rFonts w:ascii="Times New Roman" w:hAnsi="Times New Roman" w:eastAsia="新宋体" w:cs="Times New Roman"/>
          <w:rPrChange w:id="7166" w:author="China" w:date="2017-06-06T20:51:00Z">
            <w:rPr>
              <w:rFonts w:ascii="新宋体" w:hAnsi="新宋体" w:eastAsia="新宋体"/>
            </w:rPr>
          </w:rPrChange>
        </w:rPr>
      </w:pPr>
      <w:r>
        <w:rPr>
          <w:rFonts w:ascii="Times New Roman" w:hAnsi="Times New Roman" w:eastAsia="新宋体" w:cs="Times New Roman"/>
          <w:rPrChange w:id="7167" w:author="China" w:date="2017-06-06T20:51:00Z">
            <w:rPr>
              <w:rFonts w:ascii="新宋体" w:hAnsi="新宋体" w:eastAsia="新宋体"/>
            </w:rPr>
          </w:rPrChange>
        </w:rPr>
        <w:t xml:space="preserve">                    flt += ntFontSpce; </w:t>
      </w:r>
      <w:r>
        <w:rPr>
          <w:rFonts w:ascii="Times New Roman" w:hAnsi="Times New Roman" w:eastAsia="新宋体" w:cs="Times New Roman"/>
          <w:color w:val="008000"/>
          <w:rPrChange w:id="716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169" w:author="China" w:date="2017-06-06T20:51:00Z">
            <w:rPr>
              <w:rFonts w:hint="eastAsia" w:ascii="新宋体" w:hAnsi="新宋体" w:eastAsia="新宋体"/>
              <w:color w:val="008000"/>
            </w:rPr>
          </w:rPrChange>
        </w:rPr>
        <w:t>字体上下距离</w:t>
      </w:r>
    </w:p>
    <w:p>
      <w:pPr>
        <w:ind w:firstLine="480"/>
        <w:jc w:val="left"/>
        <w:rPr>
          <w:rFonts w:ascii="Times New Roman" w:hAnsi="Times New Roman" w:eastAsia="新宋体" w:cs="Times New Roman"/>
          <w:rPrChange w:id="7170" w:author="China" w:date="2017-06-06T20:51:00Z">
            <w:rPr>
              <w:rFonts w:ascii="新宋体" w:hAnsi="新宋体" w:eastAsia="新宋体"/>
            </w:rPr>
          </w:rPrChange>
        </w:rPr>
      </w:pPr>
      <w:r>
        <w:rPr>
          <w:rFonts w:ascii="Times New Roman" w:hAnsi="Times New Roman" w:eastAsia="新宋体" w:cs="Times New Roman"/>
          <w:rPrChange w:id="717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172" w:author="China" w:date="2017-06-06T20:51:00Z">
            <w:rPr>
              <w:rFonts w:ascii="新宋体" w:hAnsi="新宋体" w:eastAsia="新宋体"/>
            </w:rPr>
          </w:rPrChange>
        </w:rPr>
      </w:pPr>
      <w:r>
        <w:rPr>
          <w:rFonts w:ascii="Times New Roman" w:hAnsi="Times New Roman" w:eastAsia="新宋体" w:cs="Times New Roman"/>
          <w:rPrChange w:id="717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174" w:author="China" w:date="2017-06-06T20:51:00Z">
            <w:rPr>
              <w:rFonts w:ascii="新宋体" w:hAnsi="新宋体" w:eastAsia="新宋体"/>
            </w:rPr>
          </w:rPrChange>
        </w:rPr>
      </w:pPr>
      <w:r>
        <w:rPr>
          <w:rFonts w:ascii="Times New Roman" w:hAnsi="Times New Roman" w:eastAsia="新宋体" w:cs="Times New Roman"/>
          <w:rPrChange w:id="7175" w:author="China" w:date="2017-06-06T20:51:00Z">
            <w:rPr>
              <w:rFonts w:ascii="新宋体" w:hAnsi="新宋体" w:eastAsia="新宋体"/>
            </w:rPr>
          </w:rPrChange>
        </w:rPr>
        <w:t xml:space="preserve">            </w:t>
      </w:r>
      <w:r>
        <w:rPr>
          <w:rFonts w:ascii="Times New Roman" w:hAnsi="Times New Roman" w:eastAsia="新宋体" w:cs="Times New Roman"/>
          <w:color w:val="808080"/>
          <w:rPrChange w:id="7176" w:author="China" w:date="2017-06-06T20:51:00Z">
            <w:rPr>
              <w:rFonts w:ascii="新宋体" w:hAnsi="新宋体" w:eastAsia="新宋体"/>
              <w:color w:val="808080"/>
            </w:rPr>
          </w:rPrChange>
        </w:rPr>
        <w:t>///</w:t>
      </w:r>
      <w:r>
        <w:rPr>
          <w:rFonts w:ascii="Times New Roman" w:hAnsi="Times New Roman" w:eastAsia="新宋体" w:cs="Times New Roman"/>
          <w:color w:val="008000"/>
          <w:rPrChange w:id="7177"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178"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179" w:author="China" w:date="2017-06-06T20:51:00Z">
            <w:rPr>
              <w:rFonts w:ascii="新宋体" w:hAnsi="新宋体" w:eastAsia="新宋体"/>
            </w:rPr>
          </w:rPrChange>
        </w:rPr>
      </w:pPr>
      <w:r>
        <w:rPr>
          <w:rFonts w:ascii="Times New Roman" w:hAnsi="Times New Roman" w:eastAsia="新宋体" w:cs="Times New Roman"/>
          <w:rPrChange w:id="7180" w:author="China" w:date="2017-06-06T20:51:00Z">
            <w:rPr>
              <w:rFonts w:ascii="新宋体" w:hAnsi="新宋体" w:eastAsia="新宋体"/>
            </w:rPr>
          </w:rPrChange>
        </w:rPr>
        <w:t xml:space="preserve">            </w:t>
      </w:r>
      <w:r>
        <w:rPr>
          <w:rFonts w:ascii="Times New Roman" w:hAnsi="Times New Roman" w:eastAsia="新宋体" w:cs="Times New Roman"/>
          <w:color w:val="808080"/>
          <w:rPrChange w:id="7181" w:author="China" w:date="2017-06-06T20:51:00Z">
            <w:rPr>
              <w:rFonts w:ascii="新宋体" w:hAnsi="新宋体" w:eastAsia="新宋体"/>
              <w:color w:val="808080"/>
            </w:rPr>
          </w:rPrChange>
        </w:rPr>
        <w:t>///</w:t>
      </w:r>
      <w:r>
        <w:rPr>
          <w:rFonts w:ascii="Times New Roman" w:hAnsi="Times New Roman" w:eastAsia="新宋体" w:cs="Times New Roman"/>
          <w:color w:val="008000"/>
          <w:rPrChange w:id="7182"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7183" w:author="China" w:date="2017-06-06T20:51:00Z">
            <w:rPr>
              <w:rFonts w:hint="eastAsia" w:ascii="新宋体" w:hAnsi="新宋体" w:eastAsia="新宋体"/>
              <w:color w:val="008000"/>
            </w:rPr>
          </w:rPrChange>
        </w:rPr>
        <w:t>初始化</w:t>
      </w:r>
      <w:r>
        <w:rPr>
          <w:rFonts w:ascii="Times New Roman" w:hAnsi="Times New Roman" w:eastAsia="新宋体" w:cs="Times New Roman"/>
          <w:color w:val="008000"/>
          <w:rPrChange w:id="7184" w:author="China" w:date="2017-06-06T20:51:00Z">
            <w:rPr>
              <w:rFonts w:ascii="新宋体" w:hAnsi="新宋体" w:eastAsia="新宋体"/>
              <w:color w:val="008000"/>
            </w:rPr>
          </w:rPrChange>
        </w:rPr>
        <w:t>X</w:t>
      </w:r>
      <w:r>
        <w:rPr>
          <w:rFonts w:hint="eastAsia" w:ascii="Times New Roman" w:hAnsi="Times New Roman" w:eastAsia="新宋体" w:cs="Times New Roman"/>
          <w:color w:val="008000"/>
          <w:rPrChange w:id="7185" w:author="China" w:date="2017-06-06T20:51:00Z">
            <w:rPr>
              <w:rFonts w:hint="eastAsia" w:ascii="新宋体" w:hAnsi="新宋体" w:eastAsia="新宋体"/>
              <w:color w:val="008000"/>
            </w:rPr>
          </w:rPrChange>
        </w:rPr>
        <w:t>轴上的刻度和文字</w:t>
      </w:r>
    </w:p>
    <w:p>
      <w:pPr>
        <w:ind w:firstLine="480"/>
        <w:jc w:val="left"/>
        <w:rPr>
          <w:rFonts w:ascii="Times New Roman" w:hAnsi="Times New Roman" w:eastAsia="新宋体" w:cs="Times New Roman"/>
          <w:rPrChange w:id="7186" w:author="China" w:date="2017-06-06T20:51:00Z">
            <w:rPr>
              <w:rFonts w:ascii="新宋体" w:hAnsi="新宋体" w:eastAsia="新宋体"/>
            </w:rPr>
          </w:rPrChange>
        </w:rPr>
      </w:pPr>
      <w:r>
        <w:rPr>
          <w:rFonts w:ascii="Times New Roman" w:hAnsi="Times New Roman" w:eastAsia="新宋体" w:cs="Times New Roman"/>
          <w:rPrChange w:id="7187" w:author="China" w:date="2017-06-06T20:51:00Z">
            <w:rPr>
              <w:rFonts w:ascii="新宋体" w:hAnsi="新宋体" w:eastAsia="新宋体"/>
            </w:rPr>
          </w:rPrChange>
        </w:rPr>
        <w:t xml:space="preserve">            </w:t>
      </w:r>
      <w:r>
        <w:rPr>
          <w:rFonts w:ascii="Times New Roman" w:hAnsi="Times New Roman" w:eastAsia="新宋体" w:cs="Times New Roman"/>
          <w:color w:val="808080"/>
          <w:rPrChange w:id="7188" w:author="China" w:date="2017-06-06T20:51:00Z">
            <w:rPr>
              <w:rFonts w:ascii="新宋体" w:hAnsi="新宋体" w:eastAsia="新宋体"/>
              <w:color w:val="808080"/>
            </w:rPr>
          </w:rPrChange>
        </w:rPr>
        <w:t>///</w:t>
      </w:r>
      <w:r>
        <w:rPr>
          <w:rFonts w:ascii="Times New Roman" w:hAnsi="Times New Roman" w:eastAsia="新宋体" w:cs="Times New Roman"/>
          <w:color w:val="008000"/>
          <w:rPrChange w:id="718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19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191" w:author="China" w:date="2017-06-06T20:51:00Z">
            <w:rPr>
              <w:rFonts w:ascii="新宋体" w:hAnsi="新宋体" w:eastAsia="新宋体"/>
            </w:rPr>
          </w:rPrChange>
        </w:rPr>
      </w:pPr>
      <w:r>
        <w:rPr>
          <w:rFonts w:ascii="Times New Roman" w:hAnsi="Times New Roman" w:eastAsia="新宋体" w:cs="Times New Roman"/>
          <w:rPrChange w:id="7192" w:author="China" w:date="2017-06-06T20:51:00Z">
            <w:rPr>
              <w:rFonts w:ascii="新宋体" w:hAnsi="新宋体" w:eastAsia="新宋体"/>
            </w:rPr>
          </w:rPrChange>
        </w:rPr>
        <w:t xml:space="preserve">            </w:t>
      </w:r>
      <w:r>
        <w:rPr>
          <w:rFonts w:ascii="Times New Roman" w:hAnsi="Times New Roman" w:eastAsia="新宋体" w:cs="Times New Roman"/>
          <w:color w:val="808080"/>
          <w:rPrChange w:id="7193" w:author="China" w:date="2017-06-06T20:51:00Z">
            <w:rPr>
              <w:rFonts w:ascii="新宋体" w:hAnsi="新宋体" w:eastAsia="新宋体"/>
              <w:color w:val="808080"/>
            </w:rPr>
          </w:rPrChange>
        </w:rPr>
        <w:t>///</w:t>
      </w:r>
      <w:r>
        <w:rPr>
          <w:rFonts w:ascii="Times New Roman" w:hAnsi="Times New Roman" w:eastAsia="新宋体" w:cs="Times New Roman"/>
          <w:color w:val="008000"/>
          <w:rPrChange w:id="7194"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195" w:author="China" w:date="2017-06-06T20:51:00Z">
            <w:rPr>
              <w:rFonts w:ascii="新宋体" w:hAnsi="新宋体" w:eastAsia="新宋体"/>
              <w:color w:val="808080"/>
            </w:rPr>
          </w:rPrChange>
        </w:rPr>
        <w:t>&lt;prm nme="objGrphcs"&gt;&lt;/prm&gt;</w:t>
      </w:r>
    </w:p>
    <w:p>
      <w:pPr>
        <w:ind w:firstLine="480"/>
        <w:jc w:val="left"/>
        <w:rPr>
          <w:rFonts w:ascii="Times New Roman" w:hAnsi="Times New Roman" w:eastAsia="新宋体" w:cs="Times New Roman"/>
          <w:rPrChange w:id="7196" w:author="China" w:date="2017-06-06T20:51:00Z">
            <w:rPr>
              <w:rFonts w:ascii="新宋体" w:hAnsi="新宋体" w:eastAsia="新宋体"/>
            </w:rPr>
          </w:rPrChange>
        </w:rPr>
      </w:pPr>
      <w:r>
        <w:rPr>
          <w:rFonts w:ascii="Times New Roman" w:hAnsi="Times New Roman" w:eastAsia="新宋体" w:cs="Times New Roman"/>
          <w:rPrChange w:id="7197" w:author="China" w:date="2017-06-06T20:51:00Z">
            <w:rPr>
              <w:rFonts w:ascii="新宋体" w:hAnsi="新宋体" w:eastAsia="新宋体"/>
            </w:rPr>
          </w:rPrChange>
        </w:rPr>
        <w:t xml:space="preserve">            </w:t>
      </w:r>
      <w:r>
        <w:rPr>
          <w:rFonts w:ascii="Times New Roman" w:hAnsi="Times New Roman" w:eastAsia="新宋体" w:cs="Times New Roman"/>
          <w:color w:val="0000FF"/>
          <w:rPrChange w:id="7198" w:author="China" w:date="2017-06-06T20:51:00Z">
            <w:rPr>
              <w:rFonts w:ascii="新宋体" w:hAnsi="新宋体" w:eastAsia="新宋体"/>
              <w:color w:val="0000FF"/>
            </w:rPr>
          </w:rPrChange>
        </w:rPr>
        <w:t>prvte</w:t>
      </w:r>
      <w:r>
        <w:rPr>
          <w:rFonts w:ascii="Times New Roman" w:hAnsi="Times New Roman" w:eastAsia="新宋体" w:cs="Times New Roman"/>
          <w:rPrChange w:id="7199" w:author="China" w:date="2017-06-06T20:51:00Z">
            <w:rPr>
              <w:rFonts w:ascii="新宋体" w:hAnsi="新宋体" w:eastAsia="新宋体"/>
            </w:rPr>
          </w:rPrChange>
        </w:rPr>
        <w:t xml:space="preserve"> </w:t>
      </w:r>
      <w:r>
        <w:rPr>
          <w:rFonts w:ascii="Times New Roman" w:hAnsi="Times New Roman" w:eastAsia="新宋体" w:cs="Times New Roman"/>
          <w:color w:val="0000FF"/>
          <w:rPrChange w:id="7200" w:author="China" w:date="2017-06-06T20:51:00Z">
            <w:rPr>
              <w:rFonts w:ascii="新宋体" w:hAnsi="新宋体" w:eastAsia="新宋体"/>
              <w:color w:val="0000FF"/>
            </w:rPr>
          </w:rPrChange>
        </w:rPr>
        <w:t>vod</w:t>
      </w:r>
      <w:r>
        <w:rPr>
          <w:rFonts w:ascii="Times New Roman" w:hAnsi="Times New Roman" w:eastAsia="新宋体" w:cs="Times New Roman"/>
          <w:rPrChange w:id="7201" w:author="China" w:date="2017-06-06T20:51:00Z">
            <w:rPr>
              <w:rFonts w:ascii="新宋体" w:hAnsi="新宋体" w:eastAsia="新宋体"/>
            </w:rPr>
          </w:rPrChange>
        </w:rPr>
        <w:t xml:space="preserve"> SetXxs(</w:t>
      </w:r>
      <w:r>
        <w:rPr>
          <w:rFonts w:ascii="Times New Roman" w:hAnsi="Times New Roman" w:eastAsia="新宋体" w:cs="Times New Roman"/>
          <w:color w:val="0000FF"/>
          <w:rPrChange w:id="7202" w:author="China" w:date="2017-06-06T20:51:00Z">
            <w:rPr>
              <w:rFonts w:ascii="新宋体" w:hAnsi="新宋体" w:eastAsia="新宋体"/>
              <w:color w:val="0000FF"/>
            </w:rPr>
          </w:rPrChange>
        </w:rPr>
        <w:t>ref</w:t>
      </w:r>
      <w:r>
        <w:rPr>
          <w:rFonts w:ascii="Times New Roman" w:hAnsi="Times New Roman" w:eastAsia="新宋体" w:cs="Times New Roman"/>
          <w:rPrChange w:id="7203" w:author="China" w:date="2017-06-06T20:51:00Z">
            <w:rPr>
              <w:rFonts w:ascii="新宋体" w:hAnsi="新宋体" w:eastAsia="新宋体"/>
            </w:rPr>
          </w:rPrChange>
        </w:rPr>
        <w:t xml:space="preserve"> </w:t>
      </w:r>
      <w:r>
        <w:rPr>
          <w:rFonts w:ascii="Times New Roman" w:hAnsi="Times New Roman" w:eastAsia="新宋体" w:cs="Times New Roman"/>
          <w:color w:val="2B91AF"/>
          <w:rPrChange w:id="7204" w:author="China" w:date="2017-06-06T20:51:00Z">
            <w:rPr>
              <w:rFonts w:ascii="新宋体" w:hAnsi="新宋体" w:eastAsia="新宋体"/>
              <w:color w:val="2B91AF"/>
            </w:rPr>
          </w:rPrChange>
        </w:rPr>
        <w:t>Grphcs</w:t>
      </w:r>
      <w:r>
        <w:rPr>
          <w:rFonts w:ascii="Times New Roman" w:hAnsi="Times New Roman" w:eastAsia="新宋体" w:cs="Times New Roman"/>
          <w:rPrChange w:id="7205" w:author="China" w:date="2017-06-06T20:51:00Z">
            <w:rPr>
              <w:rFonts w:ascii="新宋体" w:hAnsi="新宋体" w:eastAsia="新宋体"/>
            </w:rPr>
          </w:rPrChange>
        </w:rPr>
        <w:t xml:space="preserve"> objGrphcs)</w:t>
      </w:r>
    </w:p>
    <w:p>
      <w:pPr>
        <w:ind w:firstLine="480"/>
        <w:jc w:val="left"/>
        <w:rPr>
          <w:rFonts w:ascii="Times New Roman" w:hAnsi="Times New Roman" w:eastAsia="新宋体" w:cs="Times New Roman"/>
          <w:rPrChange w:id="7206" w:author="China" w:date="2017-06-06T20:51:00Z">
            <w:rPr>
              <w:rFonts w:ascii="新宋体" w:hAnsi="新宋体" w:eastAsia="新宋体"/>
            </w:rPr>
          </w:rPrChange>
        </w:rPr>
      </w:pPr>
      <w:r>
        <w:rPr>
          <w:rFonts w:ascii="Times New Roman" w:hAnsi="Times New Roman" w:eastAsia="新宋体" w:cs="Times New Roman"/>
          <w:rPrChange w:id="720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208" w:author="China" w:date="2017-06-06T20:51:00Z">
            <w:rPr>
              <w:rFonts w:ascii="新宋体" w:hAnsi="新宋体" w:eastAsia="新宋体"/>
            </w:rPr>
          </w:rPrChange>
        </w:rPr>
      </w:pPr>
      <w:r>
        <w:rPr>
          <w:rFonts w:ascii="Times New Roman" w:hAnsi="Times New Roman" w:eastAsia="新宋体" w:cs="Times New Roman"/>
          <w:rPrChange w:id="7209" w:author="China" w:date="2017-06-06T20:51:00Z">
            <w:rPr>
              <w:rFonts w:ascii="新宋体" w:hAnsi="新宋体" w:eastAsia="新宋体"/>
            </w:rPr>
          </w:rPrChange>
        </w:rPr>
        <w:t xml:space="preserve">                </w:t>
      </w:r>
      <w:r>
        <w:rPr>
          <w:rFonts w:ascii="Times New Roman" w:hAnsi="Times New Roman" w:eastAsia="新宋体" w:cs="Times New Roman"/>
          <w:color w:val="0000FF"/>
          <w:rPrChange w:id="7210" w:author="China" w:date="2017-06-06T20:51:00Z">
            <w:rPr>
              <w:rFonts w:ascii="新宋体" w:hAnsi="新宋体" w:eastAsia="新宋体"/>
              <w:color w:val="0000FF"/>
            </w:rPr>
          </w:rPrChange>
        </w:rPr>
        <w:t>flot</w:t>
      </w:r>
      <w:r>
        <w:rPr>
          <w:rFonts w:ascii="Times New Roman" w:hAnsi="Times New Roman" w:eastAsia="新宋体" w:cs="Times New Roman"/>
          <w:rPrChange w:id="7211" w:author="China" w:date="2017-06-06T20:51:00Z">
            <w:rPr>
              <w:rFonts w:ascii="新宋体" w:hAnsi="新宋体" w:eastAsia="新宋体"/>
            </w:rPr>
          </w:rPrChange>
        </w:rPr>
        <w:t xml:space="preserve"> fltX1 = XSpce;</w:t>
      </w:r>
    </w:p>
    <w:p>
      <w:pPr>
        <w:ind w:firstLine="480"/>
        <w:jc w:val="left"/>
        <w:rPr>
          <w:rFonts w:ascii="Times New Roman" w:hAnsi="Times New Roman" w:eastAsia="新宋体" w:cs="Times New Roman"/>
          <w:rPrChange w:id="7212" w:author="China" w:date="2017-06-06T20:51:00Z">
            <w:rPr>
              <w:rFonts w:ascii="新宋体" w:hAnsi="新宋体" w:eastAsia="新宋体"/>
            </w:rPr>
          </w:rPrChange>
        </w:rPr>
      </w:pPr>
      <w:r>
        <w:rPr>
          <w:rFonts w:ascii="Times New Roman" w:hAnsi="Times New Roman" w:eastAsia="新宋体" w:cs="Times New Roman"/>
          <w:rPrChange w:id="7213" w:author="China" w:date="2017-06-06T20:51:00Z">
            <w:rPr>
              <w:rFonts w:ascii="新宋体" w:hAnsi="新宋体" w:eastAsia="新宋体"/>
            </w:rPr>
          </w:rPrChange>
        </w:rPr>
        <w:t xml:space="preserve">                </w:t>
      </w:r>
      <w:r>
        <w:rPr>
          <w:rFonts w:ascii="Times New Roman" w:hAnsi="Times New Roman" w:eastAsia="新宋体" w:cs="Times New Roman"/>
          <w:color w:val="0000FF"/>
          <w:rPrChange w:id="7214" w:author="China" w:date="2017-06-06T20:51:00Z">
            <w:rPr>
              <w:rFonts w:ascii="新宋体" w:hAnsi="新宋体" w:eastAsia="新宋体"/>
              <w:color w:val="0000FF"/>
            </w:rPr>
          </w:rPrChange>
        </w:rPr>
        <w:t>flot</w:t>
      </w:r>
      <w:r>
        <w:rPr>
          <w:rFonts w:ascii="Times New Roman" w:hAnsi="Times New Roman" w:eastAsia="新宋体" w:cs="Times New Roman"/>
          <w:rPrChange w:id="7215" w:author="China" w:date="2017-06-06T20:51:00Z">
            <w:rPr>
              <w:rFonts w:ascii="新宋体" w:hAnsi="新宋体" w:eastAsia="新宋体"/>
            </w:rPr>
          </w:rPrChange>
        </w:rPr>
        <w:t xml:space="preserve"> flt1 = Heght  Spce;</w:t>
      </w:r>
    </w:p>
    <w:p>
      <w:pPr>
        <w:ind w:firstLine="480"/>
        <w:jc w:val="left"/>
        <w:rPr>
          <w:rFonts w:ascii="Times New Roman" w:hAnsi="Times New Roman" w:eastAsia="新宋体" w:cs="Times New Roman"/>
          <w:rPrChange w:id="7216" w:author="China" w:date="2017-06-06T20:51:00Z">
            <w:rPr>
              <w:rFonts w:ascii="新宋体" w:hAnsi="新宋体" w:eastAsia="新宋体"/>
            </w:rPr>
          </w:rPrChange>
        </w:rPr>
      </w:pPr>
      <w:r>
        <w:rPr>
          <w:rFonts w:ascii="Times New Roman" w:hAnsi="Times New Roman" w:eastAsia="新宋体" w:cs="Times New Roman"/>
          <w:rPrChange w:id="7217" w:author="China" w:date="2017-06-06T20:51:00Z">
            <w:rPr>
              <w:rFonts w:ascii="新宋体" w:hAnsi="新宋体" w:eastAsia="新宋体"/>
            </w:rPr>
          </w:rPrChange>
        </w:rPr>
        <w:t xml:space="preserve">                </w:t>
      </w:r>
      <w:r>
        <w:rPr>
          <w:rFonts w:ascii="Times New Roman" w:hAnsi="Times New Roman" w:eastAsia="新宋体" w:cs="Times New Roman"/>
          <w:color w:val="0000FF"/>
          <w:rPrChange w:id="7218" w:author="China" w:date="2017-06-06T20:51:00Z">
            <w:rPr>
              <w:rFonts w:ascii="新宋体" w:hAnsi="新宋体" w:eastAsia="新宋体"/>
              <w:color w:val="0000FF"/>
            </w:rPr>
          </w:rPrChange>
        </w:rPr>
        <w:t>flot</w:t>
      </w:r>
      <w:r>
        <w:rPr>
          <w:rFonts w:ascii="Times New Roman" w:hAnsi="Times New Roman" w:eastAsia="新宋体" w:cs="Times New Roman"/>
          <w:rPrChange w:id="7219" w:author="China" w:date="2017-06-06T20:51:00Z">
            <w:rPr>
              <w:rFonts w:ascii="新宋体" w:hAnsi="新宋体" w:eastAsia="新宋体"/>
            </w:rPr>
          </w:rPrChange>
        </w:rPr>
        <w:t xml:space="preserve"> fltX2 = XSpce;</w:t>
      </w:r>
    </w:p>
    <w:p>
      <w:pPr>
        <w:ind w:firstLine="480"/>
        <w:jc w:val="left"/>
        <w:rPr>
          <w:rFonts w:ascii="Times New Roman" w:hAnsi="Times New Roman" w:eastAsia="新宋体" w:cs="Times New Roman"/>
          <w:rPrChange w:id="7220" w:author="China" w:date="2017-06-06T20:51:00Z">
            <w:rPr>
              <w:rFonts w:ascii="新宋体" w:hAnsi="新宋体" w:eastAsia="新宋体"/>
            </w:rPr>
          </w:rPrChange>
        </w:rPr>
      </w:pPr>
      <w:r>
        <w:rPr>
          <w:rFonts w:ascii="Times New Roman" w:hAnsi="Times New Roman" w:eastAsia="新宋体" w:cs="Times New Roman"/>
          <w:rPrChange w:id="7221" w:author="China" w:date="2017-06-06T20:51:00Z">
            <w:rPr>
              <w:rFonts w:ascii="新宋体" w:hAnsi="新宋体" w:eastAsia="新宋体"/>
            </w:rPr>
          </w:rPrChange>
        </w:rPr>
        <w:t xml:space="preserve">                </w:t>
      </w:r>
      <w:r>
        <w:rPr>
          <w:rFonts w:ascii="Times New Roman" w:hAnsi="Times New Roman" w:eastAsia="新宋体" w:cs="Times New Roman"/>
          <w:color w:val="0000FF"/>
          <w:rPrChange w:id="7222" w:author="China" w:date="2017-06-06T20:51:00Z">
            <w:rPr>
              <w:rFonts w:ascii="新宋体" w:hAnsi="新宋体" w:eastAsia="新宋体"/>
              <w:color w:val="0000FF"/>
            </w:rPr>
          </w:rPrChange>
        </w:rPr>
        <w:t>flot</w:t>
      </w:r>
      <w:r>
        <w:rPr>
          <w:rFonts w:ascii="Times New Roman" w:hAnsi="Times New Roman" w:eastAsia="新宋体" w:cs="Times New Roman"/>
          <w:rPrChange w:id="7223" w:author="China" w:date="2017-06-06T20:51:00Z">
            <w:rPr>
              <w:rFonts w:ascii="新宋体" w:hAnsi="新宋体" w:eastAsia="新宋体"/>
            </w:rPr>
          </w:rPrChange>
        </w:rPr>
        <w:t xml:space="preserve"> flt2 = Heght  Spce;</w:t>
      </w:r>
    </w:p>
    <w:p>
      <w:pPr>
        <w:ind w:firstLine="480"/>
        <w:jc w:val="left"/>
        <w:rPr>
          <w:rFonts w:ascii="Times New Roman" w:hAnsi="Times New Roman" w:eastAsia="新宋体" w:cs="Times New Roman"/>
          <w:rPrChange w:id="7224" w:author="China" w:date="2017-06-06T20:51:00Z">
            <w:rPr>
              <w:rFonts w:ascii="新宋体" w:hAnsi="新宋体" w:eastAsia="新宋体"/>
            </w:rPr>
          </w:rPrChange>
        </w:rPr>
      </w:pPr>
      <w:r>
        <w:rPr>
          <w:rFonts w:ascii="Times New Roman" w:hAnsi="Times New Roman" w:eastAsia="新宋体" w:cs="Times New Roman"/>
          <w:rPrChange w:id="7225" w:author="China" w:date="2017-06-06T20:51:00Z">
            <w:rPr>
              <w:rFonts w:ascii="新宋体" w:hAnsi="新宋体" w:eastAsia="新宋体"/>
            </w:rPr>
          </w:rPrChange>
        </w:rPr>
        <w:t xml:space="preserve">                </w:t>
      </w:r>
      <w:r>
        <w:rPr>
          <w:rFonts w:ascii="Times New Roman" w:hAnsi="Times New Roman" w:eastAsia="新宋体" w:cs="Times New Roman"/>
          <w:color w:val="0000FF"/>
          <w:rPrChange w:id="7226" w:author="China" w:date="2017-06-06T20:51:00Z">
            <w:rPr>
              <w:rFonts w:ascii="新宋体" w:hAnsi="新宋体" w:eastAsia="新宋体"/>
              <w:color w:val="0000FF"/>
            </w:rPr>
          </w:rPrChange>
        </w:rPr>
        <w:t>nt</w:t>
      </w:r>
      <w:r>
        <w:rPr>
          <w:rFonts w:ascii="Times New Roman" w:hAnsi="Times New Roman" w:eastAsia="新宋体" w:cs="Times New Roman"/>
          <w:rPrChange w:id="7227" w:author="China" w:date="2017-06-06T20:51:00Z">
            <w:rPr>
              <w:rFonts w:ascii="新宋体" w:hAnsi="新宋体" w:eastAsia="新宋体"/>
            </w:rPr>
          </w:rPrChange>
        </w:rPr>
        <w:t xml:space="preserve"> Count = 0;</w:t>
      </w:r>
    </w:p>
    <w:p>
      <w:pPr>
        <w:ind w:firstLine="480"/>
        <w:jc w:val="left"/>
        <w:rPr>
          <w:rFonts w:ascii="Times New Roman" w:hAnsi="Times New Roman" w:eastAsia="新宋体" w:cs="Times New Roman"/>
          <w:rPrChange w:id="7228" w:author="China" w:date="2017-06-06T20:51:00Z">
            <w:rPr>
              <w:rFonts w:ascii="新宋体" w:hAnsi="新宋体" w:eastAsia="新宋体"/>
            </w:rPr>
          </w:rPrChange>
        </w:rPr>
      </w:pPr>
      <w:r>
        <w:rPr>
          <w:rFonts w:ascii="Times New Roman" w:hAnsi="Times New Roman" w:eastAsia="新宋体" w:cs="Times New Roman"/>
          <w:rPrChange w:id="7229" w:author="China" w:date="2017-06-06T20:51:00Z">
            <w:rPr>
              <w:rFonts w:ascii="新宋体" w:hAnsi="新宋体" w:eastAsia="新宋体"/>
            </w:rPr>
          </w:rPrChange>
        </w:rPr>
        <w:t xml:space="preserve">                </w:t>
      </w:r>
      <w:r>
        <w:rPr>
          <w:rFonts w:ascii="Times New Roman" w:hAnsi="Times New Roman" w:eastAsia="新宋体" w:cs="Times New Roman"/>
          <w:color w:val="0000FF"/>
          <w:rPrChange w:id="7230" w:author="China" w:date="2017-06-06T20:51:00Z">
            <w:rPr>
              <w:rFonts w:ascii="新宋体" w:hAnsi="新宋体" w:eastAsia="新宋体"/>
              <w:color w:val="0000FF"/>
            </w:rPr>
          </w:rPrChange>
        </w:rPr>
        <w:t>nt</w:t>
      </w:r>
      <w:r>
        <w:rPr>
          <w:rFonts w:ascii="Times New Roman" w:hAnsi="Times New Roman" w:eastAsia="新宋体" w:cs="Times New Roman"/>
          <w:rPrChange w:id="7231" w:author="China" w:date="2017-06-06T20:51:00Z">
            <w:rPr>
              <w:rFonts w:ascii="新宋体" w:hAnsi="新宋体" w:eastAsia="新宋体"/>
            </w:rPr>
          </w:rPrChange>
        </w:rPr>
        <w:t xml:space="preserve"> SlceCount = 1;</w:t>
      </w:r>
    </w:p>
    <w:p>
      <w:pPr>
        <w:ind w:firstLine="480"/>
        <w:jc w:val="left"/>
        <w:rPr>
          <w:rFonts w:ascii="Times New Roman" w:hAnsi="Times New Roman" w:eastAsia="新宋体" w:cs="Times New Roman"/>
          <w:rPrChange w:id="7232" w:author="China" w:date="2017-06-06T20:51:00Z">
            <w:rPr>
              <w:rFonts w:ascii="新宋体" w:hAnsi="新宋体" w:eastAsia="新宋体"/>
            </w:rPr>
          </w:rPrChange>
        </w:rPr>
      </w:pPr>
      <w:r>
        <w:rPr>
          <w:rFonts w:ascii="Times New Roman" w:hAnsi="Times New Roman" w:eastAsia="新宋体" w:cs="Times New Roman"/>
          <w:rPrChange w:id="7233" w:author="China" w:date="2017-06-06T20:51:00Z">
            <w:rPr>
              <w:rFonts w:ascii="新宋体" w:hAnsi="新宋体" w:eastAsia="新宋体"/>
            </w:rPr>
          </w:rPrChange>
        </w:rPr>
        <w:t xml:space="preserve">                </w:t>
      </w:r>
      <w:r>
        <w:rPr>
          <w:rFonts w:ascii="Times New Roman" w:hAnsi="Times New Roman" w:eastAsia="新宋体" w:cs="Times New Roman"/>
          <w:color w:val="0000FF"/>
          <w:rPrChange w:id="7234" w:author="China" w:date="2017-06-06T20:51:00Z">
            <w:rPr>
              <w:rFonts w:ascii="新宋体" w:hAnsi="新宋体" w:eastAsia="新宋体"/>
              <w:color w:val="0000FF"/>
            </w:rPr>
          </w:rPrChange>
        </w:rPr>
        <w:t>flot</w:t>
      </w:r>
      <w:r>
        <w:rPr>
          <w:rFonts w:ascii="Times New Roman" w:hAnsi="Times New Roman" w:eastAsia="新宋体" w:cs="Times New Roman"/>
          <w:rPrChange w:id="7235" w:author="China" w:date="2017-06-06T20:51:00Z">
            <w:rPr>
              <w:rFonts w:ascii="新宋体" w:hAnsi="新宋体" w:eastAsia="新宋体"/>
            </w:rPr>
          </w:rPrChange>
        </w:rPr>
        <w:t xml:space="preserve"> Scle = 0;</w:t>
      </w:r>
    </w:p>
    <w:p>
      <w:pPr>
        <w:ind w:firstLine="480"/>
        <w:jc w:val="left"/>
        <w:rPr>
          <w:rFonts w:ascii="Times New Roman" w:hAnsi="Times New Roman" w:eastAsia="新宋体" w:cs="Times New Roman"/>
          <w:rPrChange w:id="7236" w:author="China" w:date="2017-06-06T20:51:00Z">
            <w:rPr>
              <w:rFonts w:ascii="新宋体" w:hAnsi="新宋体" w:eastAsia="新宋体"/>
            </w:rPr>
          </w:rPrChange>
        </w:rPr>
      </w:pPr>
      <w:r>
        <w:rPr>
          <w:rFonts w:ascii="Times New Roman" w:hAnsi="Times New Roman" w:eastAsia="新宋体" w:cs="Times New Roman"/>
          <w:rPrChange w:id="7237" w:author="China" w:date="2017-06-06T20:51:00Z">
            <w:rPr>
              <w:rFonts w:ascii="新宋体" w:hAnsi="新宋体" w:eastAsia="新宋体"/>
            </w:rPr>
          </w:rPrChange>
        </w:rPr>
        <w:t xml:space="preserve">                </w:t>
      </w:r>
      <w:r>
        <w:rPr>
          <w:rFonts w:ascii="Times New Roman" w:hAnsi="Times New Roman" w:eastAsia="新宋体" w:cs="Times New Roman"/>
          <w:color w:val="0000FF"/>
          <w:rPrChange w:id="7238" w:author="China" w:date="2017-06-06T20:51:00Z">
            <w:rPr>
              <w:rFonts w:ascii="新宋体" w:hAnsi="新宋体" w:eastAsia="新宋体"/>
              <w:color w:val="0000FF"/>
            </w:rPr>
          </w:rPrChange>
        </w:rPr>
        <w:t>flot</w:t>
      </w:r>
      <w:r>
        <w:rPr>
          <w:rFonts w:ascii="Times New Roman" w:hAnsi="Times New Roman" w:eastAsia="新宋体" w:cs="Times New Roman"/>
          <w:rPrChange w:id="7239" w:author="China" w:date="2017-06-06T20:51:00Z">
            <w:rPr>
              <w:rFonts w:ascii="新宋体" w:hAnsi="新宋体" w:eastAsia="新宋体"/>
            </w:rPr>
          </w:rPrChange>
        </w:rPr>
        <w:t xml:space="preserve"> Wdth = ((Wdth  2 * XSpce) / XSlce) * 50; </w:t>
      </w:r>
      <w:r>
        <w:rPr>
          <w:rFonts w:ascii="Times New Roman" w:hAnsi="Times New Roman" w:eastAsia="新宋体" w:cs="Times New Roman"/>
          <w:color w:val="008000"/>
          <w:rPrChange w:id="7240"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241" w:author="China" w:date="2017-06-06T20:51:00Z">
            <w:rPr>
              <w:rFonts w:hint="eastAsia" w:ascii="新宋体" w:hAnsi="新宋体" w:eastAsia="新宋体"/>
              <w:color w:val="008000"/>
            </w:rPr>
          </w:rPrChange>
        </w:rPr>
        <w:t>将要画刻度的长</w:t>
      </w:r>
      <w:del w:id="7242" w:author="刘宁" w:date="2017-06-09T10:14:00Z">
        <w:r>
          <w:rPr>
            <w:rFonts w:hint="eastAsia" w:ascii="Times New Roman" w:hAnsi="Times New Roman" w:eastAsia="新宋体" w:cs="Times New Roman"/>
            <w:color w:val="008000"/>
            <w:rPrChange w:id="7243" w:author="China" w:date="2017-06-06T20:51:00Z">
              <w:rPr>
                <w:rFonts w:hint="eastAsia" w:ascii="新宋体" w:hAnsi="新宋体" w:eastAsia="新宋体"/>
                <w:color w:val="008000"/>
              </w:rPr>
            </w:rPrChange>
          </w:rPr>
          <w:delText>¤</w:delText>
        </w:r>
      </w:del>
      <w:r>
        <w:rPr>
          <w:rFonts w:hint="eastAsia" w:ascii="Times New Roman" w:hAnsi="Times New Roman" w:eastAsia="新宋体" w:cs="Times New Roman"/>
          <w:color w:val="008000"/>
          <w:rPrChange w:id="7244" w:author="China" w:date="2017-06-06T20:51:00Z">
            <w:rPr>
              <w:rFonts w:hint="eastAsia" w:ascii="新宋体" w:hAnsi="新宋体" w:eastAsia="新宋体"/>
              <w:color w:val="008000"/>
            </w:rPr>
          </w:rPrChange>
        </w:rPr>
        <w:t>度分段，并</w:t>
      </w:r>
      <w:del w:id="7245" w:author="刘宁" w:date="2017-06-09T10:14:00Z">
        <w:r>
          <w:rPr>
            <w:rFonts w:hint="eastAsia" w:ascii="Times New Roman" w:hAnsi="Times New Roman" w:eastAsia="新宋体" w:cs="Times New Roman"/>
            <w:color w:val="008000"/>
            <w:rPrChange w:id="7246" w:author="China" w:date="2017-06-06T20:51:00Z">
              <w:rPr>
                <w:rFonts w:hint="eastAsia" w:ascii="新宋体" w:hAnsi="新宋体" w:eastAsia="新宋体"/>
                <w:color w:val="008000"/>
              </w:rPr>
            </w:rPrChange>
          </w:rPr>
          <w:delText>￠</w:delText>
        </w:r>
      </w:del>
      <w:r>
        <w:rPr>
          <w:rFonts w:hint="eastAsia" w:ascii="Times New Roman" w:hAnsi="Times New Roman" w:eastAsia="新宋体" w:cs="Times New Roman"/>
          <w:color w:val="008000"/>
          <w:rPrChange w:id="7247" w:author="China" w:date="2017-06-06T20:51:00Z">
            <w:rPr>
              <w:rFonts w:hint="eastAsia" w:ascii="新宋体" w:hAnsi="新宋体" w:eastAsia="新宋体"/>
              <w:color w:val="008000"/>
            </w:rPr>
          </w:rPrChange>
        </w:rPr>
        <w:t>乘以</w:t>
      </w:r>
      <w:r>
        <w:rPr>
          <w:rFonts w:ascii="Times New Roman" w:hAnsi="Times New Roman" w:eastAsia="新宋体" w:cs="Times New Roman"/>
          <w:color w:val="008000"/>
          <w:rPrChange w:id="7248" w:author="China" w:date="2017-06-06T20:51:00Z">
            <w:rPr>
              <w:rFonts w:ascii="新宋体" w:hAnsi="新宋体" w:eastAsia="新宋体"/>
              <w:color w:val="008000"/>
            </w:rPr>
          </w:rPrChange>
        </w:rPr>
        <w:t>50</w:t>
      </w:r>
      <w:r>
        <w:rPr>
          <w:rFonts w:hint="eastAsia" w:ascii="Times New Roman" w:hAnsi="Times New Roman" w:eastAsia="新宋体" w:cs="Times New Roman"/>
          <w:color w:val="008000"/>
          <w:rPrChange w:id="7249" w:author="China" w:date="2017-06-06T20:51:00Z">
            <w:rPr>
              <w:rFonts w:hint="eastAsia" w:ascii="新宋体" w:hAnsi="新宋体" w:eastAsia="新宋体"/>
              <w:color w:val="008000"/>
            </w:rPr>
          </w:rPrChange>
        </w:rPr>
        <w:t>，以</w:t>
      </w:r>
      <w:r>
        <w:rPr>
          <w:rFonts w:ascii="Times New Roman" w:hAnsi="Times New Roman" w:eastAsia="新宋体" w:cs="Times New Roman"/>
          <w:color w:val="008000"/>
          <w:rPrChange w:id="7250" w:author="China" w:date="2017-06-06T20:51:00Z">
            <w:rPr>
              <w:rFonts w:ascii="新宋体" w:hAnsi="新宋体" w:eastAsia="新宋体"/>
              <w:color w:val="008000"/>
            </w:rPr>
          </w:rPrChange>
        </w:rPr>
        <w:t>10</w:t>
      </w:r>
      <w:r>
        <w:rPr>
          <w:rFonts w:hint="eastAsia" w:ascii="Times New Roman" w:hAnsi="Times New Roman" w:eastAsia="新宋体" w:cs="Times New Roman"/>
          <w:color w:val="008000"/>
          <w:rPrChange w:id="7251" w:author="China" w:date="2017-06-06T20:51:00Z">
            <w:rPr>
              <w:rFonts w:hint="eastAsia" w:ascii="新宋体" w:hAnsi="新宋体" w:eastAsia="新宋体"/>
              <w:color w:val="008000"/>
            </w:rPr>
          </w:rPrChange>
        </w:rPr>
        <w:t>为单位画刻度线。</w:t>
      </w:r>
    </w:p>
    <w:p>
      <w:pPr>
        <w:ind w:firstLine="480"/>
        <w:jc w:val="left"/>
        <w:rPr>
          <w:rFonts w:ascii="Times New Roman" w:hAnsi="Times New Roman" w:eastAsia="新宋体" w:cs="Times New Roman"/>
          <w:rPrChange w:id="7252" w:author="China" w:date="2017-06-06T20:51:00Z">
            <w:rPr>
              <w:rFonts w:ascii="新宋体" w:hAnsi="新宋体" w:eastAsia="新宋体"/>
            </w:rPr>
          </w:rPrChange>
        </w:rPr>
      </w:pPr>
      <w:r>
        <w:rPr>
          <w:rFonts w:ascii="Times New Roman" w:hAnsi="Times New Roman" w:eastAsia="新宋体" w:cs="Times New Roman"/>
          <w:rPrChange w:id="7253" w:author="China" w:date="2017-06-06T20:51:00Z">
            <w:rPr>
              <w:rFonts w:ascii="新宋体" w:hAnsi="新宋体" w:eastAsia="新宋体"/>
            </w:rPr>
          </w:rPrChange>
        </w:rPr>
        <w:t xml:space="preserve">                </w:t>
      </w:r>
      <w:r>
        <w:rPr>
          <w:rFonts w:ascii="Times New Roman" w:hAnsi="Times New Roman" w:eastAsia="新宋体" w:cs="Times New Roman"/>
          <w:color w:val="0000FF"/>
          <w:rPrChange w:id="7254" w:author="China" w:date="2017-06-06T20:51:00Z">
            <w:rPr>
              <w:rFonts w:ascii="新宋体" w:hAnsi="新宋体" w:eastAsia="新宋体"/>
              <w:color w:val="0000FF"/>
            </w:rPr>
          </w:rPrChange>
        </w:rPr>
        <w:t>flot</w:t>
      </w:r>
      <w:r>
        <w:rPr>
          <w:rFonts w:ascii="Times New Roman" w:hAnsi="Times New Roman" w:eastAsia="新宋体" w:cs="Times New Roman"/>
          <w:rPrChange w:id="7255" w:author="China" w:date="2017-06-06T20:51:00Z">
            <w:rPr>
              <w:rFonts w:ascii="新宋体" w:hAnsi="新宋体" w:eastAsia="新宋体"/>
            </w:rPr>
          </w:rPrChange>
        </w:rPr>
        <w:t xml:space="preserve"> fltSlceHeght = XSlce / 10; </w:t>
      </w:r>
      <w:r>
        <w:rPr>
          <w:rFonts w:ascii="Times New Roman" w:hAnsi="Times New Roman" w:eastAsia="新宋体" w:cs="Times New Roman"/>
          <w:color w:val="008000"/>
          <w:rPrChange w:id="725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257" w:author="China" w:date="2017-06-06T20:51:00Z">
            <w:rPr>
              <w:rFonts w:hint="eastAsia" w:ascii="新宋体" w:hAnsi="新宋体" w:eastAsia="新宋体"/>
              <w:color w:val="008000"/>
            </w:rPr>
          </w:rPrChange>
        </w:rPr>
        <w:t>刻度线的高度</w:t>
      </w:r>
    </w:p>
    <w:p>
      <w:pPr>
        <w:ind w:firstLine="480"/>
        <w:jc w:val="left"/>
        <w:rPr>
          <w:rFonts w:ascii="Times New Roman" w:hAnsi="Times New Roman" w:eastAsia="新宋体" w:cs="Times New Roman"/>
          <w:rPrChange w:id="7258" w:author="China" w:date="2017-06-06T20:51:00Z">
            <w:rPr>
              <w:rFonts w:ascii="新宋体" w:hAnsi="新宋体" w:eastAsia="新宋体"/>
            </w:rPr>
          </w:rPrChange>
        </w:rPr>
      </w:pPr>
      <w:r>
        <w:rPr>
          <w:rFonts w:ascii="Times New Roman" w:hAnsi="Times New Roman" w:eastAsia="新宋体" w:cs="Times New Roman"/>
          <w:rPrChange w:id="7259" w:author="China" w:date="2017-06-06T20:51:00Z">
            <w:rPr>
              <w:rFonts w:ascii="新宋体" w:hAnsi="新宋体" w:eastAsia="新宋体"/>
            </w:rPr>
          </w:rPrChange>
        </w:rPr>
        <w:t xml:space="preserve">                objGrphcs.TrnslteTrnsform(fltX1</w:t>
      </w:r>
      <w:r>
        <w:rPr>
          <w:rFonts w:hint="eastAsia" w:ascii="Times New Roman" w:hAnsi="Times New Roman" w:eastAsia="新宋体" w:cs="Times New Roman"/>
          <w:rPrChange w:id="7260" w:author="China" w:date="2017-06-06T20:51:00Z">
            <w:rPr>
              <w:rFonts w:hint="eastAsia" w:ascii="新宋体" w:hAnsi="新宋体" w:eastAsia="新宋体"/>
            </w:rPr>
          </w:rPrChange>
        </w:rPr>
        <w:t>，</w:t>
      </w:r>
      <w:r>
        <w:rPr>
          <w:rFonts w:ascii="Times New Roman" w:hAnsi="Times New Roman" w:eastAsia="新宋体" w:cs="Times New Roman"/>
          <w:rPrChange w:id="7261" w:author="China" w:date="2017-06-06T20:51:00Z">
            <w:rPr>
              <w:rFonts w:ascii="新宋体" w:hAnsi="新宋体" w:eastAsia="新宋体"/>
            </w:rPr>
          </w:rPrChange>
        </w:rPr>
        <w:t xml:space="preserve"> flt1); </w:t>
      </w:r>
      <w:r>
        <w:rPr>
          <w:rFonts w:ascii="Times New Roman" w:hAnsi="Times New Roman" w:eastAsia="新宋体" w:cs="Times New Roman"/>
          <w:color w:val="008000"/>
          <w:rPrChange w:id="7262"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263" w:author="China" w:date="2017-06-06T20:51:00Z">
            <w:rPr>
              <w:rFonts w:hint="eastAsia" w:ascii="新宋体" w:hAnsi="新宋体" w:eastAsia="新宋体"/>
              <w:color w:val="008000"/>
            </w:rPr>
          </w:rPrChange>
        </w:rPr>
        <w:t>平移图像</w:t>
      </w:r>
      <w:r>
        <w:rPr>
          <w:rFonts w:ascii="Times New Roman" w:hAnsi="Times New Roman" w:eastAsia="新宋体" w:cs="Times New Roman"/>
          <w:color w:val="008000"/>
          <w:rPrChange w:id="7264"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265" w:author="China" w:date="2017-06-06T20:51:00Z">
            <w:rPr>
              <w:rFonts w:hint="eastAsia" w:ascii="新宋体" w:hAnsi="新宋体" w:eastAsia="新宋体"/>
              <w:color w:val="008000"/>
            </w:rPr>
          </w:rPrChange>
        </w:rPr>
        <w:t>原点</w:t>
      </w:r>
      <w:r>
        <w:rPr>
          <w:rFonts w:ascii="Times New Roman" w:hAnsi="Times New Roman" w:eastAsia="新宋体" w:cs="Times New Roman"/>
          <w:color w:val="008000"/>
          <w:rPrChange w:id="7266" w:author="China" w:date="2017-06-06T20:51:00Z">
            <w:rPr>
              <w:rFonts w:ascii="新宋体" w:hAnsi="新宋体" w:eastAsia="新宋体"/>
              <w:color w:val="008000"/>
            </w:rPr>
          </w:rPrChange>
        </w:rPr>
        <w:t>)</w:t>
      </w:r>
    </w:p>
    <w:p>
      <w:pPr>
        <w:ind w:firstLine="480"/>
        <w:jc w:val="left"/>
        <w:rPr>
          <w:rFonts w:ascii="Times New Roman" w:hAnsi="Times New Roman" w:eastAsia="新宋体" w:cs="Times New Roman"/>
          <w:rPrChange w:id="7267" w:author="China" w:date="2017-06-06T20:51:00Z">
            <w:rPr>
              <w:rFonts w:ascii="新宋体" w:hAnsi="新宋体" w:eastAsia="新宋体"/>
            </w:rPr>
          </w:rPrChange>
        </w:rPr>
      </w:pPr>
      <w:r>
        <w:rPr>
          <w:rFonts w:ascii="Times New Roman" w:hAnsi="Times New Roman" w:eastAsia="新宋体" w:cs="Times New Roman"/>
          <w:rPrChange w:id="7268" w:author="China" w:date="2017-06-06T20:51:00Z">
            <w:rPr>
              <w:rFonts w:ascii="新宋体" w:hAnsi="新宋体" w:eastAsia="新宋体"/>
            </w:rPr>
          </w:rPrChange>
        </w:rPr>
        <w:t xml:space="preserve">                objGrphcs.RotteTrnsform(XRottengle</w:t>
      </w:r>
      <w:r>
        <w:rPr>
          <w:rFonts w:hint="eastAsia" w:ascii="Times New Roman" w:hAnsi="Times New Roman" w:eastAsia="新宋体" w:cs="Times New Roman"/>
          <w:rPrChange w:id="7269" w:author="China" w:date="2017-06-06T20:51:00Z">
            <w:rPr>
              <w:rFonts w:hint="eastAsia" w:ascii="新宋体" w:hAnsi="新宋体" w:eastAsia="新宋体"/>
            </w:rPr>
          </w:rPrChange>
        </w:rPr>
        <w:t>，</w:t>
      </w:r>
      <w:r>
        <w:rPr>
          <w:rFonts w:ascii="Times New Roman" w:hAnsi="Times New Roman" w:eastAsia="新宋体" w:cs="Times New Roman"/>
          <w:rPrChange w:id="7270" w:author="China" w:date="2017-06-06T20:51:00Z">
            <w:rPr>
              <w:rFonts w:ascii="新宋体" w:hAnsi="新宋体" w:eastAsia="新宋体"/>
            </w:rPr>
          </w:rPrChange>
        </w:rPr>
        <w:t xml:space="preserve"> </w:t>
      </w:r>
      <w:r>
        <w:rPr>
          <w:rFonts w:ascii="Times New Roman" w:hAnsi="Times New Roman" w:eastAsia="新宋体" w:cs="Times New Roman"/>
          <w:color w:val="2B91AF"/>
          <w:rPrChange w:id="7271" w:author="China" w:date="2017-06-06T20:51:00Z">
            <w:rPr>
              <w:rFonts w:ascii="新宋体" w:hAnsi="新宋体" w:eastAsia="新宋体"/>
              <w:color w:val="2B91AF"/>
            </w:rPr>
          </w:rPrChange>
        </w:rPr>
        <w:t>MtrxOrder</w:t>
      </w:r>
      <w:r>
        <w:rPr>
          <w:rFonts w:ascii="Times New Roman" w:hAnsi="Times New Roman" w:eastAsia="新宋体" w:cs="Times New Roman"/>
          <w:rPrChange w:id="7272" w:author="China" w:date="2017-06-06T20:51:00Z">
            <w:rPr>
              <w:rFonts w:ascii="新宋体" w:hAnsi="新宋体" w:eastAsia="新宋体"/>
            </w:rPr>
          </w:rPrChange>
        </w:rPr>
        <w:t xml:space="preserve">.Prepend); </w:t>
      </w:r>
      <w:r>
        <w:rPr>
          <w:rFonts w:ascii="Times New Roman" w:hAnsi="Times New Roman" w:eastAsia="新宋体" w:cs="Times New Roman"/>
          <w:color w:val="008000"/>
          <w:rPrChange w:id="7273"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274" w:author="China" w:date="2017-06-06T20:51:00Z">
            <w:rPr>
              <w:rFonts w:hint="eastAsia" w:ascii="新宋体" w:hAnsi="新宋体" w:eastAsia="新宋体"/>
              <w:color w:val="008000"/>
            </w:rPr>
          </w:rPrChange>
        </w:rPr>
        <w:t>旋转图像</w:t>
      </w:r>
    </w:p>
    <w:p>
      <w:pPr>
        <w:ind w:firstLine="480"/>
        <w:jc w:val="left"/>
        <w:rPr>
          <w:rFonts w:ascii="Times New Roman" w:hAnsi="Times New Roman" w:eastAsia="新宋体" w:cs="Times New Roman"/>
          <w:rPrChange w:id="7275" w:author="China" w:date="2017-06-06T20:51:00Z">
            <w:rPr>
              <w:rFonts w:ascii="新宋体" w:hAnsi="新宋体" w:eastAsia="新宋体"/>
            </w:rPr>
          </w:rPrChange>
        </w:rPr>
      </w:pPr>
      <w:r>
        <w:rPr>
          <w:rFonts w:ascii="Times New Roman" w:hAnsi="Times New Roman" w:eastAsia="新宋体" w:cs="Times New Roman"/>
          <w:rPrChange w:id="7276" w:author="China" w:date="2017-06-06T20:51:00Z">
            <w:rPr>
              <w:rFonts w:ascii="新宋体" w:hAnsi="新宋体" w:eastAsia="新宋体"/>
            </w:rPr>
          </w:rPrChange>
        </w:rPr>
        <w:t xml:space="preserve">                objGrphcs.DrwStrng(Kes[0].ToStrng()</w:t>
      </w:r>
      <w:r>
        <w:rPr>
          <w:rFonts w:hint="eastAsia" w:ascii="Times New Roman" w:hAnsi="Times New Roman" w:eastAsia="新宋体" w:cs="Times New Roman"/>
          <w:rPrChange w:id="7277" w:author="China" w:date="2017-06-06T20:51:00Z">
            <w:rPr>
              <w:rFonts w:hint="eastAsia" w:ascii="新宋体" w:hAnsi="新宋体" w:eastAsia="新宋体"/>
            </w:rPr>
          </w:rPrChange>
        </w:rPr>
        <w:t>，</w:t>
      </w:r>
      <w:r>
        <w:rPr>
          <w:rFonts w:ascii="Times New Roman" w:hAnsi="Times New Roman" w:eastAsia="新宋体" w:cs="Times New Roman"/>
          <w:rPrChange w:id="7278" w:author="China" w:date="2017-06-06T20:51:00Z">
            <w:rPr>
              <w:rFonts w:ascii="新宋体" w:hAnsi="新宋体" w:eastAsia="新宋体"/>
            </w:rPr>
          </w:rPrChange>
        </w:rPr>
        <w:t xml:space="preserve"> </w:t>
      </w:r>
      <w:r>
        <w:rPr>
          <w:rFonts w:ascii="Times New Roman" w:hAnsi="Times New Roman" w:eastAsia="新宋体" w:cs="Times New Roman"/>
          <w:color w:val="0000FF"/>
          <w:rPrChange w:id="7279" w:author="China" w:date="2017-06-06T20:51:00Z">
            <w:rPr>
              <w:rFonts w:ascii="新宋体" w:hAnsi="新宋体" w:eastAsia="新宋体"/>
              <w:color w:val="0000FF"/>
            </w:rPr>
          </w:rPrChange>
        </w:rPr>
        <w:t>new</w:t>
      </w:r>
      <w:r>
        <w:rPr>
          <w:rFonts w:ascii="Times New Roman" w:hAnsi="Times New Roman" w:eastAsia="新宋体" w:cs="Times New Roman"/>
          <w:rPrChange w:id="7280" w:author="China" w:date="2017-06-06T20:51:00Z">
            <w:rPr>
              <w:rFonts w:ascii="新宋体" w:hAnsi="新宋体" w:eastAsia="新宋体"/>
            </w:rPr>
          </w:rPrChange>
        </w:rPr>
        <w:t xml:space="preserve"> </w:t>
      </w:r>
      <w:r>
        <w:rPr>
          <w:rFonts w:ascii="Times New Roman" w:hAnsi="Times New Roman" w:eastAsia="新宋体" w:cs="Times New Roman"/>
          <w:color w:val="2B91AF"/>
          <w:rPrChange w:id="7281" w:author="China" w:date="2017-06-06T20:51:00Z">
            <w:rPr>
              <w:rFonts w:ascii="新宋体" w:hAnsi="新宋体" w:eastAsia="新宋体"/>
              <w:color w:val="2B91AF"/>
            </w:rPr>
          </w:rPrChange>
        </w:rPr>
        <w:t>Font</w:t>
      </w:r>
      <w:r>
        <w:rPr>
          <w:rFonts w:ascii="Times New Roman" w:hAnsi="Times New Roman" w:eastAsia="新宋体" w:cs="Times New Roman"/>
          <w:rPrChange w:id="7282" w:author="China" w:date="2017-06-06T20:51:00Z">
            <w:rPr>
              <w:rFonts w:ascii="新宋体" w:hAnsi="新宋体" w:eastAsia="新宋体"/>
            </w:rPr>
          </w:rPrChange>
        </w:rPr>
        <w:t>(</w:t>
      </w:r>
      <w:r>
        <w:rPr>
          <w:rFonts w:ascii="Times New Roman" w:hAnsi="Times New Roman" w:eastAsia="新宋体" w:cs="Times New Roman"/>
          <w:color w:val="A31515"/>
          <w:rPrChange w:id="7283"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7284" w:author="China" w:date="2017-06-06T20:51:00Z">
            <w:rPr>
              <w:rFonts w:hint="eastAsia" w:ascii="新宋体" w:hAnsi="新宋体" w:eastAsia="新宋体"/>
              <w:color w:val="A31515"/>
            </w:rPr>
          </w:rPrChange>
        </w:rPr>
        <w:t>宋体</w:t>
      </w:r>
      <w:r>
        <w:rPr>
          <w:rFonts w:ascii="Times New Roman" w:hAnsi="Times New Roman" w:eastAsia="新宋体" w:cs="Times New Roman"/>
          <w:color w:val="A31515"/>
          <w:rPrChange w:id="7285" w:author="China" w:date="2017-06-06T20:51:00Z">
            <w:rPr>
              <w:rFonts w:ascii="新宋体" w:hAnsi="新宋体" w:eastAsia="新宋体"/>
              <w:color w:val="A31515"/>
            </w:rPr>
          </w:rPrChange>
        </w:rPr>
        <w:t>"</w:t>
      </w:r>
      <w:r>
        <w:rPr>
          <w:rFonts w:hint="eastAsia" w:ascii="Times New Roman" w:hAnsi="Times New Roman" w:eastAsia="新宋体" w:cs="Times New Roman"/>
          <w:rPrChange w:id="7286" w:author="China" w:date="2017-06-06T20:51:00Z">
            <w:rPr>
              <w:rFonts w:hint="eastAsia" w:ascii="新宋体" w:hAnsi="新宋体" w:eastAsia="新宋体"/>
            </w:rPr>
          </w:rPrChange>
        </w:rPr>
        <w:t>，</w:t>
      </w:r>
      <w:r>
        <w:rPr>
          <w:rFonts w:ascii="Times New Roman" w:hAnsi="Times New Roman" w:eastAsia="新宋体" w:cs="Times New Roman"/>
          <w:rPrChange w:id="7287" w:author="China" w:date="2017-06-06T20:51:00Z">
            <w:rPr>
              <w:rFonts w:ascii="新宋体" w:hAnsi="新宋体" w:eastAsia="新宋体"/>
            </w:rPr>
          </w:rPrChange>
        </w:rPr>
        <w:t xml:space="preserve"> FontS</w:t>
      </w:r>
      <w:r>
        <w:rPr>
          <w:rFonts w:ascii="Times New Roman" w:hAnsi="Times New Roman" w:eastAsia="新宋体" w:cs="Times New Roman"/>
          <w:rPrChange w:id="7288" w:author="China" w:date="2017-06-06T20:51:00Z">
            <w:rPr>
              <w:rFonts w:ascii="新宋体" w:hAnsi="新宋体" w:eastAsia="新宋体"/>
            </w:rPr>
          </w:rPrChange>
        </w:rPr>
        <w:t>ze)</w:t>
      </w:r>
      <w:r>
        <w:rPr>
          <w:rFonts w:hint="eastAsia" w:ascii="Times New Roman" w:hAnsi="Times New Roman" w:eastAsia="新宋体" w:cs="Times New Roman"/>
          <w:rPrChange w:id="7289" w:author="China" w:date="2017-06-06T20:51:00Z">
            <w:rPr>
              <w:rFonts w:hint="eastAsia" w:ascii="新宋体" w:hAnsi="新宋体" w:eastAsia="新宋体"/>
            </w:rPr>
          </w:rPrChange>
        </w:rPr>
        <w:t>，</w:t>
      </w:r>
      <w:r>
        <w:rPr>
          <w:rFonts w:ascii="Times New Roman" w:hAnsi="Times New Roman" w:eastAsia="新宋体" w:cs="Times New Roman"/>
          <w:rPrChange w:id="7290" w:author="China" w:date="2017-06-06T20:51:00Z">
            <w:rPr>
              <w:rFonts w:ascii="新宋体" w:hAnsi="新宋体" w:eastAsia="新宋体"/>
            </w:rPr>
          </w:rPrChange>
        </w:rPr>
        <w:t xml:space="preserve"> </w:t>
      </w:r>
      <w:r>
        <w:rPr>
          <w:rFonts w:ascii="Times New Roman" w:hAnsi="Times New Roman" w:eastAsia="新宋体" w:cs="Times New Roman"/>
          <w:color w:val="0000FF"/>
          <w:rPrChange w:id="7291" w:author="China" w:date="2017-06-06T20:51:00Z">
            <w:rPr>
              <w:rFonts w:ascii="新宋体" w:hAnsi="新宋体" w:eastAsia="新宋体"/>
              <w:color w:val="0000FF"/>
            </w:rPr>
          </w:rPrChange>
        </w:rPr>
        <w:t>new</w:t>
      </w:r>
      <w:r>
        <w:rPr>
          <w:rFonts w:ascii="Times New Roman" w:hAnsi="Times New Roman" w:eastAsia="新宋体" w:cs="Times New Roman"/>
          <w:rPrChange w:id="7292" w:author="China" w:date="2017-06-06T20:51:00Z">
            <w:rPr>
              <w:rFonts w:ascii="新宋体" w:hAnsi="新宋体" w:eastAsia="新宋体"/>
            </w:rPr>
          </w:rPrChange>
        </w:rPr>
        <w:t xml:space="preserve"> </w:t>
      </w:r>
      <w:r>
        <w:rPr>
          <w:rFonts w:ascii="Times New Roman" w:hAnsi="Times New Roman" w:eastAsia="新宋体" w:cs="Times New Roman"/>
          <w:color w:val="2B91AF"/>
          <w:rPrChange w:id="7293" w:author="China" w:date="2017-06-06T20:51:00Z">
            <w:rPr>
              <w:rFonts w:ascii="新宋体" w:hAnsi="新宋体" w:eastAsia="新宋体"/>
              <w:color w:val="2B91AF"/>
            </w:rPr>
          </w:rPrChange>
        </w:rPr>
        <w:t>SoldBrush</w:t>
      </w:r>
      <w:r>
        <w:rPr>
          <w:rFonts w:ascii="Times New Roman" w:hAnsi="Times New Roman" w:eastAsia="新宋体" w:cs="Times New Roman"/>
          <w:rPrChange w:id="7294" w:author="China" w:date="2017-06-06T20:51:00Z">
            <w:rPr>
              <w:rFonts w:ascii="新宋体" w:hAnsi="新宋体" w:eastAsia="新宋体"/>
            </w:rPr>
          </w:rPrChange>
        </w:rPr>
        <w:t>(SlceTextColor)</w:t>
      </w:r>
      <w:r>
        <w:rPr>
          <w:rFonts w:hint="eastAsia" w:ascii="Times New Roman" w:hAnsi="Times New Roman" w:eastAsia="新宋体" w:cs="Times New Roman"/>
          <w:rPrChange w:id="7295" w:author="China" w:date="2017-06-06T20:51:00Z">
            <w:rPr>
              <w:rFonts w:hint="eastAsia" w:ascii="新宋体" w:hAnsi="新宋体" w:eastAsia="新宋体"/>
            </w:rPr>
          </w:rPrChange>
        </w:rPr>
        <w:t>，</w:t>
      </w:r>
      <w:r>
        <w:rPr>
          <w:rFonts w:ascii="Times New Roman" w:hAnsi="Times New Roman" w:eastAsia="新宋体" w:cs="Times New Roman"/>
          <w:rPrChange w:id="7296" w:author="China" w:date="2017-06-06T20:51:00Z">
            <w:rPr>
              <w:rFonts w:ascii="新宋体" w:hAnsi="新宋体" w:eastAsia="新宋体"/>
            </w:rPr>
          </w:rPrChange>
        </w:rPr>
        <w:t xml:space="preserve"> 0</w:t>
      </w:r>
      <w:r>
        <w:rPr>
          <w:rFonts w:hint="eastAsia" w:ascii="Times New Roman" w:hAnsi="Times New Roman" w:eastAsia="新宋体" w:cs="Times New Roman"/>
          <w:rPrChange w:id="7297" w:author="China" w:date="2017-06-06T20:51:00Z">
            <w:rPr>
              <w:rFonts w:hint="eastAsia" w:ascii="新宋体" w:hAnsi="新宋体" w:eastAsia="新宋体"/>
            </w:rPr>
          </w:rPrChange>
        </w:rPr>
        <w:t>，</w:t>
      </w:r>
      <w:r>
        <w:rPr>
          <w:rFonts w:ascii="Times New Roman" w:hAnsi="Times New Roman" w:eastAsia="新宋体" w:cs="Times New Roman"/>
          <w:rPrChange w:id="7298" w:author="China" w:date="2017-06-06T20:51:00Z">
            <w:rPr>
              <w:rFonts w:ascii="新宋体" w:hAnsi="新宋体" w:eastAsia="新宋体"/>
            </w:rPr>
          </w:rPrChange>
        </w:rPr>
        <w:t xml:space="preserve"> 0);</w:t>
      </w:r>
    </w:p>
    <w:p>
      <w:pPr>
        <w:ind w:firstLine="480"/>
        <w:jc w:val="left"/>
        <w:rPr>
          <w:rFonts w:ascii="Times New Roman" w:hAnsi="Times New Roman" w:eastAsia="新宋体" w:cs="Times New Roman"/>
          <w:rPrChange w:id="7299" w:author="China" w:date="2017-06-06T20:51:00Z">
            <w:rPr>
              <w:rFonts w:ascii="新宋体" w:hAnsi="新宋体" w:eastAsia="新宋体"/>
            </w:rPr>
          </w:rPrChange>
        </w:rPr>
      </w:pPr>
      <w:r>
        <w:rPr>
          <w:rFonts w:ascii="Times New Roman" w:hAnsi="Times New Roman" w:eastAsia="新宋体" w:cs="Times New Roman"/>
          <w:rPrChange w:id="7300" w:author="China" w:date="2017-06-06T20:51:00Z">
            <w:rPr>
              <w:rFonts w:ascii="新宋体" w:hAnsi="新宋体" w:eastAsia="新宋体"/>
            </w:rPr>
          </w:rPrChange>
        </w:rPr>
        <w:t xml:space="preserve">                objGrphcs.ResetTrnsform(); </w:t>
      </w:r>
      <w:r>
        <w:rPr>
          <w:rFonts w:ascii="Times New Roman" w:hAnsi="Times New Roman" w:eastAsia="新宋体" w:cs="Times New Roman"/>
          <w:color w:val="008000"/>
          <w:rPrChange w:id="7301"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302" w:author="China" w:date="2017-06-06T20:51:00Z">
            <w:rPr>
              <w:rFonts w:hint="eastAsia" w:ascii="新宋体" w:hAnsi="新宋体" w:eastAsia="新宋体"/>
              <w:color w:val="008000"/>
            </w:rPr>
          </w:rPrChange>
        </w:rPr>
        <w:t>重置图像</w:t>
      </w:r>
    </w:p>
    <w:p>
      <w:pPr>
        <w:ind w:firstLine="480"/>
        <w:jc w:val="left"/>
        <w:rPr>
          <w:rFonts w:ascii="Times New Roman" w:hAnsi="Times New Roman" w:eastAsia="新宋体" w:cs="Times New Roman"/>
          <w:rPrChange w:id="7303" w:author="China" w:date="2017-06-06T20:51:00Z">
            <w:rPr>
              <w:rFonts w:ascii="新宋体" w:hAnsi="新宋体" w:eastAsia="新宋体"/>
            </w:rPr>
          </w:rPrChange>
        </w:rPr>
      </w:pPr>
      <w:r>
        <w:rPr>
          <w:rFonts w:ascii="Times New Roman" w:hAnsi="Times New Roman" w:eastAsia="新宋体" w:cs="Times New Roman"/>
          <w:rPrChange w:id="7304" w:author="China" w:date="2017-06-06T20:51:00Z">
            <w:rPr>
              <w:rFonts w:ascii="新宋体" w:hAnsi="新宋体" w:eastAsia="新宋体"/>
            </w:rPr>
          </w:rPrChange>
        </w:rPr>
        <w:t xml:space="preserve">                </w:t>
      </w:r>
      <w:r>
        <w:rPr>
          <w:rFonts w:ascii="Times New Roman" w:hAnsi="Times New Roman" w:eastAsia="新宋体" w:cs="Times New Roman"/>
          <w:color w:val="0000FF"/>
          <w:rPrChange w:id="7305" w:author="China" w:date="2017-06-06T20:51:00Z">
            <w:rPr>
              <w:rFonts w:ascii="新宋体" w:hAnsi="新宋体" w:eastAsia="新宋体"/>
              <w:color w:val="0000FF"/>
            </w:rPr>
          </w:rPrChange>
        </w:rPr>
        <w:t>for</w:t>
      </w:r>
      <w:r>
        <w:rPr>
          <w:rFonts w:ascii="Times New Roman" w:hAnsi="Times New Roman" w:eastAsia="新宋体" w:cs="Times New Roman"/>
          <w:rPrChange w:id="7306" w:author="China" w:date="2017-06-06T20:51:00Z">
            <w:rPr>
              <w:rFonts w:ascii="新宋体" w:hAnsi="新宋体" w:eastAsia="新宋体"/>
            </w:rPr>
          </w:rPrChange>
        </w:rPr>
        <w:t xml:space="preserve"> (</w:t>
      </w:r>
      <w:r>
        <w:rPr>
          <w:rFonts w:ascii="Times New Roman" w:hAnsi="Times New Roman" w:eastAsia="新宋体" w:cs="Times New Roman"/>
          <w:color w:val="0000FF"/>
          <w:rPrChange w:id="7307" w:author="China" w:date="2017-06-06T20:51:00Z">
            <w:rPr>
              <w:rFonts w:ascii="新宋体" w:hAnsi="新宋体" w:eastAsia="新宋体"/>
              <w:color w:val="0000FF"/>
            </w:rPr>
          </w:rPrChange>
        </w:rPr>
        <w:t>nt</w:t>
      </w:r>
      <w:r>
        <w:rPr>
          <w:rFonts w:ascii="Times New Roman" w:hAnsi="Times New Roman" w:eastAsia="新宋体" w:cs="Times New Roman"/>
          <w:rPrChange w:id="7308" w:author="China" w:date="2017-06-06T20:51:00Z">
            <w:rPr>
              <w:rFonts w:ascii="新宋体" w:hAnsi="新宋体" w:eastAsia="新宋体"/>
            </w:rPr>
          </w:rPrChange>
        </w:rPr>
        <w:t xml:space="preserve">  = 0;  &lt;= Wdth;  += 10) </w:t>
      </w:r>
      <w:r>
        <w:rPr>
          <w:rFonts w:ascii="Times New Roman" w:hAnsi="Times New Roman" w:eastAsia="新宋体" w:cs="Times New Roman"/>
          <w:color w:val="008000"/>
          <w:rPrChange w:id="7309"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310" w:author="China" w:date="2017-06-06T20:51:00Z">
            <w:rPr>
              <w:rFonts w:hint="eastAsia" w:ascii="新宋体" w:hAnsi="新宋体" w:eastAsia="新宋体"/>
              <w:color w:val="008000"/>
            </w:rPr>
          </w:rPrChange>
        </w:rPr>
        <w:t>以</w:t>
      </w:r>
      <w:r>
        <w:rPr>
          <w:rFonts w:ascii="Times New Roman" w:hAnsi="Times New Roman" w:eastAsia="新宋体" w:cs="Times New Roman"/>
          <w:color w:val="008000"/>
          <w:rPrChange w:id="7311" w:author="China" w:date="2017-06-06T20:51:00Z">
            <w:rPr>
              <w:rFonts w:ascii="新宋体" w:hAnsi="新宋体" w:eastAsia="新宋体"/>
              <w:color w:val="008000"/>
            </w:rPr>
          </w:rPrChange>
        </w:rPr>
        <w:t>10</w:t>
      </w:r>
      <w:r>
        <w:rPr>
          <w:rFonts w:hint="eastAsia" w:ascii="Times New Roman" w:hAnsi="Times New Roman" w:eastAsia="新宋体" w:cs="Times New Roman"/>
          <w:color w:val="008000"/>
          <w:rPrChange w:id="7312" w:author="China" w:date="2017-06-06T20:51:00Z">
            <w:rPr>
              <w:rFonts w:hint="eastAsia" w:ascii="新宋体" w:hAnsi="新宋体" w:eastAsia="新宋体"/>
              <w:color w:val="008000"/>
            </w:rPr>
          </w:rPrChange>
        </w:rPr>
        <w:t>为单位</w:t>
      </w:r>
    </w:p>
    <w:p>
      <w:pPr>
        <w:ind w:firstLine="480"/>
        <w:jc w:val="left"/>
        <w:rPr>
          <w:rFonts w:ascii="Times New Roman" w:hAnsi="Times New Roman" w:eastAsia="新宋体" w:cs="Times New Roman"/>
          <w:rPrChange w:id="7313" w:author="China" w:date="2017-06-06T20:51:00Z">
            <w:rPr>
              <w:rFonts w:ascii="新宋体" w:hAnsi="新宋体" w:eastAsia="新宋体"/>
            </w:rPr>
          </w:rPrChange>
        </w:rPr>
      </w:pPr>
      <w:r>
        <w:rPr>
          <w:rFonts w:ascii="Times New Roman" w:hAnsi="Times New Roman" w:eastAsia="新宋体" w:cs="Times New Roman"/>
          <w:rPrChange w:id="731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315" w:author="China" w:date="2017-06-06T20:51:00Z">
            <w:rPr>
              <w:rFonts w:ascii="新宋体" w:hAnsi="新宋体" w:eastAsia="新宋体"/>
            </w:rPr>
          </w:rPrChange>
        </w:rPr>
      </w:pPr>
      <w:r>
        <w:rPr>
          <w:rFonts w:ascii="Times New Roman" w:hAnsi="Times New Roman" w:eastAsia="新宋体" w:cs="Times New Roman"/>
          <w:rPrChange w:id="7316" w:author="China" w:date="2017-06-06T20:51:00Z">
            <w:rPr>
              <w:rFonts w:ascii="新宋体" w:hAnsi="新宋体" w:eastAsia="新宋体"/>
            </w:rPr>
          </w:rPrChange>
        </w:rPr>
        <w:t xml:space="preserve">                    Scle =  * XSlce / 50;</w:t>
      </w:r>
      <w:r>
        <w:rPr>
          <w:rFonts w:ascii="Times New Roman" w:hAnsi="Times New Roman" w:eastAsia="新宋体" w:cs="Times New Roman"/>
          <w:color w:val="008000"/>
          <w:rPrChange w:id="7317"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318" w:author="China" w:date="2017-06-06T20:51:00Z">
            <w:rPr>
              <w:rFonts w:hint="eastAsia" w:ascii="新宋体" w:hAnsi="新宋体" w:eastAsia="新宋体"/>
              <w:color w:val="008000"/>
            </w:rPr>
          </w:rPrChange>
        </w:rPr>
        <w:t>即</w:t>
      </w:r>
      <w:r>
        <w:rPr>
          <w:rFonts w:ascii="Times New Roman" w:hAnsi="Times New Roman" w:eastAsia="新宋体" w:cs="Times New Roman"/>
          <w:color w:val="008000"/>
          <w:rPrChange w:id="7319" w:author="China" w:date="2017-06-06T20:51:00Z">
            <w:rPr>
              <w:rFonts w:ascii="新宋体" w:hAnsi="新宋体" w:eastAsia="新宋体"/>
              <w:color w:val="008000"/>
            </w:rPr>
          </w:rPrChange>
        </w:rPr>
        <w:t>( / 10) * (XSlce / 5)</w:t>
      </w:r>
      <w:r>
        <w:rPr>
          <w:rFonts w:hint="eastAsia" w:ascii="Times New Roman" w:hAnsi="Times New Roman" w:eastAsia="新宋体" w:cs="Times New Roman"/>
          <w:color w:val="008000"/>
          <w:rPrChange w:id="7320" w:author="China" w:date="2017-06-06T20:51:00Z">
            <w:rPr>
              <w:rFonts w:hint="eastAsia" w:ascii="新宋体" w:hAnsi="新宋体" w:eastAsia="新宋体"/>
              <w:color w:val="008000"/>
            </w:rPr>
          </w:rPrChange>
        </w:rPr>
        <w:t>，将每个刻度分五部分画，但因</w:t>
      </w:r>
      <w:r>
        <w:rPr>
          <w:rFonts w:hint="eastAsia" w:ascii="Times New Roman" w:hAnsi="Times New Roman" w:eastAsia="新宋体" w:cs="Times New Roman"/>
          <w:color w:val="008000"/>
          <w:rPrChange w:id="7321" w:author="China" w:date="2017-06-06T20:51:00Z">
            <w:rPr>
              <w:rFonts w:hint="eastAsia" w:ascii="新宋体" w:hAnsi="新宋体" w:eastAsia="新宋体"/>
              <w:color w:val="008000"/>
            </w:rPr>
          </w:rPrChange>
        </w:rPr>
        <w:t>皑</w:t>
      </w:r>
      <w:r>
        <w:rPr>
          <w:rFonts w:hint="eastAsia" w:ascii="Times New Roman" w:hAnsi="Times New Roman" w:eastAsia="新宋体" w:cs="Times New Roman"/>
          <w:color w:val="008000"/>
          <w:rPrChange w:id="7322" w:author="China" w:date="2017-06-06T20:51:00Z">
            <w:rPr>
              <w:rFonts w:hint="eastAsia" w:ascii="新宋体" w:hAnsi="新宋体" w:eastAsia="新宋体"/>
              <w:color w:val="008000"/>
            </w:rPr>
          </w:rPrChange>
        </w:rPr>
        <w:t>为以</w:t>
      </w:r>
      <w:r>
        <w:rPr>
          <w:rFonts w:ascii="Times New Roman" w:hAnsi="Times New Roman" w:eastAsia="新宋体" w:cs="Times New Roman"/>
          <w:color w:val="008000"/>
          <w:rPrChange w:id="7323" w:author="China" w:date="2017-06-06T20:51:00Z">
            <w:rPr>
              <w:rFonts w:ascii="新宋体" w:hAnsi="新宋体" w:eastAsia="新宋体"/>
              <w:color w:val="008000"/>
            </w:rPr>
          </w:rPrChange>
        </w:rPr>
        <w:t>10</w:t>
      </w:r>
      <w:r>
        <w:rPr>
          <w:rFonts w:hint="eastAsia" w:ascii="Times New Roman" w:hAnsi="Times New Roman" w:eastAsia="新宋体" w:cs="Times New Roman"/>
          <w:color w:val="008000"/>
          <w:rPrChange w:id="7324" w:author="China" w:date="2017-06-06T20:51:00Z">
            <w:rPr>
              <w:rFonts w:hint="eastAsia" w:ascii="新宋体" w:hAnsi="新宋体" w:eastAsia="新宋体"/>
              <w:color w:val="008000"/>
            </w:rPr>
          </w:rPrChange>
        </w:rPr>
        <w:t>为单位，得除以</w:t>
      </w:r>
      <w:r>
        <w:rPr>
          <w:rFonts w:ascii="Times New Roman" w:hAnsi="Times New Roman" w:eastAsia="新宋体" w:cs="Times New Roman"/>
          <w:color w:val="008000"/>
          <w:rPrChange w:id="7325" w:author="China" w:date="2017-06-06T20:51:00Z">
            <w:rPr>
              <w:rFonts w:ascii="新宋体" w:hAnsi="新宋体" w:eastAsia="新宋体"/>
              <w:color w:val="008000"/>
            </w:rPr>
          </w:rPrChange>
        </w:rPr>
        <w:t>10</w:t>
      </w:r>
    </w:p>
    <w:p>
      <w:pPr>
        <w:ind w:firstLine="480"/>
        <w:jc w:val="left"/>
        <w:rPr>
          <w:rFonts w:ascii="Times New Roman" w:hAnsi="Times New Roman" w:eastAsia="新宋体" w:cs="Times New Roman"/>
          <w:rPrChange w:id="7326" w:author="China" w:date="2017-06-06T20:51:00Z">
            <w:rPr>
              <w:rFonts w:ascii="新宋体" w:hAnsi="新宋体" w:eastAsia="新宋体"/>
            </w:rPr>
          </w:rPrChange>
        </w:rPr>
      </w:pPr>
      <w:r>
        <w:rPr>
          <w:rFonts w:ascii="Times New Roman" w:hAnsi="Times New Roman" w:eastAsia="新宋体" w:cs="Times New Roman"/>
          <w:rPrChange w:id="7327" w:author="China" w:date="2017-06-06T20:51:00Z">
            <w:rPr>
              <w:rFonts w:ascii="新宋体" w:hAnsi="新宋体" w:eastAsia="新宋体"/>
            </w:rPr>
          </w:rPrChange>
        </w:rPr>
        <w:t xml:space="preserve">                    </w:t>
      </w:r>
      <w:r>
        <w:rPr>
          <w:rFonts w:ascii="Times New Roman" w:hAnsi="Times New Roman" w:eastAsia="新宋体" w:cs="Times New Roman"/>
          <w:color w:val="0000FF"/>
          <w:rPrChange w:id="7328" w:author="China" w:date="2017-06-06T20:51:00Z">
            <w:rPr>
              <w:rFonts w:ascii="新宋体" w:hAnsi="新宋体" w:eastAsia="新宋体"/>
              <w:color w:val="0000FF"/>
            </w:rPr>
          </w:rPrChange>
        </w:rPr>
        <w:t>f</w:t>
      </w:r>
      <w:r>
        <w:rPr>
          <w:rFonts w:ascii="Times New Roman" w:hAnsi="Times New Roman" w:eastAsia="新宋体" w:cs="Times New Roman"/>
          <w:rPrChange w:id="7329" w:author="China" w:date="2017-06-06T20:51:00Z">
            <w:rPr>
              <w:rFonts w:ascii="新宋体" w:hAnsi="新宋体" w:eastAsia="新宋体"/>
            </w:rPr>
          </w:rPrChange>
        </w:rPr>
        <w:t xml:space="preserve"> (Count == 5)</w:t>
      </w:r>
    </w:p>
    <w:p>
      <w:pPr>
        <w:ind w:firstLine="480"/>
        <w:jc w:val="left"/>
        <w:rPr>
          <w:rFonts w:ascii="Times New Roman" w:hAnsi="Times New Roman" w:eastAsia="新宋体" w:cs="Times New Roman"/>
          <w:rPrChange w:id="7330" w:author="China" w:date="2017-06-06T20:51:00Z">
            <w:rPr>
              <w:rFonts w:ascii="新宋体" w:hAnsi="新宋体" w:eastAsia="新宋体"/>
            </w:rPr>
          </w:rPrChange>
        </w:rPr>
      </w:pPr>
      <w:r>
        <w:rPr>
          <w:rFonts w:ascii="Times New Roman" w:hAnsi="Times New Roman" w:eastAsia="新宋体" w:cs="Times New Roman"/>
          <w:rPrChange w:id="733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332" w:author="China" w:date="2017-06-06T20:51:00Z">
            <w:rPr>
              <w:rFonts w:ascii="新宋体" w:hAnsi="新宋体" w:eastAsia="新宋体"/>
            </w:rPr>
          </w:rPrChange>
        </w:rPr>
      </w:pPr>
      <w:r>
        <w:rPr>
          <w:rFonts w:ascii="Times New Roman" w:hAnsi="Times New Roman" w:eastAsia="新宋体" w:cs="Times New Roman"/>
          <w:rPrChange w:id="7333" w:author="China" w:date="2017-06-06T20:51:00Z">
            <w:rPr>
              <w:rFonts w:ascii="新宋体" w:hAnsi="新宋体" w:eastAsia="新宋体"/>
            </w:rPr>
          </w:rPrChange>
        </w:rPr>
        <w:t xml:space="preserve">                        objGrphcs.DrwLne(</w:t>
      </w:r>
      <w:r>
        <w:rPr>
          <w:rFonts w:ascii="Times New Roman" w:hAnsi="Times New Roman" w:eastAsia="新宋体" w:cs="Times New Roman"/>
          <w:color w:val="0000FF"/>
          <w:rPrChange w:id="7334" w:author="China" w:date="2017-06-06T20:51:00Z">
            <w:rPr>
              <w:rFonts w:ascii="新宋体" w:hAnsi="新宋体" w:eastAsia="新宋体"/>
              <w:color w:val="0000FF"/>
            </w:rPr>
          </w:rPrChange>
        </w:rPr>
        <w:t>new</w:t>
      </w:r>
      <w:r>
        <w:rPr>
          <w:rFonts w:ascii="Times New Roman" w:hAnsi="Times New Roman" w:eastAsia="新宋体" w:cs="Times New Roman"/>
          <w:rPrChange w:id="7335" w:author="China" w:date="2017-06-06T20:51:00Z">
            <w:rPr>
              <w:rFonts w:ascii="新宋体" w:hAnsi="新宋体" w:eastAsia="新宋体"/>
            </w:rPr>
          </w:rPrChange>
        </w:rPr>
        <w:t xml:space="preserve"> </w:t>
      </w:r>
      <w:r>
        <w:rPr>
          <w:rFonts w:ascii="Times New Roman" w:hAnsi="Times New Roman" w:eastAsia="新宋体" w:cs="Times New Roman"/>
          <w:color w:val="2B91AF"/>
          <w:rPrChange w:id="7336" w:author="China" w:date="2017-06-06T20:51:00Z">
            <w:rPr>
              <w:rFonts w:ascii="新宋体" w:hAnsi="新宋体" w:eastAsia="新宋体"/>
              <w:color w:val="2B91AF"/>
            </w:rPr>
          </w:rPrChange>
        </w:rPr>
        <w:t>Pen</w:t>
      </w:r>
      <w:r>
        <w:rPr>
          <w:rFonts w:ascii="Times New Roman" w:hAnsi="Times New Roman" w:eastAsia="新宋体" w:cs="Times New Roman"/>
          <w:rPrChange w:id="7337" w:author="China" w:date="2017-06-06T20:51:00Z">
            <w:rPr>
              <w:rFonts w:ascii="新宋体" w:hAnsi="新宋体" w:eastAsia="新宋体"/>
            </w:rPr>
          </w:rPrChange>
        </w:rPr>
        <w:t>(</w:t>
      </w:r>
      <w:r>
        <w:rPr>
          <w:rFonts w:ascii="Times New Roman" w:hAnsi="Times New Roman" w:eastAsia="新宋体" w:cs="Times New Roman"/>
          <w:color w:val="0000FF"/>
          <w:rPrChange w:id="7338" w:author="China" w:date="2017-06-06T20:51:00Z">
            <w:rPr>
              <w:rFonts w:ascii="新宋体" w:hAnsi="新宋体" w:eastAsia="新宋体"/>
              <w:color w:val="0000FF"/>
            </w:rPr>
          </w:rPrChange>
        </w:rPr>
        <w:t>new</w:t>
      </w:r>
      <w:r>
        <w:rPr>
          <w:rFonts w:ascii="Times New Roman" w:hAnsi="Times New Roman" w:eastAsia="新宋体" w:cs="Times New Roman"/>
          <w:rPrChange w:id="7339" w:author="China" w:date="2017-06-06T20:51:00Z">
            <w:rPr>
              <w:rFonts w:ascii="新宋体" w:hAnsi="新宋体" w:eastAsia="新宋体"/>
            </w:rPr>
          </w:rPrChange>
        </w:rPr>
        <w:t xml:space="preserve"> </w:t>
      </w:r>
      <w:r>
        <w:rPr>
          <w:rFonts w:ascii="Times New Roman" w:hAnsi="Times New Roman" w:eastAsia="新宋体" w:cs="Times New Roman"/>
          <w:color w:val="2B91AF"/>
          <w:rPrChange w:id="7340" w:author="China" w:date="2017-06-06T20:51:00Z">
            <w:rPr>
              <w:rFonts w:ascii="新宋体" w:hAnsi="新宋体" w:eastAsia="新宋体"/>
              <w:color w:val="2B91AF"/>
            </w:rPr>
          </w:rPrChange>
        </w:rPr>
        <w:t>SoldBrush</w:t>
      </w:r>
      <w:r>
        <w:rPr>
          <w:rFonts w:ascii="Times New Roman" w:hAnsi="Times New Roman" w:eastAsia="新宋体" w:cs="Times New Roman"/>
          <w:rPrChange w:id="7341" w:author="China" w:date="2017-06-06T20:51:00Z">
            <w:rPr>
              <w:rFonts w:ascii="新宋体" w:hAnsi="新宋体" w:eastAsia="新宋体"/>
            </w:rPr>
          </w:rPrChange>
        </w:rPr>
        <w:t>(xsColor))</w:t>
      </w:r>
      <w:r>
        <w:rPr>
          <w:rFonts w:hint="eastAsia" w:ascii="Times New Roman" w:hAnsi="Times New Roman" w:eastAsia="新宋体" w:cs="Times New Roman"/>
          <w:rPrChange w:id="7342" w:author="China" w:date="2017-06-06T20:51:00Z">
            <w:rPr>
              <w:rFonts w:hint="eastAsia" w:ascii="新宋体" w:hAnsi="新宋体" w:eastAsia="新宋体"/>
            </w:rPr>
          </w:rPrChange>
        </w:rPr>
        <w:t>，</w:t>
      </w:r>
      <w:r>
        <w:rPr>
          <w:rFonts w:ascii="Times New Roman" w:hAnsi="Times New Roman" w:eastAsia="新宋体" w:cs="Times New Roman"/>
          <w:rPrChange w:id="7343" w:author="China" w:date="2017-06-06T20:51:00Z">
            <w:rPr>
              <w:rFonts w:ascii="新宋体" w:hAnsi="新宋体" w:eastAsia="新宋体"/>
            </w:rPr>
          </w:rPrChange>
        </w:rPr>
        <w:t xml:space="preserve"> fltX1 + Scle</w:t>
      </w:r>
      <w:r>
        <w:rPr>
          <w:rFonts w:hint="eastAsia" w:ascii="Times New Roman" w:hAnsi="Times New Roman" w:eastAsia="新宋体" w:cs="Times New Roman"/>
          <w:rPrChange w:id="7344" w:author="China" w:date="2017-06-06T20:51:00Z">
            <w:rPr>
              <w:rFonts w:hint="eastAsia" w:ascii="新宋体" w:hAnsi="新宋体" w:eastAsia="新宋体"/>
            </w:rPr>
          </w:rPrChange>
        </w:rPr>
        <w:t>，</w:t>
      </w:r>
      <w:r>
        <w:rPr>
          <w:rFonts w:ascii="Times New Roman" w:hAnsi="Times New Roman" w:eastAsia="新宋体" w:cs="Times New Roman"/>
          <w:rPrChange w:id="7345" w:author="China" w:date="2017-06-06T20:51:00Z">
            <w:rPr>
              <w:rFonts w:ascii="新宋体" w:hAnsi="新宋体" w:eastAsia="新宋体"/>
            </w:rPr>
          </w:rPrChange>
        </w:rPr>
        <w:t xml:space="preserve"> flt1 + fltSlceHeght * 1.5f</w:t>
      </w:r>
      <w:r>
        <w:rPr>
          <w:rFonts w:hint="eastAsia" w:ascii="Times New Roman" w:hAnsi="Times New Roman" w:eastAsia="新宋体" w:cs="Times New Roman"/>
          <w:rPrChange w:id="7346" w:author="China" w:date="2017-06-06T20:51:00Z">
            <w:rPr>
              <w:rFonts w:hint="eastAsia" w:ascii="新宋体" w:hAnsi="新宋体" w:eastAsia="新宋体"/>
            </w:rPr>
          </w:rPrChange>
        </w:rPr>
        <w:t>，</w:t>
      </w:r>
      <w:r>
        <w:rPr>
          <w:rFonts w:ascii="Times New Roman" w:hAnsi="Times New Roman" w:eastAsia="新宋体" w:cs="Times New Roman"/>
          <w:rPrChange w:id="7347" w:author="China" w:date="2017-06-06T20:51:00Z">
            <w:rPr>
              <w:rFonts w:ascii="新宋体" w:hAnsi="新宋体" w:eastAsia="新宋体"/>
            </w:rPr>
          </w:rPrChange>
        </w:rPr>
        <w:t xml:space="preserve"> fltX2 + Scle</w:t>
      </w:r>
      <w:r>
        <w:rPr>
          <w:rFonts w:hint="eastAsia" w:ascii="Times New Roman" w:hAnsi="Times New Roman" w:eastAsia="新宋体" w:cs="Times New Roman"/>
          <w:rPrChange w:id="7348" w:author="China" w:date="2017-06-06T20:51:00Z">
            <w:rPr>
              <w:rFonts w:hint="eastAsia" w:ascii="新宋体" w:hAnsi="新宋体" w:eastAsia="新宋体"/>
            </w:rPr>
          </w:rPrChange>
        </w:rPr>
        <w:t>，</w:t>
      </w:r>
      <w:r>
        <w:rPr>
          <w:rFonts w:ascii="Times New Roman" w:hAnsi="Times New Roman" w:eastAsia="新宋体" w:cs="Times New Roman"/>
          <w:rPrChange w:id="7349" w:author="China" w:date="2017-06-06T20:51:00Z">
            <w:rPr>
              <w:rFonts w:ascii="新宋体" w:hAnsi="新宋体" w:eastAsia="新宋体"/>
            </w:rPr>
          </w:rPrChange>
        </w:rPr>
        <w:t xml:space="preserve"> flt2  fltSlceHeght * 1.5f);</w:t>
      </w:r>
    </w:p>
    <w:p>
      <w:pPr>
        <w:ind w:firstLine="480"/>
        <w:jc w:val="left"/>
        <w:rPr>
          <w:rFonts w:ascii="Times New Roman" w:hAnsi="Times New Roman" w:eastAsia="新宋体" w:cs="Times New Roman"/>
          <w:rPrChange w:id="7350" w:author="China" w:date="2017-06-06T20:51:00Z">
            <w:rPr>
              <w:rFonts w:ascii="新宋体" w:hAnsi="新宋体" w:eastAsia="新宋体"/>
            </w:rPr>
          </w:rPrChange>
        </w:rPr>
      </w:pPr>
      <w:r>
        <w:rPr>
          <w:rFonts w:ascii="Times New Roman" w:hAnsi="Times New Roman" w:eastAsia="新宋体" w:cs="Times New Roman"/>
          <w:rPrChange w:id="7351" w:author="China" w:date="2017-06-06T20:51:00Z">
            <w:rPr>
              <w:rFonts w:ascii="新宋体" w:hAnsi="新宋体" w:eastAsia="新宋体"/>
            </w:rPr>
          </w:rPrChange>
        </w:rPr>
        <w:t xml:space="preserve">                        </w:t>
      </w:r>
      <w:r>
        <w:rPr>
          <w:rFonts w:ascii="Times New Roman" w:hAnsi="Times New Roman" w:eastAsia="新宋体" w:cs="Times New Roman"/>
          <w:color w:val="008000"/>
          <w:rPrChange w:id="7352"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353" w:author="China" w:date="2017-06-06T20:51:00Z">
            <w:rPr>
              <w:rFonts w:hint="eastAsia" w:ascii="新宋体" w:hAnsi="新宋体" w:eastAsia="新宋体"/>
              <w:color w:val="008000"/>
            </w:rPr>
          </w:rPrChange>
        </w:rPr>
        <w:t>画网格虚线</w:t>
      </w:r>
    </w:p>
    <w:p>
      <w:pPr>
        <w:ind w:firstLine="480"/>
        <w:jc w:val="left"/>
        <w:rPr>
          <w:rFonts w:ascii="Times New Roman" w:hAnsi="Times New Roman" w:eastAsia="新宋体" w:cs="Times New Roman"/>
          <w:rPrChange w:id="7354" w:author="China" w:date="2017-06-06T20:51:00Z">
            <w:rPr>
              <w:rFonts w:ascii="新宋体" w:hAnsi="新宋体" w:eastAsia="新宋体"/>
            </w:rPr>
          </w:rPrChange>
        </w:rPr>
      </w:pPr>
      <w:r>
        <w:rPr>
          <w:rFonts w:ascii="Times New Roman" w:hAnsi="Times New Roman" w:eastAsia="新宋体" w:cs="Times New Roman"/>
          <w:rPrChange w:id="7355" w:author="China" w:date="2017-06-06T20:51:00Z">
            <w:rPr>
              <w:rFonts w:ascii="新宋体" w:hAnsi="新宋体" w:eastAsia="新宋体"/>
            </w:rPr>
          </w:rPrChange>
        </w:rPr>
        <w:t xml:space="preserve">                        </w:t>
      </w:r>
      <w:r>
        <w:rPr>
          <w:rFonts w:ascii="Times New Roman" w:hAnsi="Times New Roman" w:eastAsia="新宋体" w:cs="Times New Roman"/>
          <w:color w:val="2B91AF"/>
          <w:rPrChange w:id="7356" w:author="China" w:date="2017-06-06T20:51:00Z">
            <w:rPr>
              <w:rFonts w:ascii="新宋体" w:hAnsi="新宋体" w:eastAsia="新宋体"/>
              <w:color w:val="2B91AF"/>
            </w:rPr>
          </w:rPrChange>
        </w:rPr>
        <w:t>Pen</w:t>
      </w:r>
      <w:r>
        <w:rPr>
          <w:rFonts w:ascii="Times New Roman" w:hAnsi="Times New Roman" w:eastAsia="新宋体" w:cs="Times New Roman"/>
          <w:rPrChange w:id="7357" w:author="China" w:date="2017-06-06T20:51:00Z">
            <w:rPr>
              <w:rFonts w:ascii="新宋体" w:hAnsi="新宋体" w:eastAsia="新宋体"/>
            </w:rPr>
          </w:rPrChange>
        </w:rPr>
        <w:t xml:space="preserve"> penDshed = </w:t>
      </w:r>
      <w:r>
        <w:rPr>
          <w:rFonts w:ascii="Times New Roman" w:hAnsi="Times New Roman" w:eastAsia="新宋体" w:cs="Times New Roman"/>
          <w:color w:val="0000FF"/>
          <w:rPrChange w:id="7358" w:author="China" w:date="2017-06-06T20:51:00Z">
            <w:rPr>
              <w:rFonts w:ascii="新宋体" w:hAnsi="新宋体" w:eastAsia="新宋体"/>
              <w:color w:val="0000FF"/>
            </w:rPr>
          </w:rPrChange>
        </w:rPr>
        <w:t>new</w:t>
      </w:r>
      <w:r>
        <w:rPr>
          <w:rFonts w:ascii="Times New Roman" w:hAnsi="Times New Roman" w:eastAsia="新宋体" w:cs="Times New Roman"/>
          <w:rPrChange w:id="7359" w:author="China" w:date="2017-06-06T20:51:00Z">
            <w:rPr>
              <w:rFonts w:ascii="新宋体" w:hAnsi="新宋体" w:eastAsia="新宋体"/>
            </w:rPr>
          </w:rPrChange>
        </w:rPr>
        <w:t xml:space="preserve"> </w:t>
      </w:r>
      <w:r>
        <w:rPr>
          <w:rFonts w:ascii="Times New Roman" w:hAnsi="Times New Roman" w:eastAsia="新宋体" w:cs="Times New Roman"/>
          <w:color w:val="2B91AF"/>
          <w:rPrChange w:id="7360" w:author="China" w:date="2017-06-06T20:51:00Z">
            <w:rPr>
              <w:rFonts w:ascii="新宋体" w:hAnsi="新宋体" w:eastAsia="新宋体"/>
              <w:color w:val="2B91AF"/>
            </w:rPr>
          </w:rPrChange>
        </w:rPr>
        <w:t>Pen</w:t>
      </w:r>
      <w:r>
        <w:rPr>
          <w:rFonts w:ascii="Times New Roman" w:hAnsi="Times New Roman" w:eastAsia="新宋体" w:cs="Times New Roman"/>
          <w:rPrChange w:id="7361" w:author="China" w:date="2017-06-06T20:51:00Z">
            <w:rPr>
              <w:rFonts w:ascii="新宋体" w:hAnsi="新宋体" w:eastAsia="新宋体"/>
            </w:rPr>
          </w:rPrChange>
        </w:rPr>
        <w:t>(</w:t>
      </w:r>
      <w:r>
        <w:rPr>
          <w:rFonts w:ascii="Times New Roman" w:hAnsi="Times New Roman" w:eastAsia="新宋体" w:cs="Times New Roman"/>
          <w:color w:val="0000FF"/>
          <w:rPrChange w:id="7362" w:author="China" w:date="2017-06-06T20:51:00Z">
            <w:rPr>
              <w:rFonts w:ascii="新宋体" w:hAnsi="新宋体" w:eastAsia="新宋体"/>
              <w:color w:val="0000FF"/>
            </w:rPr>
          </w:rPrChange>
        </w:rPr>
        <w:t>new</w:t>
      </w:r>
      <w:r>
        <w:rPr>
          <w:rFonts w:ascii="Times New Roman" w:hAnsi="Times New Roman" w:eastAsia="新宋体" w:cs="Times New Roman"/>
          <w:rPrChange w:id="7363" w:author="China" w:date="2017-06-06T20:51:00Z">
            <w:rPr>
              <w:rFonts w:ascii="新宋体" w:hAnsi="新宋体" w:eastAsia="新宋体"/>
            </w:rPr>
          </w:rPrChange>
        </w:rPr>
        <w:t xml:space="preserve"> </w:t>
      </w:r>
      <w:r>
        <w:rPr>
          <w:rFonts w:ascii="Times New Roman" w:hAnsi="Times New Roman" w:eastAsia="新宋体" w:cs="Times New Roman"/>
          <w:color w:val="2B91AF"/>
          <w:rPrChange w:id="7364" w:author="China" w:date="2017-06-06T20:51:00Z">
            <w:rPr>
              <w:rFonts w:ascii="新宋体" w:hAnsi="新宋体" w:eastAsia="新宋体"/>
              <w:color w:val="2B91AF"/>
            </w:rPr>
          </w:rPrChange>
        </w:rPr>
        <w:t>SoldBrush</w:t>
      </w:r>
      <w:r>
        <w:rPr>
          <w:rFonts w:ascii="Times New Roman" w:hAnsi="Times New Roman" w:eastAsia="新宋体" w:cs="Times New Roman"/>
          <w:rPrChange w:id="7365" w:author="China" w:date="2017-06-06T20:51:00Z">
            <w:rPr>
              <w:rFonts w:ascii="新宋体" w:hAnsi="新宋体" w:eastAsia="新宋体"/>
            </w:rPr>
          </w:rPrChange>
        </w:rPr>
        <w:t>(xsColor));</w:t>
      </w:r>
    </w:p>
    <w:p>
      <w:pPr>
        <w:ind w:firstLine="480"/>
        <w:jc w:val="left"/>
        <w:rPr>
          <w:rFonts w:ascii="Times New Roman" w:hAnsi="Times New Roman" w:eastAsia="新宋体" w:cs="Times New Roman"/>
          <w:rPrChange w:id="7366" w:author="China" w:date="2017-06-06T20:51:00Z">
            <w:rPr>
              <w:rFonts w:ascii="新宋体" w:hAnsi="新宋体" w:eastAsia="新宋体"/>
            </w:rPr>
          </w:rPrChange>
        </w:rPr>
      </w:pPr>
      <w:r>
        <w:rPr>
          <w:rFonts w:ascii="Times New Roman" w:hAnsi="Times New Roman" w:eastAsia="新宋体" w:cs="Times New Roman"/>
          <w:rPrChange w:id="7367" w:author="China" w:date="2017-06-06T20:51:00Z">
            <w:rPr>
              <w:rFonts w:ascii="新宋体" w:hAnsi="新宋体" w:eastAsia="新宋体"/>
            </w:rPr>
          </w:rPrChange>
        </w:rPr>
        <w:t xml:space="preserve">                        penDshed.DshStle = </w:t>
      </w:r>
      <w:r>
        <w:rPr>
          <w:rFonts w:ascii="Times New Roman" w:hAnsi="Times New Roman" w:eastAsia="新宋体" w:cs="Times New Roman"/>
          <w:color w:val="2B91AF"/>
          <w:rPrChange w:id="7368" w:author="China" w:date="2017-06-06T20:51:00Z">
            <w:rPr>
              <w:rFonts w:ascii="新宋体" w:hAnsi="新宋体" w:eastAsia="新宋体"/>
              <w:color w:val="2B91AF"/>
            </w:rPr>
          </w:rPrChange>
        </w:rPr>
        <w:t>DshStle</w:t>
      </w:r>
      <w:r>
        <w:rPr>
          <w:rFonts w:ascii="Times New Roman" w:hAnsi="Times New Roman" w:eastAsia="新宋体" w:cs="Times New Roman"/>
          <w:rPrChange w:id="7369" w:author="China" w:date="2017-06-06T20:51:00Z">
            <w:rPr>
              <w:rFonts w:ascii="新宋体" w:hAnsi="新宋体" w:eastAsia="新宋体"/>
            </w:rPr>
          </w:rPrChange>
        </w:rPr>
        <w:t>.Dsh;</w:t>
      </w:r>
    </w:p>
    <w:p>
      <w:pPr>
        <w:ind w:firstLine="480"/>
        <w:jc w:val="left"/>
        <w:rPr>
          <w:rFonts w:ascii="Times New Roman" w:hAnsi="Times New Roman" w:eastAsia="新宋体" w:cs="Times New Roman"/>
          <w:rPrChange w:id="7370" w:author="China" w:date="2017-06-06T20:51:00Z">
            <w:rPr>
              <w:rFonts w:ascii="新宋体" w:hAnsi="新宋体" w:eastAsia="新宋体"/>
            </w:rPr>
          </w:rPrChange>
        </w:rPr>
      </w:pPr>
      <w:r>
        <w:rPr>
          <w:rFonts w:ascii="Times New Roman" w:hAnsi="Times New Roman" w:eastAsia="新宋体" w:cs="Times New Roman"/>
          <w:rPrChange w:id="7371" w:author="China" w:date="2017-06-06T20:51:00Z">
            <w:rPr>
              <w:rFonts w:ascii="新宋体" w:hAnsi="新宋体" w:eastAsia="新宋体"/>
            </w:rPr>
          </w:rPrChange>
        </w:rPr>
        <w:t xml:space="preserve">                        objGrphcs.DrwLne(penDshed</w:t>
      </w:r>
      <w:r>
        <w:rPr>
          <w:rFonts w:hint="eastAsia" w:ascii="Times New Roman" w:hAnsi="Times New Roman" w:eastAsia="新宋体" w:cs="Times New Roman"/>
          <w:rPrChange w:id="7372" w:author="China" w:date="2017-06-06T20:51:00Z">
            <w:rPr>
              <w:rFonts w:hint="eastAsia" w:ascii="新宋体" w:hAnsi="新宋体" w:eastAsia="新宋体"/>
            </w:rPr>
          </w:rPrChange>
        </w:rPr>
        <w:t>，</w:t>
      </w:r>
      <w:r>
        <w:rPr>
          <w:rFonts w:ascii="Times New Roman" w:hAnsi="Times New Roman" w:eastAsia="新宋体" w:cs="Times New Roman"/>
          <w:rPrChange w:id="7373" w:author="China" w:date="2017-06-06T20:51:00Z">
            <w:rPr>
              <w:rFonts w:ascii="新宋体" w:hAnsi="新宋体" w:eastAsia="新宋体"/>
            </w:rPr>
          </w:rPrChange>
        </w:rPr>
        <w:t xml:space="preserve"> fltX1 + Scle</w:t>
      </w:r>
      <w:r>
        <w:rPr>
          <w:rFonts w:hint="eastAsia" w:ascii="Times New Roman" w:hAnsi="Times New Roman" w:eastAsia="新宋体" w:cs="Times New Roman"/>
          <w:rPrChange w:id="7374" w:author="China" w:date="2017-06-06T20:51:00Z">
            <w:rPr>
              <w:rFonts w:hint="eastAsia" w:ascii="新宋体" w:hAnsi="新宋体" w:eastAsia="新宋体"/>
            </w:rPr>
          </w:rPrChange>
        </w:rPr>
        <w:t>，</w:t>
      </w:r>
      <w:r>
        <w:rPr>
          <w:rFonts w:ascii="Times New Roman" w:hAnsi="Times New Roman" w:eastAsia="新宋体" w:cs="Times New Roman"/>
          <w:rPrChange w:id="7375" w:author="China" w:date="2017-06-06T20:51:00Z">
            <w:rPr>
              <w:rFonts w:ascii="新宋体" w:hAnsi="新宋体" w:eastAsia="新宋体"/>
            </w:rPr>
          </w:rPrChange>
        </w:rPr>
        <w:t xml:space="preserve"> flt1</w:t>
      </w:r>
      <w:r>
        <w:rPr>
          <w:rFonts w:hint="eastAsia" w:ascii="Times New Roman" w:hAnsi="Times New Roman" w:eastAsia="新宋体" w:cs="Times New Roman"/>
          <w:rPrChange w:id="7376" w:author="China" w:date="2017-06-06T20:51:00Z">
            <w:rPr>
              <w:rFonts w:hint="eastAsia" w:ascii="新宋体" w:hAnsi="新宋体" w:eastAsia="新宋体"/>
            </w:rPr>
          </w:rPrChange>
        </w:rPr>
        <w:t>，</w:t>
      </w:r>
      <w:r>
        <w:rPr>
          <w:rFonts w:ascii="Times New Roman" w:hAnsi="Times New Roman" w:eastAsia="新宋体" w:cs="Times New Roman"/>
          <w:rPrChange w:id="7377" w:author="China" w:date="2017-06-06T20:51:00Z">
            <w:rPr>
              <w:rFonts w:ascii="新宋体" w:hAnsi="新宋体" w:eastAsia="新宋体"/>
            </w:rPr>
          </w:rPrChange>
        </w:rPr>
        <w:t xml:space="preserve"> fltX2 + Scle</w:t>
      </w:r>
      <w:r>
        <w:rPr>
          <w:rFonts w:hint="eastAsia" w:ascii="Times New Roman" w:hAnsi="Times New Roman" w:eastAsia="新宋体" w:cs="Times New Roman"/>
          <w:rPrChange w:id="7378" w:author="China" w:date="2017-06-06T20:51:00Z">
            <w:rPr>
              <w:rFonts w:hint="eastAsia" w:ascii="新宋体" w:hAnsi="新宋体" w:eastAsia="新宋体"/>
            </w:rPr>
          </w:rPrChange>
        </w:rPr>
        <w:t>，</w:t>
      </w:r>
      <w:r>
        <w:rPr>
          <w:rFonts w:ascii="Times New Roman" w:hAnsi="Times New Roman" w:eastAsia="新宋体" w:cs="Times New Roman"/>
          <w:rPrChange w:id="7379" w:author="China" w:date="2017-06-06T20:51:00Z">
            <w:rPr>
              <w:rFonts w:ascii="新宋体" w:hAnsi="新宋体" w:eastAsia="新宋体"/>
            </w:rPr>
          </w:rPrChange>
        </w:rPr>
        <w:t xml:space="preserve"> Spce  Slce / 2);</w:t>
      </w:r>
    </w:p>
    <w:p>
      <w:pPr>
        <w:ind w:firstLine="480"/>
        <w:jc w:val="left"/>
        <w:rPr>
          <w:rFonts w:ascii="Times New Roman" w:hAnsi="Times New Roman" w:eastAsia="新宋体" w:cs="Times New Roman"/>
          <w:rPrChange w:id="7380" w:author="China" w:date="2017-06-06T20:51:00Z">
            <w:rPr>
              <w:rFonts w:ascii="新宋体" w:hAnsi="新宋体" w:eastAsia="新宋体"/>
            </w:rPr>
          </w:rPrChange>
        </w:rPr>
      </w:pPr>
      <w:r>
        <w:rPr>
          <w:rFonts w:ascii="Times New Roman" w:hAnsi="Times New Roman" w:eastAsia="新宋体" w:cs="Times New Roman"/>
          <w:rPrChange w:id="7381" w:author="China" w:date="2017-06-06T20:51:00Z">
            <w:rPr>
              <w:rFonts w:ascii="新宋体" w:hAnsi="新宋体" w:eastAsia="新宋体"/>
            </w:rPr>
          </w:rPrChange>
        </w:rPr>
        <w:t xml:space="preserve">                        </w:t>
      </w:r>
      <w:r>
        <w:rPr>
          <w:rFonts w:ascii="Times New Roman" w:hAnsi="Times New Roman" w:eastAsia="新宋体" w:cs="Times New Roman"/>
          <w:color w:val="008000"/>
          <w:rPrChange w:id="7382"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383" w:author="China" w:date="2017-06-06T20:51:00Z">
            <w:rPr>
              <w:rFonts w:hint="eastAsia" w:ascii="新宋体" w:hAnsi="新宋体" w:eastAsia="新宋体"/>
              <w:color w:val="008000"/>
            </w:rPr>
          </w:rPrChange>
        </w:rPr>
        <w:t>这里显示</w:t>
      </w:r>
      <w:r>
        <w:rPr>
          <w:rFonts w:ascii="Times New Roman" w:hAnsi="Times New Roman" w:eastAsia="新宋体" w:cs="Times New Roman"/>
          <w:color w:val="008000"/>
          <w:rPrChange w:id="7384" w:author="China" w:date="2017-06-06T20:51:00Z">
            <w:rPr>
              <w:rFonts w:ascii="新宋体" w:hAnsi="新宋体" w:eastAsia="新宋体"/>
              <w:color w:val="008000"/>
            </w:rPr>
          </w:rPrChange>
        </w:rPr>
        <w:t>X</w:t>
      </w:r>
      <w:r>
        <w:rPr>
          <w:rFonts w:hint="eastAsia" w:ascii="Times New Roman" w:hAnsi="Times New Roman" w:eastAsia="新宋体" w:cs="Times New Roman"/>
          <w:color w:val="008000"/>
          <w:rPrChange w:id="7385" w:author="China" w:date="2017-06-06T20:51:00Z">
            <w:rPr>
              <w:rFonts w:hint="eastAsia" w:ascii="新宋体" w:hAnsi="新宋体" w:eastAsia="新宋体"/>
              <w:color w:val="008000"/>
            </w:rPr>
          </w:rPrChange>
        </w:rPr>
        <w:t>轴刻度</w:t>
      </w:r>
    </w:p>
    <w:p>
      <w:pPr>
        <w:ind w:firstLine="480"/>
        <w:jc w:val="left"/>
        <w:rPr>
          <w:rFonts w:ascii="Times New Roman" w:hAnsi="Times New Roman" w:eastAsia="新宋体" w:cs="Times New Roman"/>
          <w:rPrChange w:id="7386" w:author="China" w:date="2017-06-06T20:51:00Z">
            <w:rPr>
              <w:rFonts w:ascii="新宋体" w:hAnsi="新宋体" w:eastAsia="新宋体"/>
            </w:rPr>
          </w:rPrChange>
        </w:rPr>
      </w:pPr>
      <w:r>
        <w:rPr>
          <w:rFonts w:ascii="Times New Roman" w:hAnsi="Times New Roman" w:eastAsia="新宋体" w:cs="Times New Roman"/>
          <w:rPrChange w:id="7387" w:author="China" w:date="2017-06-06T20:51:00Z">
            <w:rPr>
              <w:rFonts w:ascii="新宋体" w:hAnsi="新宋体" w:eastAsia="新宋体"/>
            </w:rPr>
          </w:rPrChange>
        </w:rPr>
        <w:t xml:space="preserve">                        </w:t>
      </w:r>
      <w:r>
        <w:rPr>
          <w:rFonts w:ascii="Times New Roman" w:hAnsi="Times New Roman" w:eastAsia="新宋体" w:cs="Times New Roman"/>
          <w:color w:val="0000FF"/>
          <w:rPrChange w:id="7388" w:author="China" w:date="2017-06-06T20:51:00Z">
            <w:rPr>
              <w:rFonts w:ascii="新宋体" w:hAnsi="新宋体" w:eastAsia="新宋体"/>
              <w:color w:val="0000FF"/>
            </w:rPr>
          </w:rPrChange>
        </w:rPr>
        <w:t>f</w:t>
      </w:r>
      <w:r>
        <w:rPr>
          <w:rFonts w:ascii="Times New Roman" w:hAnsi="Times New Roman" w:eastAsia="新宋体" w:cs="Times New Roman"/>
          <w:rPrChange w:id="7389" w:author="China" w:date="2017-06-06T20:51:00Z">
            <w:rPr>
              <w:rFonts w:ascii="新宋体" w:hAnsi="新宋体" w:eastAsia="新宋体"/>
            </w:rPr>
          </w:rPrChange>
        </w:rPr>
        <w:t xml:space="preserve"> (SlceCount &lt;= Kes.Length  1)</w:t>
      </w:r>
    </w:p>
    <w:p>
      <w:pPr>
        <w:ind w:firstLine="480"/>
        <w:jc w:val="left"/>
        <w:rPr>
          <w:rFonts w:ascii="Times New Roman" w:hAnsi="Times New Roman" w:eastAsia="新宋体" w:cs="Times New Roman"/>
          <w:rPrChange w:id="7390" w:author="China" w:date="2017-06-06T20:51:00Z">
            <w:rPr>
              <w:rFonts w:ascii="新宋体" w:hAnsi="新宋体" w:eastAsia="新宋体"/>
            </w:rPr>
          </w:rPrChange>
        </w:rPr>
      </w:pPr>
      <w:r>
        <w:rPr>
          <w:rFonts w:ascii="Times New Roman" w:hAnsi="Times New Roman" w:eastAsia="新宋体" w:cs="Times New Roman"/>
          <w:rPrChange w:id="739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392" w:author="China" w:date="2017-06-06T20:51:00Z">
            <w:rPr>
              <w:rFonts w:ascii="新宋体" w:hAnsi="新宋体" w:eastAsia="新宋体"/>
            </w:rPr>
          </w:rPrChange>
        </w:rPr>
      </w:pPr>
      <w:r>
        <w:rPr>
          <w:rFonts w:ascii="Times New Roman" w:hAnsi="Times New Roman" w:eastAsia="新宋体" w:cs="Times New Roman"/>
          <w:rPrChange w:id="7393" w:author="China" w:date="2017-06-06T20:51:00Z">
            <w:rPr>
              <w:rFonts w:ascii="新宋体" w:hAnsi="新宋体" w:eastAsia="新宋体"/>
            </w:rPr>
          </w:rPrChange>
        </w:rPr>
        <w:t xml:space="preserve">                            objGrphcs.TrnslteTrnsform(fltX1 + Scle</w:t>
      </w:r>
      <w:r>
        <w:rPr>
          <w:rFonts w:hint="eastAsia" w:ascii="Times New Roman" w:hAnsi="Times New Roman" w:eastAsia="新宋体" w:cs="Times New Roman"/>
          <w:rPrChange w:id="7394" w:author="China" w:date="2017-06-06T20:51:00Z">
            <w:rPr>
              <w:rFonts w:hint="eastAsia" w:ascii="新宋体" w:hAnsi="新宋体" w:eastAsia="新宋体"/>
            </w:rPr>
          </w:rPrChange>
        </w:rPr>
        <w:t>，</w:t>
      </w:r>
      <w:r>
        <w:rPr>
          <w:rFonts w:ascii="Times New Roman" w:hAnsi="Times New Roman" w:eastAsia="新宋体" w:cs="Times New Roman"/>
          <w:rPrChange w:id="7395" w:author="China" w:date="2017-06-06T20:51:00Z">
            <w:rPr>
              <w:rFonts w:ascii="新宋体" w:hAnsi="新宋体" w:eastAsia="新宋体"/>
            </w:rPr>
          </w:rPrChange>
        </w:rPr>
        <w:t xml:space="preserve"> flt1);</w:t>
      </w:r>
    </w:p>
    <w:p>
      <w:pPr>
        <w:ind w:firstLine="480"/>
        <w:jc w:val="left"/>
        <w:rPr>
          <w:rFonts w:ascii="Times New Roman" w:hAnsi="Times New Roman" w:eastAsia="新宋体" w:cs="Times New Roman"/>
          <w:rPrChange w:id="7396" w:author="China" w:date="2017-06-06T20:51:00Z">
            <w:rPr>
              <w:rFonts w:ascii="新宋体" w:hAnsi="新宋体" w:eastAsia="新宋体"/>
            </w:rPr>
          </w:rPrChange>
        </w:rPr>
      </w:pPr>
      <w:r>
        <w:rPr>
          <w:rFonts w:ascii="Times New Roman" w:hAnsi="Times New Roman" w:eastAsia="新宋体" w:cs="Times New Roman"/>
          <w:rPrChange w:id="7397" w:author="China" w:date="2017-06-06T20:51:00Z">
            <w:rPr>
              <w:rFonts w:ascii="新宋体" w:hAnsi="新宋体" w:eastAsia="新宋体"/>
            </w:rPr>
          </w:rPrChange>
        </w:rPr>
        <w:t xml:space="preserve">                            objGrphcs.RotteTrnsform(XRottengle</w:t>
      </w:r>
      <w:r>
        <w:rPr>
          <w:rFonts w:hint="eastAsia" w:ascii="Times New Roman" w:hAnsi="Times New Roman" w:eastAsia="新宋体" w:cs="Times New Roman"/>
          <w:rPrChange w:id="7398" w:author="China" w:date="2017-06-06T20:51:00Z">
            <w:rPr>
              <w:rFonts w:hint="eastAsia" w:ascii="新宋体" w:hAnsi="新宋体" w:eastAsia="新宋体"/>
            </w:rPr>
          </w:rPrChange>
        </w:rPr>
        <w:t>，</w:t>
      </w:r>
      <w:r>
        <w:rPr>
          <w:rFonts w:ascii="Times New Roman" w:hAnsi="Times New Roman" w:eastAsia="新宋体" w:cs="Times New Roman"/>
          <w:rPrChange w:id="7399" w:author="China" w:date="2017-06-06T20:51:00Z">
            <w:rPr>
              <w:rFonts w:ascii="新宋体" w:hAnsi="新宋体" w:eastAsia="新宋体"/>
            </w:rPr>
          </w:rPrChange>
        </w:rPr>
        <w:t xml:space="preserve"> </w:t>
      </w:r>
      <w:r>
        <w:rPr>
          <w:rFonts w:ascii="Times New Roman" w:hAnsi="Times New Roman" w:eastAsia="新宋体" w:cs="Times New Roman"/>
          <w:color w:val="2B91AF"/>
          <w:rPrChange w:id="7400" w:author="China" w:date="2017-06-06T20:51:00Z">
            <w:rPr>
              <w:rFonts w:ascii="新宋体" w:hAnsi="新宋体" w:eastAsia="新宋体"/>
              <w:color w:val="2B91AF"/>
            </w:rPr>
          </w:rPrChange>
        </w:rPr>
        <w:t>MtrxOrder</w:t>
      </w:r>
      <w:r>
        <w:rPr>
          <w:rFonts w:ascii="Times New Roman" w:hAnsi="Times New Roman" w:eastAsia="新宋体" w:cs="Times New Roman"/>
          <w:rPrChange w:id="7401" w:author="China" w:date="2017-06-06T20:51:00Z">
            <w:rPr>
              <w:rFonts w:ascii="新宋体" w:hAnsi="新宋体" w:eastAsia="新宋体"/>
            </w:rPr>
          </w:rPrChange>
        </w:rPr>
        <w:t>.Prepend);</w:t>
      </w:r>
    </w:p>
    <w:p>
      <w:pPr>
        <w:ind w:firstLine="480"/>
        <w:jc w:val="left"/>
        <w:rPr>
          <w:rFonts w:ascii="Times New Roman" w:hAnsi="Times New Roman" w:eastAsia="新宋体" w:cs="Times New Roman"/>
          <w:rPrChange w:id="7402" w:author="China" w:date="2017-06-06T20:51:00Z">
            <w:rPr>
              <w:rFonts w:ascii="新宋体" w:hAnsi="新宋体" w:eastAsia="新宋体"/>
            </w:rPr>
          </w:rPrChange>
        </w:rPr>
      </w:pPr>
      <w:r>
        <w:rPr>
          <w:rFonts w:ascii="Times New Roman" w:hAnsi="Times New Roman" w:eastAsia="新宋体" w:cs="Times New Roman"/>
          <w:rPrChange w:id="7403" w:author="China" w:date="2017-06-06T20:51:00Z">
            <w:rPr>
              <w:rFonts w:ascii="新宋体" w:hAnsi="新宋体" w:eastAsia="新宋体"/>
            </w:rPr>
          </w:rPrChange>
        </w:rPr>
        <w:t xml:space="preserve">     </w:t>
      </w:r>
      <w:r>
        <w:rPr>
          <w:rFonts w:ascii="Times New Roman" w:hAnsi="Times New Roman" w:eastAsia="新宋体" w:cs="Times New Roman"/>
          <w:rPrChange w:id="7404" w:author="China" w:date="2017-06-06T20:51:00Z">
            <w:rPr>
              <w:rFonts w:ascii="新宋体" w:hAnsi="新宋体" w:eastAsia="新宋体"/>
            </w:rPr>
          </w:rPrChange>
        </w:rPr>
        <w:t xml:space="preserve">                       objGrphcs.DrwStrng(Kes[SlceCount].ToStrng()</w:t>
      </w:r>
      <w:r>
        <w:rPr>
          <w:rFonts w:hint="eastAsia" w:ascii="Times New Roman" w:hAnsi="Times New Roman" w:eastAsia="新宋体" w:cs="Times New Roman"/>
          <w:rPrChange w:id="7405" w:author="China" w:date="2017-06-06T20:51:00Z">
            <w:rPr>
              <w:rFonts w:hint="eastAsia" w:ascii="新宋体" w:hAnsi="新宋体" w:eastAsia="新宋体"/>
            </w:rPr>
          </w:rPrChange>
        </w:rPr>
        <w:t>，</w:t>
      </w:r>
      <w:r>
        <w:rPr>
          <w:rFonts w:ascii="Times New Roman" w:hAnsi="Times New Roman" w:eastAsia="新宋体" w:cs="Times New Roman"/>
          <w:rPrChange w:id="7406" w:author="China" w:date="2017-06-06T20:51:00Z">
            <w:rPr>
              <w:rFonts w:ascii="新宋体" w:hAnsi="新宋体" w:eastAsia="新宋体"/>
            </w:rPr>
          </w:rPrChange>
        </w:rPr>
        <w:t xml:space="preserve"> </w:t>
      </w:r>
      <w:r>
        <w:rPr>
          <w:rFonts w:ascii="Times New Roman" w:hAnsi="Times New Roman" w:eastAsia="新宋体" w:cs="Times New Roman"/>
          <w:color w:val="0000FF"/>
          <w:rPrChange w:id="7407" w:author="China" w:date="2017-06-06T20:51:00Z">
            <w:rPr>
              <w:rFonts w:ascii="新宋体" w:hAnsi="新宋体" w:eastAsia="新宋体"/>
              <w:color w:val="0000FF"/>
            </w:rPr>
          </w:rPrChange>
        </w:rPr>
        <w:t>new</w:t>
      </w:r>
      <w:r>
        <w:rPr>
          <w:rFonts w:ascii="Times New Roman" w:hAnsi="Times New Roman" w:eastAsia="新宋体" w:cs="Times New Roman"/>
          <w:rPrChange w:id="7408" w:author="China" w:date="2017-06-06T20:51:00Z">
            <w:rPr>
              <w:rFonts w:ascii="新宋体" w:hAnsi="新宋体" w:eastAsia="新宋体"/>
            </w:rPr>
          </w:rPrChange>
        </w:rPr>
        <w:t xml:space="preserve"> </w:t>
      </w:r>
      <w:r>
        <w:rPr>
          <w:rFonts w:ascii="Times New Roman" w:hAnsi="Times New Roman" w:eastAsia="新宋体" w:cs="Times New Roman"/>
          <w:color w:val="2B91AF"/>
          <w:rPrChange w:id="7409" w:author="China" w:date="2017-06-06T20:51:00Z">
            <w:rPr>
              <w:rFonts w:ascii="新宋体" w:hAnsi="新宋体" w:eastAsia="新宋体"/>
              <w:color w:val="2B91AF"/>
            </w:rPr>
          </w:rPrChange>
        </w:rPr>
        <w:t>Font</w:t>
      </w:r>
      <w:r>
        <w:rPr>
          <w:rFonts w:ascii="Times New Roman" w:hAnsi="Times New Roman" w:eastAsia="新宋体" w:cs="Times New Roman"/>
          <w:rPrChange w:id="7410" w:author="China" w:date="2017-06-06T20:51:00Z">
            <w:rPr>
              <w:rFonts w:ascii="新宋体" w:hAnsi="新宋体" w:eastAsia="新宋体"/>
            </w:rPr>
          </w:rPrChange>
        </w:rPr>
        <w:t>(</w:t>
      </w:r>
      <w:r>
        <w:rPr>
          <w:rFonts w:ascii="Times New Roman" w:hAnsi="Times New Roman" w:eastAsia="新宋体" w:cs="Times New Roman"/>
          <w:color w:val="A31515"/>
          <w:rPrChange w:id="7411"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7412" w:author="China" w:date="2017-06-06T20:51:00Z">
            <w:rPr>
              <w:rFonts w:hint="eastAsia" w:ascii="新宋体" w:hAnsi="新宋体" w:eastAsia="新宋体"/>
              <w:color w:val="A31515"/>
            </w:rPr>
          </w:rPrChange>
        </w:rPr>
        <w:t>宋体</w:t>
      </w:r>
      <w:r>
        <w:rPr>
          <w:rFonts w:ascii="Times New Roman" w:hAnsi="Times New Roman" w:eastAsia="新宋体" w:cs="Times New Roman"/>
          <w:color w:val="A31515"/>
          <w:rPrChange w:id="7413" w:author="China" w:date="2017-06-06T20:51:00Z">
            <w:rPr>
              <w:rFonts w:ascii="新宋体" w:hAnsi="新宋体" w:eastAsia="新宋体"/>
              <w:color w:val="A31515"/>
            </w:rPr>
          </w:rPrChange>
        </w:rPr>
        <w:t>"</w:t>
      </w:r>
      <w:r>
        <w:rPr>
          <w:rFonts w:hint="eastAsia" w:ascii="Times New Roman" w:hAnsi="Times New Roman" w:eastAsia="新宋体" w:cs="Times New Roman"/>
          <w:rPrChange w:id="7414" w:author="China" w:date="2017-06-06T20:51:00Z">
            <w:rPr>
              <w:rFonts w:hint="eastAsia" w:ascii="新宋体" w:hAnsi="新宋体" w:eastAsia="新宋体"/>
            </w:rPr>
          </w:rPrChange>
        </w:rPr>
        <w:t>，</w:t>
      </w:r>
      <w:r>
        <w:rPr>
          <w:rFonts w:ascii="Times New Roman" w:hAnsi="Times New Roman" w:eastAsia="新宋体" w:cs="Times New Roman"/>
          <w:rPrChange w:id="7415" w:author="China" w:date="2017-06-06T20:51:00Z">
            <w:rPr>
              <w:rFonts w:ascii="新宋体" w:hAnsi="新宋体" w:eastAsia="新宋体"/>
            </w:rPr>
          </w:rPrChange>
        </w:rPr>
        <w:t xml:space="preserve"> FontSze)</w:t>
      </w:r>
      <w:r>
        <w:rPr>
          <w:rFonts w:hint="eastAsia" w:ascii="Times New Roman" w:hAnsi="Times New Roman" w:eastAsia="新宋体" w:cs="Times New Roman"/>
          <w:rPrChange w:id="7416" w:author="China" w:date="2017-06-06T20:51:00Z">
            <w:rPr>
              <w:rFonts w:hint="eastAsia" w:ascii="新宋体" w:hAnsi="新宋体" w:eastAsia="新宋体"/>
            </w:rPr>
          </w:rPrChange>
        </w:rPr>
        <w:t>，</w:t>
      </w:r>
      <w:r>
        <w:rPr>
          <w:rFonts w:ascii="Times New Roman" w:hAnsi="Times New Roman" w:eastAsia="新宋体" w:cs="Times New Roman"/>
          <w:rPrChange w:id="7417" w:author="China" w:date="2017-06-06T20:51:00Z">
            <w:rPr>
              <w:rFonts w:ascii="新宋体" w:hAnsi="新宋体" w:eastAsia="新宋体"/>
            </w:rPr>
          </w:rPrChange>
        </w:rPr>
        <w:t xml:space="preserve"> </w:t>
      </w:r>
      <w:r>
        <w:rPr>
          <w:rFonts w:ascii="Times New Roman" w:hAnsi="Times New Roman" w:eastAsia="新宋体" w:cs="Times New Roman"/>
          <w:color w:val="0000FF"/>
          <w:rPrChange w:id="7418" w:author="China" w:date="2017-06-06T20:51:00Z">
            <w:rPr>
              <w:rFonts w:ascii="新宋体" w:hAnsi="新宋体" w:eastAsia="新宋体"/>
              <w:color w:val="0000FF"/>
            </w:rPr>
          </w:rPrChange>
        </w:rPr>
        <w:t>new</w:t>
      </w:r>
      <w:r>
        <w:rPr>
          <w:rFonts w:ascii="Times New Roman" w:hAnsi="Times New Roman" w:eastAsia="新宋体" w:cs="Times New Roman"/>
          <w:rPrChange w:id="7419" w:author="China" w:date="2017-06-06T20:51:00Z">
            <w:rPr>
              <w:rFonts w:ascii="新宋体" w:hAnsi="新宋体" w:eastAsia="新宋体"/>
            </w:rPr>
          </w:rPrChange>
        </w:rPr>
        <w:t xml:space="preserve"> </w:t>
      </w:r>
      <w:r>
        <w:rPr>
          <w:rFonts w:ascii="Times New Roman" w:hAnsi="Times New Roman" w:eastAsia="新宋体" w:cs="Times New Roman"/>
          <w:color w:val="2B91AF"/>
          <w:rPrChange w:id="7420" w:author="China" w:date="2017-06-06T20:51:00Z">
            <w:rPr>
              <w:rFonts w:ascii="新宋体" w:hAnsi="新宋体" w:eastAsia="新宋体"/>
              <w:color w:val="2B91AF"/>
            </w:rPr>
          </w:rPrChange>
        </w:rPr>
        <w:t>SoldBrush</w:t>
      </w:r>
      <w:r>
        <w:rPr>
          <w:rFonts w:ascii="Times New Roman" w:hAnsi="Times New Roman" w:eastAsia="新宋体" w:cs="Times New Roman"/>
          <w:rPrChange w:id="7421" w:author="China" w:date="2017-06-06T20:51:00Z">
            <w:rPr>
              <w:rFonts w:ascii="新宋体" w:hAnsi="新宋体" w:eastAsia="新宋体"/>
            </w:rPr>
          </w:rPrChange>
        </w:rPr>
        <w:t>(SlceTextColor)</w:t>
      </w:r>
      <w:r>
        <w:rPr>
          <w:rFonts w:hint="eastAsia" w:ascii="Times New Roman" w:hAnsi="Times New Roman" w:eastAsia="新宋体" w:cs="Times New Roman"/>
          <w:rPrChange w:id="7422" w:author="China" w:date="2017-06-06T20:51:00Z">
            <w:rPr>
              <w:rFonts w:hint="eastAsia" w:ascii="新宋体" w:hAnsi="新宋体" w:eastAsia="新宋体"/>
            </w:rPr>
          </w:rPrChange>
        </w:rPr>
        <w:t>，</w:t>
      </w:r>
      <w:r>
        <w:rPr>
          <w:rFonts w:ascii="Times New Roman" w:hAnsi="Times New Roman" w:eastAsia="新宋体" w:cs="Times New Roman"/>
          <w:rPrChange w:id="7423" w:author="China" w:date="2017-06-06T20:51:00Z">
            <w:rPr>
              <w:rFonts w:ascii="新宋体" w:hAnsi="新宋体" w:eastAsia="新宋体"/>
            </w:rPr>
          </w:rPrChange>
        </w:rPr>
        <w:t xml:space="preserve"> 0</w:t>
      </w:r>
      <w:r>
        <w:rPr>
          <w:rFonts w:hint="eastAsia" w:ascii="Times New Roman" w:hAnsi="Times New Roman" w:eastAsia="新宋体" w:cs="Times New Roman"/>
          <w:rPrChange w:id="7424" w:author="China" w:date="2017-06-06T20:51:00Z">
            <w:rPr>
              <w:rFonts w:hint="eastAsia" w:ascii="新宋体" w:hAnsi="新宋体" w:eastAsia="新宋体"/>
            </w:rPr>
          </w:rPrChange>
        </w:rPr>
        <w:t>，</w:t>
      </w:r>
      <w:r>
        <w:rPr>
          <w:rFonts w:ascii="Times New Roman" w:hAnsi="Times New Roman" w:eastAsia="新宋体" w:cs="Times New Roman"/>
          <w:rPrChange w:id="7425" w:author="China" w:date="2017-06-06T20:51:00Z">
            <w:rPr>
              <w:rFonts w:ascii="新宋体" w:hAnsi="新宋体" w:eastAsia="新宋体"/>
            </w:rPr>
          </w:rPrChange>
        </w:rPr>
        <w:t xml:space="preserve"> 0);</w:t>
      </w:r>
    </w:p>
    <w:p>
      <w:pPr>
        <w:ind w:firstLine="480"/>
        <w:jc w:val="left"/>
        <w:rPr>
          <w:rFonts w:ascii="Times New Roman" w:hAnsi="Times New Roman" w:eastAsia="新宋体" w:cs="Times New Roman"/>
          <w:rPrChange w:id="7426" w:author="China" w:date="2017-06-06T20:51:00Z">
            <w:rPr>
              <w:rFonts w:ascii="新宋体" w:hAnsi="新宋体" w:eastAsia="新宋体"/>
            </w:rPr>
          </w:rPrChange>
        </w:rPr>
      </w:pPr>
      <w:r>
        <w:rPr>
          <w:rFonts w:ascii="Times New Roman" w:hAnsi="Times New Roman" w:eastAsia="新宋体" w:cs="Times New Roman"/>
          <w:rPrChange w:id="7427" w:author="China" w:date="2017-06-06T20:51:00Z">
            <w:rPr>
              <w:rFonts w:ascii="新宋体" w:hAnsi="新宋体" w:eastAsia="新宋体"/>
            </w:rPr>
          </w:rPrChange>
        </w:rPr>
        <w:t xml:space="preserve">                            </w:t>
      </w:r>
      <w:r>
        <w:rPr>
          <w:rFonts w:ascii="Times New Roman" w:hAnsi="Times New Roman" w:eastAsia="新宋体" w:cs="Times New Roman"/>
          <w:rPrChange w:id="7428" w:author="China" w:date="2017-06-06T20:51:00Z">
            <w:rPr>
              <w:rFonts w:ascii="新宋体" w:hAnsi="新宋体" w:eastAsia="新宋体"/>
            </w:rPr>
          </w:rPrChange>
        </w:rPr>
        <w:t>objGrphcs.ResetTrnsform(</w:t>
      </w:r>
      <w:r>
        <w:rPr>
          <w:rFonts w:ascii="Times New Roman" w:hAnsi="Times New Roman" w:eastAsia="新宋体" w:cs="Times New Roman"/>
          <w:rPrChange w:id="7429"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7430" w:author="China" w:date="2017-06-06T20:51:00Z">
            <w:rPr>
              <w:rFonts w:ascii="新宋体" w:hAnsi="新宋体" w:eastAsia="新宋体"/>
            </w:rPr>
          </w:rPrChange>
        </w:rPr>
      </w:pPr>
      <w:r>
        <w:rPr>
          <w:rFonts w:ascii="Times New Roman" w:hAnsi="Times New Roman" w:eastAsia="新宋体" w:cs="Times New Roman"/>
          <w:rPrChange w:id="743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32" w:author="China" w:date="2017-06-06T20:51:00Z">
            <w:rPr>
              <w:rFonts w:ascii="新宋体" w:hAnsi="新宋体" w:eastAsia="新宋体"/>
            </w:rPr>
          </w:rPrChange>
        </w:rPr>
      </w:pPr>
      <w:r>
        <w:rPr>
          <w:rFonts w:ascii="Times New Roman" w:hAnsi="Times New Roman" w:eastAsia="新宋体" w:cs="Times New Roman"/>
          <w:rPrChange w:id="7433" w:author="China" w:date="2017-06-06T20:51:00Z">
            <w:rPr>
              <w:rFonts w:ascii="新宋体" w:hAnsi="新宋体" w:eastAsia="新宋体"/>
            </w:rPr>
          </w:rPrChange>
        </w:rPr>
        <w:t xml:space="preserve">                        </w:t>
      </w:r>
      <w:r>
        <w:rPr>
          <w:rFonts w:ascii="Times New Roman" w:hAnsi="Times New Roman" w:eastAsia="新宋体" w:cs="Times New Roman"/>
          <w:color w:val="0000FF"/>
          <w:rPrChange w:id="7434" w:author="China" w:date="2017-06-06T20:51:00Z">
            <w:rPr>
              <w:rFonts w:ascii="新宋体" w:hAnsi="新宋体" w:eastAsia="新宋体"/>
              <w:color w:val="0000FF"/>
            </w:rPr>
          </w:rPrChange>
        </w:rPr>
        <w:t>else</w:t>
      </w:r>
    </w:p>
    <w:p>
      <w:pPr>
        <w:ind w:firstLine="480"/>
        <w:jc w:val="left"/>
        <w:rPr>
          <w:rFonts w:ascii="Times New Roman" w:hAnsi="Times New Roman" w:eastAsia="新宋体" w:cs="Times New Roman"/>
          <w:rPrChange w:id="7435" w:author="China" w:date="2017-06-06T20:51:00Z">
            <w:rPr>
              <w:rFonts w:ascii="新宋体" w:hAnsi="新宋体" w:eastAsia="新宋体"/>
            </w:rPr>
          </w:rPrChange>
        </w:rPr>
      </w:pPr>
      <w:r>
        <w:rPr>
          <w:rFonts w:ascii="Times New Roman" w:hAnsi="Times New Roman" w:eastAsia="新宋体" w:cs="Times New Roman"/>
          <w:rPrChange w:id="743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37" w:author="China" w:date="2017-06-06T20:51:00Z">
            <w:rPr>
              <w:rFonts w:ascii="新宋体" w:hAnsi="新宋体" w:eastAsia="新宋体"/>
            </w:rPr>
          </w:rPrChange>
        </w:rPr>
      </w:pPr>
      <w:r>
        <w:rPr>
          <w:rFonts w:ascii="Times New Roman" w:hAnsi="Times New Roman" w:eastAsia="新宋体" w:cs="Times New Roman"/>
          <w:rPrChange w:id="7438" w:author="China" w:date="2017-06-06T20:51:00Z">
            <w:rPr>
              <w:rFonts w:ascii="新宋体" w:hAnsi="新宋体" w:eastAsia="新宋体"/>
            </w:rPr>
          </w:rPrChange>
        </w:rPr>
        <w:t xml:space="preserve">                            </w:t>
      </w:r>
      <w:r>
        <w:rPr>
          <w:rFonts w:ascii="Times New Roman" w:hAnsi="Times New Roman" w:eastAsia="新宋体" w:cs="Times New Roman"/>
          <w:color w:val="008000"/>
          <w:rPrChange w:id="7439"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440" w:author="China" w:date="2017-06-06T20:51:00Z">
            <w:rPr>
              <w:rFonts w:hint="eastAsia" w:ascii="新宋体" w:hAnsi="新宋体" w:eastAsia="新宋体"/>
              <w:color w:val="008000"/>
            </w:rPr>
          </w:rPrChange>
        </w:rPr>
        <w:t>超过范围</w:t>
      </w:r>
      <w:del w:id="7441" w:author="刘宁" w:date="2017-06-09T10:14:00Z">
        <w:r>
          <w:rPr>
            <w:rFonts w:hint="eastAsia" w:ascii="Times New Roman" w:hAnsi="Times New Roman" w:eastAsia="新宋体" w:cs="Times New Roman"/>
            <w:color w:val="008000"/>
            <w:rPrChange w:id="7442" w:author="China" w:date="2017-06-06T20:51:00Z">
              <w:rPr>
                <w:rFonts w:hint="eastAsia" w:ascii="新宋体" w:hAnsi="新宋体" w:eastAsia="新宋体"/>
                <w:color w:val="008000"/>
              </w:rPr>
            </w:rPrChange>
          </w:rPr>
          <w:delText>§</w:delText>
        </w:r>
      </w:del>
      <w:r>
        <w:rPr>
          <w:rFonts w:hint="eastAsia" w:ascii="Times New Roman" w:hAnsi="Times New Roman" w:eastAsia="新宋体" w:cs="Times New Roman"/>
          <w:color w:val="008000"/>
          <w:rPrChange w:id="7443" w:author="China" w:date="2017-06-06T20:51:00Z">
            <w:rPr>
              <w:rFonts w:hint="eastAsia" w:ascii="新宋体" w:hAnsi="新宋体" w:eastAsia="新宋体"/>
              <w:color w:val="008000"/>
            </w:rPr>
          </w:rPrChange>
        </w:rPr>
        <w:t>，不画任何刻度文字</w:t>
      </w:r>
    </w:p>
    <w:p>
      <w:pPr>
        <w:ind w:firstLine="480"/>
        <w:jc w:val="left"/>
        <w:rPr>
          <w:rFonts w:ascii="Times New Roman" w:hAnsi="Times New Roman" w:eastAsia="新宋体" w:cs="Times New Roman"/>
          <w:rPrChange w:id="7444" w:author="China" w:date="2017-06-06T20:51:00Z">
            <w:rPr>
              <w:rFonts w:ascii="新宋体" w:hAnsi="新宋体" w:eastAsia="新宋体"/>
            </w:rPr>
          </w:rPrChange>
        </w:rPr>
      </w:pPr>
      <w:r>
        <w:rPr>
          <w:rFonts w:ascii="Times New Roman" w:hAnsi="Times New Roman" w:eastAsia="新宋体" w:cs="Times New Roman"/>
          <w:rPrChange w:id="744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46" w:author="China" w:date="2017-06-06T20:51:00Z">
            <w:rPr>
              <w:rFonts w:ascii="新宋体" w:hAnsi="新宋体" w:eastAsia="新宋体"/>
            </w:rPr>
          </w:rPrChange>
        </w:rPr>
      </w:pPr>
      <w:r>
        <w:rPr>
          <w:rFonts w:ascii="Times New Roman" w:hAnsi="Times New Roman" w:eastAsia="新宋体" w:cs="Times New Roman"/>
          <w:rPrChange w:id="7447" w:author="China" w:date="2017-06-06T20:51:00Z">
            <w:rPr>
              <w:rFonts w:ascii="新宋体" w:hAnsi="新宋体" w:eastAsia="新宋体"/>
            </w:rPr>
          </w:rPrChange>
        </w:rPr>
        <w:t xml:space="preserve">                        Count = 0;</w:t>
      </w:r>
    </w:p>
    <w:p>
      <w:pPr>
        <w:ind w:firstLine="480"/>
        <w:jc w:val="left"/>
        <w:rPr>
          <w:rFonts w:ascii="Times New Roman" w:hAnsi="Times New Roman" w:eastAsia="新宋体" w:cs="Times New Roman"/>
          <w:rPrChange w:id="7448" w:author="China" w:date="2017-06-06T20:51:00Z">
            <w:rPr>
              <w:rFonts w:ascii="新宋体" w:hAnsi="新宋体" w:eastAsia="新宋体"/>
            </w:rPr>
          </w:rPrChange>
        </w:rPr>
      </w:pPr>
      <w:r>
        <w:rPr>
          <w:rFonts w:ascii="Times New Roman" w:hAnsi="Times New Roman" w:eastAsia="新宋体" w:cs="Times New Roman"/>
          <w:rPrChange w:id="7449" w:author="China" w:date="2017-06-06T20:51:00Z">
            <w:rPr>
              <w:rFonts w:ascii="新宋体" w:hAnsi="新宋体" w:eastAsia="新宋体"/>
            </w:rPr>
          </w:rPrChange>
        </w:rPr>
        <w:t xml:space="preserve">                        SlceCount++;</w:t>
      </w:r>
    </w:p>
    <w:p>
      <w:pPr>
        <w:ind w:firstLine="480"/>
        <w:jc w:val="left"/>
        <w:rPr>
          <w:rFonts w:ascii="Times New Roman" w:hAnsi="Times New Roman" w:eastAsia="新宋体" w:cs="Times New Roman"/>
          <w:rPrChange w:id="7450" w:author="China" w:date="2017-06-06T20:51:00Z">
            <w:rPr>
              <w:rFonts w:ascii="新宋体" w:hAnsi="新宋体" w:eastAsia="新宋体"/>
            </w:rPr>
          </w:rPrChange>
        </w:rPr>
      </w:pPr>
      <w:r>
        <w:rPr>
          <w:rFonts w:ascii="Times New Roman" w:hAnsi="Times New Roman" w:eastAsia="新宋体" w:cs="Times New Roman"/>
          <w:rPrChange w:id="7451" w:author="China" w:date="2017-06-06T20:51:00Z">
            <w:rPr>
              <w:rFonts w:ascii="新宋体" w:hAnsi="新宋体" w:eastAsia="新宋体"/>
            </w:rPr>
          </w:rPrChange>
        </w:rPr>
        <w:t xml:space="preserve">                        </w:t>
      </w:r>
      <w:r>
        <w:rPr>
          <w:rFonts w:ascii="Times New Roman" w:hAnsi="Times New Roman" w:eastAsia="新宋体" w:cs="Times New Roman"/>
          <w:color w:val="0000FF"/>
          <w:rPrChange w:id="7452" w:author="China" w:date="2017-06-06T20:51:00Z">
            <w:rPr>
              <w:rFonts w:ascii="新宋体" w:hAnsi="新宋体" w:eastAsia="新宋体"/>
              <w:color w:val="0000FF"/>
            </w:rPr>
          </w:rPrChange>
        </w:rPr>
        <w:t>f</w:t>
      </w:r>
      <w:r>
        <w:rPr>
          <w:rFonts w:ascii="Times New Roman" w:hAnsi="Times New Roman" w:eastAsia="新宋体" w:cs="Times New Roman"/>
          <w:rPrChange w:id="7453" w:author="China" w:date="2017-06-06T20:51:00Z">
            <w:rPr>
              <w:rFonts w:ascii="新宋体" w:hAnsi="新宋体" w:eastAsia="新宋体"/>
            </w:rPr>
          </w:rPrChange>
        </w:rPr>
        <w:t xml:space="preserve"> (fltX1 + Scle &gt; Wdth  XSpce)</w:t>
      </w:r>
    </w:p>
    <w:p>
      <w:pPr>
        <w:ind w:firstLine="480"/>
        <w:jc w:val="left"/>
        <w:rPr>
          <w:rFonts w:ascii="Times New Roman" w:hAnsi="Times New Roman" w:eastAsia="新宋体" w:cs="Times New Roman"/>
          <w:rPrChange w:id="7454" w:author="China" w:date="2017-06-06T20:51:00Z">
            <w:rPr>
              <w:rFonts w:ascii="新宋体" w:hAnsi="新宋体" w:eastAsia="新宋体"/>
            </w:rPr>
          </w:rPrChange>
        </w:rPr>
      </w:pPr>
      <w:r>
        <w:rPr>
          <w:rFonts w:ascii="Times New Roman" w:hAnsi="Times New Roman" w:eastAsia="新宋体" w:cs="Times New Roman"/>
          <w:rPrChange w:id="745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56" w:author="China" w:date="2017-06-06T20:51:00Z">
            <w:rPr>
              <w:rFonts w:ascii="新宋体" w:hAnsi="新宋体" w:eastAsia="新宋体"/>
            </w:rPr>
          </w:rPrChange>
        </w:rPr>
      </w:pPr>
      <w:r>
        <w:rPr>
          <w:rFonts w:ascii="Times New Roman" w:hAnsi="Times New Roman" w:eastAsia="新宋体" w:cs="Times New Roman"/>
          <w:rPrChange w:id="7457" w:author="China" w:date="2017-06-06T20:51:00Z">
            <w:rPr>
              <w:rFonts w:ascii="新宋体" w:hAnsi="新宋体" w:eastAsia="新宋体"/>
            </w:rPr>
          </w:rPrChange>
        </w:rPr>
        <w:t xml:space="preserve">                            </w:t>
      </w:r>
      <w:r>
        <w:rPr>
          <w:rFonts w:ascii="Times New Roman" w:hAnsi="Times New Roman" w:eastAsia="新宋体" w:cs="Times New Roman"/>
          <w:color w:val="0000FF"/>
          <w:rPrChange w:id="7458" w:author="China" w:date="2017-06-06T20:51:00Z">
            <w:rPr>
              <w:rFonts w:ascii="新宋体" w:hAnsi="新宋体" w:eastAsia="新宋体"/>
              <w:color w:val="0000FF"/>
            </w:rPr>
          </w:rPrChange>
        </w:rPr>
        <w:t>brek</w:t>
      </w:r>
      <w:r>
        <w:rPr>
          <w:rFonts w:ascii="Times New Roman" w:hAnsi="Times New Roman" w:eastAsia="新宋体" w:cs="Times New Roman"/>
          <w:rPrChange w:id="7459"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7460" w:author="China" w:date="2017-06-06T20:51:00Z">
            <w:rPr>
              <w:rFonts w:ascii="新宋体" w:hAnsi="新宋体" w:eastAsia="新宋体"/>
            </w:rPr>
          </w:rPrChange>
        </w:rPr>
      </w:pPr>
      <w:r>
        <w:rPr>
          <w:rFonts w:ascii="Times New Roman" w:hAnsi="Times New Roman" w:eastAsia="新宋体" w:cs="Times New Roman"/>
          <w:rPrChange w:id="746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62" w:author="China" w:date="2017-06-06T20:51:00Z">
            <w:rPr>
              <w:rFonts w:ascii="新宋体" w:hAnsi="新宋体" w:eastAsia="新宋体"/>
            </w:rPr>
          </w:rPrChange>
        </w:rPr>
      </w:pPr>
      <w:r>
        <w:rPr>
          <w:rFonts w:ascii="Times New Roman" w:hAnsi="Times New Roman" w:eastAsia="新宋体" w:cs="Times New Roman"/>
          <w:rPrChange w:id="746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64" w:author="China" w:date="2017-06-06T20:51:00Z">
            <w:rPr>
              <w:rFonts w:ascii="新宋体" w:hAnsi="新宋体" w:eastAsia="新宋体"/>
            </w:rPr>
          </w:rPrChange>
        </w:rPr>
      </w:pPr>
      <w:r>
        <w:rPr>
          <w:rFonts w:ascii="Times New Roman" w:hAnsi="Times New Roman" w:eastAsia="新宋体" w:cs="Times New Roman"/>
          <w:rPrChange w:id="7465" w:author="China" w:date="2017-06-06T20:51:00Z">
            <w:rPr>
              <w:rFonts w:ascii="新宋体" w:hAnsi="新宋体" w:eastAsia="新宋体"/>
            </w:rPr>
          </w:rPrChange>
        </w:rPr>
        <w:t xml:space="preserve">                    </w:t>
      </w:r>
      <w:r>
        <w:rPr>
          <w:rFonts w:ascii="Times New Roman" w:hAnsi="Times New Roman" w:eastAsia="新宋体" w:cs="Times New Roman"/>
          <w:color w:val="0000FF"/>
          <w:rPrChange w:id="7466" w:author="China" w:date="2017-06-06T20:51:00Z">
            <w:rPr>
              <w:rFonts w:ascii="新宋体" w:hAnsi="新宋体" w:eastAsia="新宋体"/>
              <w:color w:val="0000FF"/>
            </w:rPr>
          </w:rPrChange>
        </w:rPr>
        <w:t>else</w:t>
      </w:r>
    </w:p>
    <w:p>
      <w:pPr>
        <w:ind w:firstLine="480"/>
        <w:jc w:val="left"/>
        <w:rPr>
          <w:rFonts w:ascii="Times New Roman" w:hAnsi="Times New Roman" w:eastAsia="新宋体" w:cs="Times New Roman"/>
          <w:rPrChange w:id="7467" w:author="China" w:date="2017-06-06T20:51:00Z">
            <w:rPr>
              <w:rFonts w:ascii="新宋体" w:hAnsi="新宋体" w:eastAsia="新宋体"/>
            </w:rPr>
          </w:rPrChange>
        </w:rPr>
      </w:pPr>
      <w:r>
        <w:rPr>
          <w:rFonts w:ascii="Times New Roman" w:hAnsi="Times New Roman" w:eastAsia="新宋体" w:cs="Times New Roman"/>
          <w:rPrChange w:id="746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69" w:author="China" w:date="2017-06-06T20:51:00Z">
            <w:rPr>
              <w:rFonts w:ascii="新宋体" w:hAnsi="新宋体" w:eastAsia="新宋体"/>
            </w:rPr>
          </w:rPrChange>
        </w:rPr>
      </w:pPr>
      <w:r>
        <w:rPr>
          <w:rFonts w:ascii="Times New Roman" w:hAnsi="Times New Roman" w:eastAsia="新宋体" w:cs="Times New Roman"/>
          <w:rPrChange w:id="7470" w:author="China" w:date="2017-06-06T20:51:00Z">
            <w:rPr>
              <w:rFonts w:ascii="新宋体" w:hAnsi="新宋体" w:eastAsia="新宋体"/>
            </w:rPr>
          </w:rPrChange>
        </w:rPr>
        <w:t xml:space="preserve">                        objGrphcs.DrwLne(</w:t>
      </w:r>
      <w:r>
        <w:rPr>
          <w:rFonts w:ascii="Times New Roman" w:hAnsi="Times New Roman" w:eastAsia="新宋体" w:cs="Times New Roman"/>
          <w:color w:val="0000FF"/>
          <w:rPrChange w:id="7471" w:author="China" w:date="2017-06-06T20:51:00Z">
            <w:rPr>
              <w:rFonts w:ascii="新宋体" w:hAnsi="新宋体" w:eastAsia="新宋体"/>
              <w:color w:val="0000FF"/>
            </w:rPr>
          </w:rPrChange>
        </w:rPr>
        <w:t>new</w:t>
      </w:r>
      <w:r>
        <w:rPr>
          <w:rFonts w:ascii="Times New Roman" w:hAnsi="Times New Roman" w:eastAsia="新宋体" w:cs="Times New Roman"/>
          <w:rPrChange w:id="7472" w:author="China" w:date="2017-06-06T20:51:00Z">
            <w:rPr>
              <w:rFonts w:ascii="新宋体" w:hAnsi="新宋体" w:eastAsia="新宋体"/>
            </w:rPr>
          </w:rPrChange>
        </w:rPr>
        <w:t xml:space="preserve"> </w:t>
      </w:r>
      <w:r>
        <w:rPr>
          <w:rFonts w:ascii="Times New Roman" w:hAnsi="Times New Roman" w:eastAsia="新宋体" w:cs="Times New Roman"/>
          <w:color w:val="2B91AF"/>
          <w:rPrChange w:id="7473" w:author="China" w:date="2017-06-06T20:51:00Z">
            <w:rPr>
              <w:rFonts w:ascii="新宋体" w:hAnsi="新宋体" w:eastAsia="新宋体"/>
              <w:color w:val="2B91AF"/>
            </w:rPr>
          </w:rPrChange>
        </w:rPr>
        <w:t>Pen</w:t>
      </w:r>
      <w:r>
        <w:rPr>
          <w:rFonts w:ascii="Times New Roman" w:hAnsi="Times New Roman" w:eastAsia="新宋体" w:cs="Times New Roman"/>
          <w:rPrChange w:id="7474" w:author="China" w:date="2017-06-06T20:51:00Z">
            <w:rPr>
              <w:rFonts w:ascii="新宋体" w:hAnsi="新宋体" w:eastAsia="新宋体"/>
            </w:rPr>
          </w:rPrChange>
        </w:rPr>
        <w:t>(</w:t>
      </w:r>
      <w:r>
        <w:rPr>
          <w:rFonts w:ascii="Times New Roman" w:hAnsi="Times New Roman" w:eastAsia="新宋体" w:cs="Times New Roman"/>
          <w:color w:val="0000FF"/>
          <w:rPrChange w:id="7475" w:author="China" w:date="2017-06-06T20:51:00Z">
            <w:rPr>
              <w:rFonts w:ascii="新宋体" w:hAnsi="新宋体" w:eastAsia="新宋体"/>
              <w:color w:val="0000FF"/>
            </w:rPr>
          </w:rPrChange>
        </w:rPr>
        <w:t>new</w:t>
      </w:r>
      <w:r>
        <w:rPr>
          <w:rFonts w:ascii="Times New Roman" w:hAnsi="Times New Roman" w:eastAsia="新宋体" w:cs="Times New Roman"/>
          <w:rPrChange w:id="7476" w:author="China" w:date="2017-06-06T20:51:00Z">
            <w:rPr>
              <w:rFonts w:ascii="新宋体" w:hAnsi="新宋体" w:eastAsia="新宋体"/>
            </w:rPr>
          </w:rPrChange>
        </w:rPr>
        <w:t xml:space="preserve"> </w:t>
      </w:r>
      <w:r>
        <w:rPr>
          <w:rFonts w:ascii="Times New Roman" w:hAnsi="Times New Roman" w:eastAsia="新宋体" w:cs="Times New Roman"/>
          <w:color w:val="2B91AF"/>
          <w:rPrChange w:id="7477" w:author="China" w:date="2017-06-06T20:51:00Z">
            <w:rPr>
              <w:rFonts w:ascii="新宋体" w:hAnsi="新宋体" w:eastAsia="新宋体"/>
              <w:color w:val="2B91AF"/>
            </w:rPr>
          </w:rPrChange>
        </w:rPr>
        <w:t>SoldBrush</w:t>
      </w:r>
      <w:r>
        <w:rPr>
          <w:rFonts w:ascii="Times New Roman" w:hAnsi="Times New Roman" w:eastAsia="新宋体" w:cs="Times New Roman"/>
          <w:rPrChange w:id="7478" w:author="China" w:date="2017-06-06T20:51:00Z">
            <w:rPr>
              <w:rFonts w:ascii="新宋体" w:hAnsi="新宋体" w:eastAsia="新宋体"/>
            </w:rPr>
          </w:rPrChange>
        </w:rPr>
        <w:t>(SlceColor))</w:t>
      </w:r>
      <w:r>
        <w:rPr>
          <w:rFonts w:hint="eastAsia" w:ascii="Times New Roman" w:hAnsi="Times New Roman" w:eastAsia="新宋体" w:cs="Times New Roman"/>
          <w:rPrChange w:id="7479" w:author="China" w:date="2017-06-06T20:51:00Z">
            <w:rPr>
              <w:rFonts w:hint="eastAsia" w:ascii="新宋体" w:hAnsi="新宋体" w:eastAsia="新宋体"/>
            </w:rPr>
          </w:rPrChange>
        </w:rPr>
        <w:t>，</w:t>
      </w:r>
      <w:r>
        <w:rPr>
          <w:rFonts w:ascii="Times New Roman" w:hAnsi="Times New Roman" w:eastAsia="新宋体" w:cs="Times New Roman"/>
          <w:rPrChange w:id="7480" w:author="China" w:date="2017-06-06T20:51:00Z">
            <w:rPr>
              <w:rFonts w:ascii="新宋体" w:hAnsi="新宋体" w:eastAsia="新宋体"/>
            </w:rPr>
          </w:rPrChange>
        </w:rPr>
        <w:t xml:space="preserve"> fltX1 + Scle</w:t>
      </w:r>
      <w:r>
        <w:rPr>
          <w:rFonts w:hint="eastAsia" w:ascii="Times New Roman" w:hAnsi="Times New Roman" w:eastAsia="新宋体" w:cs="Times New Roman"/>
          <w:rPrChange w:id="7481" w:author="China" w:date="2017-06-06T20:51:00Z">
            <w:rPr>
              <w:rFonts w:hint="eastAsia" w:ascii="新宋体" w:hAnsi="新宋体" w:eastAsia="新宋体"/>
            </w:rPr>
          </w:rPrChange>
        </w:rPr>
        <w:t>，</w:t>
      </w:r>
      <w:r>
        <w:rPr>
          <w:rFonts w:ascii="Times New Roman" w:hAnsi="Times New Roman" w:eastAsia="新宋体" w:cs="Times New Roman"/>
          <w:rPrChange w:id="7482" w:author="China" w:date="2017-06-06T20:51:00Z">
            <w:rPr>
              <w:rFonts w:ascii="新宋体" w:hAnsi="新宋体" w:eastAsia="新宋体"/>
            </w:rPr>
          </w:rPrChange>
        </w:rPr>
        <w:t xml:space="preserve"> flt1 + fltSlceHeght</w:t>
      </w:r>
      <w:r>
        <w:rPr>
          <w:rFonts w:hint="eastAsia" w:ascii="Times New Roman" w:hAnsi="Times New Roman" w:eastAsia="新宋体" w:cs="Times New Roman"/>
          <w:rPrChange w:id="7483" w:author="China" w:date="2017-06-06T20:51:00Z">
            <w:rPr>
              <w:rFonts w:hint="eastAsia" w:ascii="新宋体" w:hAnsi="新宋体" w:eastAsia="新宋体"/>
            </w:rPr>
          </w:rPrChange>
        </w:rPr>
        <w:t>，</w:t>
      </w:r>
      <w:r>
        <w:rPr>
          <w:rFonts w:ascii="Times New Roman" w:hAnsi="Times New Roman" w:eastAsia="新宋体" w:cs="Times New Roman"/>
          <w:rPrChange w:id="7484" w:author="China" w:date="2017-06-06T20:51:00Z">
            <w:rPr>
              <w:rFonts w:ascii="新宋体" w:hAnsi="新宋体" w:eastAsia="新宋体"/>
            </w:rPr>
          </w:rPrChange>
        </w:rPr>
        <w:t xml:space="preserve"> fltX2 + Scle</w:t>
      </w:r>
      <w:r>
        <w:rPr>
          <w:rFonts w:hint="eastAsia" w:ascii="Times New Roman" w:hAnsi="Times New Roman" w:eastAsia="新宋体" w:cs="Times New Roman"/>
          <w:rPrChange w:id="7485" w:author="China" w:date="2017-06-06T20:51:00Z">
            <w:rPr>
              <w:rFonts w:hint="eastAsia" w:ascii="新宋体" w:hAnsi="新宋体" w:eastAsia="新宋体"/>
            </w:rPr>
          </w:rPrChange>
        </w:rPr>
        <w:t>，</w:t>
      </w:r>
      <w:r>
        <w:rPr>
          <w:rFonts w:ascii="Times New Roman" w:hAnsi="Times New Roman" w:eastAsia="新宋体" w:cs="Times New Roman"/>
          <w:rPrChange w:id="7486" w:author="China" w:date="2017-06-06T20:51:00Z">
            <w:rPr>
              <w:rFonts w:ascii="新宋体" w:hAnsi="新宋体" w:eastAsia="新宋体"/>
            </w:rPr>
          </w:rPrChange>
        </w:rPr>
        <w:t xml:space="preserve"> fl</w:t>
      </w:r>
      <w:r>
        <w:rPr>
          <w:rFonts w:ascii="Times New Roman" w:hAnsi="Times New Roman" w:eastAsia="新宋体" w:cs="Times New Roman"/>
          <w:rPrChange w:id="7487" w:author="China" w:date="2017-06-06T20:51:00Z">
            <w:rPr>
              <w:rFonts w:ascii="新宋体" w:hAnsi="新宋体" w:eastAsia="新宋体"/>
            </w:rPr>
          </w:rPrChange>
        </w:rPr>
        <w:t>t2  fltSlceHeght);</w:t>
      </w:r>
    </w:p>
    <w:p>
      <w:pPr>
        <w:ind w:firstLine="480"/>
        <w:jc w:val="left"/>
        <w:rPr>
          <w:rFonts w:ascii="Times New Roman" w:hAnsi="Times New Roman" w:eastAsia="新宋体" w:cs="Times New Roman"/>
          <w:rPrChange w:id="7488" w:author="China" w:date="2017-06-06T20:51:00Z">
            <w:rPr>
              <w:rFonts w:ascii="新宋体" w:hAnsi="新宋体" w:eastAsia="新宋体"/>
            </w:rPr>
          </w:rPrChange>
        </w:rPr>
      </w:pPr>
      <w:r>
        <w:rPr>
          <w:rFonts w:ascii="Times New Roman" w:hAnsi="Times New Roman" w:eastAsia="新宋体" w:cs="Times New Roman"/>
          <w:rPrChange w:id="748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90" w:author="China" w:date="2017-06-06T20:51:00Z">
            <w:rPr>
              <w:rFonts w:ascii="新宋体" w:hAnsi="新宋体" w:eastAsia="新宋体"/>
            </w:rPr>
          </w:rPrChange>
        </w:rPr>
      </w:pPr>
      <w:r>
        <w:rPr>
          <w:rFonts w:ascii="Times New Roman" w:hAnsi="Times New Roman" w:eastAsia="新宋体" w:cs="Times New Roman"/>
          <w:rPrChange w:id="7491" w:author="China" w:date="2017-06-06T20:51:00Z">
            <w:rPr>
              <w:rFonts w:ascii="新宋体" w:hAnsi="新宋体" w:eastAsia="新宋体"/>
            </w:rPr>
          </w:rPrChange>
        </w:rPr>
        <w:t xml:space="preserve">                    Count++;</w:t>
      </w:r>
    </w:p>
    <w:p>
      <w:pPr>
        <w:ind w:firstLine="480"/>
        <w:jc w:val="left"/>
        <w:rPr>
          <w:rFonts w:ascii="Times New Roman" w:hAnsi="Times New Roman" w:eastAsia="新宋体" w:cs="Times New Roman"/>
          <w:rPrChange w:id="7492" w:author="China" w:date="2017-06-06T20:51:00Z">
            <w:rPr>
              <w:rFonts w:ascii="新宋体" w:hAnsi="新宋体" w:eastAsia="新宋体"/>
            </w:rPr>
          </w:rPrChange>
        </w:rPr>
      </w:pPr>
      <w:r>
        <w:rPr>
          <w:rFonts w:ascii="Times New Roman" w:hAnsi="Times New Roman" w:eastAsia="新宋体" w:cs="Times New Roman"/>
          <w:rPrChange w:id="749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94" w:author="China" w:date="2017-06-06T20:51:00Z">
            <w:rPr>
              <w:rFonts w:ascii="新宋体" w:hAnsi="新宋体" w:eastAsia="新宋体"/>
            </w:rPr>
          </w:rPrChange>
        </w:rPr>
      </w:pPr>
      <w:r>
        <w:rPr>
          <w:rFonts w:ascii="Times New Roman" w:hAnsi="Times New Roman" w:eastAsia="新宋体" w:cs="Times New Roman"/>
          <w:rPrChange w:id="749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496" w:author="China" w:date="2017-06-06T20:51:00Z">
            <w:rPr>
              <w:rFonts w:ascii="新宋体" w:hAnsi="新宋体" w:eastAsia="新宋体"/>
            </w:rPr>
          </w:rPrChange>
        </w:rPr>
      </w:pPr>
      <w:r>
        <w:rPr>
          <w:rFonts w:ascii="Times New Roman" w:hAnsi="Times New Roman" w:eastAsia="新宋体" w:cs="Times New Roman"/>
          <w:rPrChange w:id="7497" w:author="China" w:date="2017-06-06T20:51:00Z">
            <w:rPr>
              <w:rFonts w:ascii="新宋体" w:hAnsi="新宋体" w:eastAsia="新宋体"/>
            </w:rPr>
          </w:rPrChange>
        </w:rPr>
        <w:t xml:space="preserve">            </w:t>
      </w:r>
      <w:r>
        <w:rPr>
          <w:rFonts w:ascii="Times New Roman" w:hAnsi="Times New Roman" w:eastAsia="新宋体" w:cs="Times New Roman"/>
          <w:color w:val="808080"/>
          <w:rPrChange w:id="7498" w:author="China" w:date="2017-06-06T20:51:00Z">
            <w:rPr>
              <w:rFonts w:ascii="新宋体" w:hAnsi="新宋体" w:eastAsia="新宋体"/>
              <w:color w:val="808080"/>
            </w:rPr>
          </w:rPrChange>
        </w:rPr>
        <w:t>///</w:t>
      </w:r>
      <w:r>
        <w:rPr>
          <w:rFonts w:ascii="Times New Roman" w:hAnsi="Times New Roman" w:eastAsia="新宋体" w:cs="Times New Roman"/>
          <w:color w:val="008000"/>
          <w:rPrChange w:id="749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50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501" w:author="China" w:date="2017-06-06T20:51:00Z">
            <w:rPr>
              <w:rFonts w:ascii="新宋体" w:hAnsi="新宋体" w:eastAsia="新宋体"/>
            </w:rPr>
          </w:rPrChange>
        </w:rPr>
      </w:pPr>
      <w:r>
        <w:rPr>
          <w:rFonts w:ascii="Times New Roman" w:hAnsi="Times New Roman" w:eastAsia="新宋体" w:cs="Times New Roman"/>
          <w:rPrChange w:id="7502" w:author="China" w:date="2017-06-06T20:51:00Z">
            <w:rPr>
              <w:rFonts w:ascii="新宋体" w:hAnsi="新宋体" w:eastAsia="新宋体"/>
            </w:rPr>
          </w:rPrChange>
        </w:rPr>
        <w:t xml:space="preserve">            </w:t>
      </w:r>
      <w:r>
        <w:rPr>
          <w:rFonts w:ascii="Times New Roman" w:hAnsi="Times New Roman" w:eastAsia="新宋体" w:cs="Times New Roman"/>
          <w:color w:val="808080"/>
          <w:rPrChange w:id="7503" w:author="China" w:date="2017-06-06T20:51:00Z">
            <w:rPr>
              <w:rFonts w:ascii="新宋体" w:hAnsi="新宋体" w:eastAsia="新宋体"/>
              <w:color w:val="808080"/>
            </w:rPr>
          </w:rPrChange>
        </w:rPr>
        <w:t>///</w:t>
      </w:r>
      <w:r>
        <w:rPr>
          <w:rFonts w:ascii="Times New Roman" w:hAnsi="Times New Roman" w:eastAsia="新宋体" w:cs="Times New Roman"/>
          <w:color w:val="008000"/>
          <w:rPrChange w:id="7504"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7505" w:author="China" w:date="2017-06-06T20:51:00Z">
            <w:rPr>
              <w:rFonts w:hint="eastAsia" w:ascii="新宋体" w:hAnsi="新宋体" w:eastAsia="新宋体"/>
              <w:color w:val="008000"/>
            </w:rPr>
          </w:rPrChange>
        </w:rPr>
        <w:t>初始化</w:t>
      </w:r>
      <w:ins w:id="7506" w:author="刘宁" w:date="2017-06-09T10:20:00Z">
        <w:r>
          <w:rPr>
            <w:rFonts w:hint="eastAsia" w:eastAsia="新宋体" w:cs="Times New Roman"/>
            <w:color w:val="008000"/>
          </w:rPr>
          <w:t>Y</w:t>
        </w:r>
      </w:ins>
      <w:r>
        <w:rPr>
          <w:rFonts w:hint="eastAsia" w:ascii="Times New Roman" w:hAnsi="Times New Roman" w:eastAsia="新宋体" w:cs="Times New Roman"/>
          <w:color w:val="008000"/>
          <w:rPrChange w:id="7507" w:author="China" w:date="2017-06-06T20:51:00Z">
            <w:rPr>
              <w:rFonts w:hint="eastAsia" w:ascii="新宋体" w:hAnsi="新宋体" w:eastAsia="新宋体"/>
              <w:color w:val="008000"/>
            </w:rPr>
          </w:rPrChange>
        </w:rPr>
        <w:t>轴上的刻度和文字</w:t>
      </w:r>
    </w:p>
    <w:p>
      <w:pPr>
        <w:ind w:firstLine="480"/>
        <w:jc w:val="left"/>
        <w:rPr>
          <w:rFonts w:ascii="Times New Roman" w:hAnsi="Times New Roman" w:eastAsia="新宋体" w:cs="Times New Roman"/>
          <w:rPrChange w:id="7508" w:author="China" w:date="2017-06-06T20:51:00Z">
            <w:rPr>
              <w:rFonts w:ascii="新宋体" w:hAnsi="新宋体" w:eastAsia="新宋体"/>
            </w:rPr>
          </w:rPrChange>
        </w:rPr>
      </w:pPr>
      <w:r>
        <w:rPr>
          <w:rFonts w:ascii="Times New Roman" w:hAnsi="Times New Roman" w:eastAsia="新宋体" w:cs="Times New Roman"/>
          <w:rPrChange w:id="7509" w:author="China" w:date="2017-06-06T20:51:00Z">
            <w:rPr>
              <w:rFonts w:ascii="新宋体" w:hAnsi="新宋体" w:eastAsia="新宋体"/>
            </w:rPr>
          </w:rPrChange>
        </w:rPr>
        <w:t xml:space="preserve">            </w:t>
      </w:r>
      <w:r>
        <w:rPr>
          <w:rFonts w:ascii="Times New Roman" w:hAnsi="Times New Roman" w:eastAsia="新宋体" w:cs="Times New Roman"/>
          <w:color w:val="808080"/>
          <w:rPrChange w:id="7510" w:author="China" w:date="2017-06-06T20:51:00Z">
            <w:rPr>
              <w:rFonts w:ascii="新宋体" w:hAnsi="新宋体" w:eastAsia="新宋体"/>
              <w:color w:val="808080"/>
            </w:rPr>
          </w:rPrChange>
        </w:rPr>
        <w:t>///</w:t>
      </w:r>
      <w:r>
        <w:rPr>
          <w:rFonts w:ascii="Times New Roman" w:hAnsi="Times New Roman" w:eastAsia="新宋体" w:cs="Times New Roman"/>
          <w:color w:val="008000"/>
          <w:rPrChange w:id="7511"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512"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513" w:author="China" w:date="2017-06-06T20:51:00Z">
            <w:rPr>
              <w:rFonts w:ascii="新宋体" w:hAnsi="新宋体" w:eastAsia="新宋体"/>
            </w:rPr>
          </w:rPrChange>
        </w:rPr>
      </w:pPr>
      <w:r>
        <w:rPr>
          <w:rFonts w:ascii="Times New Roman" w:hAnsi="Times New Roman" w:eastAsia="新宋体" w:cs="Times New Roman"/>
          <w:rPrChange w:id="7514" w:author="China" w:date="2017-06-06T20:51:00Z">
            <w:rPr>
              <w:rFonts w:ascii="新宋体" w:hAnsi="新宋体" w:eastAsia="新宋体"/>
            </w:rPr>
          </w:rPrChange>
        </w:rPr>
        <w:t xml:space="preserve">            </w:t>
      </w:r>
      <w:r>
        <w:rPr>
          <w:rFonts w:ascii="Times New Roman" w:hAnsi="Times New Roman" w:eastAsia="新宋体" w:cs="Times New Roman"/>
          <w:color w:val="808080"/>
          <w:rPrChange w:id="7515" w:author="China" w:date="2017-06-06T20:51:00Z">
            <w:rPr>
              <w:rFonts w:ascii="新宋体" w:hAnsi="新宋体" w:eastAsia="新宋体"/>
              <w:color w:val="808080"/>
            </w:rPr>
          </w:rPrChange>
        </w:rPr>
        <w:t>///</w:t>
      </w:r>
      <w:r>
        <w:rPr>
          <w:rFonts w:ascii="Times New Roman" w:hAnsi="Times New Roman" w:eastAsia="新宋体" w:cs="Times New Roman"/>
          <w:color w:val="008000"/>
          <w:rPrChange w:id="7516"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517" w:author="China" w:date="2017-06-06T20:51:00Z">
            <w:rPr>
              <w:rFonts w:ascii="新宋体" w:hAnsi="新宋体" w:eastAsia="新宋体"/>
              <w:color w:val="808080"/>
            </w:rPr>
          </w:rPrChange>
        </w:rPr>
        <w:t>&lt;prm nme="objGrphcs"&gt;&lt;/prm&gt;</w:t>
      </w:r>
    </w:p>
    <w:p>
      <w:pPr>
        <w:ind w:firstLine="480"/>
        <w:jc w:val="left"/>
        <w:rPr>
          <w:rFonts w:ascii="Times New Roman" w:hAnsi="Times New Roman" w:eastAsia="新宋体" w:cs="Times New Roman"/>
          <w:rPrChange w:id="7518" w:author="China" w:date="2017-06-06T20:51:00Z">
            <w:rPr>
              <w:rFonts w:ascii="新宋体" w:hAnsi="新宋体" w:eastAsia="新宋体"/>
            </w:rPr>
          </w:rPrChange>
        </w:rPr>
      </w:pPr>
      <w:r>
        <w:rPr>
          <w:rFonts w:ascii="Times New Roman" w:hAnsi="Times New Roman" w:eastAsia="新宋体" w:cs="Times New Roman"/>
          <w:rPrChange w:id="7519" w:author="China" w:date="2017-06-06T20:51:00Z">
            <w:rPr>
              <w:rFonts w:ascii="新宋体" w:hAnsi="新宋体" w:eastAsia="新宋体"/>
            </w:rPr>
          </w:rPrChange>
        </w:rPr>
        <w:t xml:space="preserve">            </w:t>
      </w:r>
      <w:r>
        <w:rPr>
          <w:rFonts w:ascii="Times New Roman" w:hAnsi="Times New Roman" w:eastAsia="新宋体" w:cs="Times New Roman"/>
          <w:color w:val="0000FF"/>
          <w:rPrChange w:id="7520" w:author="China" w:date="2017-06-06T20:51:00Z">
            <w:rPr>
              <w:rFonts w:ascii="新宋体" w:hAnsi="新宋体" w:eastAsia="新宋体"/>
              <w:color w:val="0000FF"/>
            </w:rPr>
          </w:rPrChange>
        </w:rPr>
        <w:t>prvte</w:t>
      </w:r>
      <w:r>
        <w:rPr>
          <w:rFonts w:ascii="Times New Roman" w:hAnsi="Times New Roman" w:eastAsia="新宋体" w:cs="Times New Roman"/>
          <w:rPrChange w:id="7521" w:author="China" w:date="2017-06-06T20:51:00Z">
            <w:rPr>
              <w:rFonts w:ascii="新宋体" w:hAnsi="新宋体" w:eastAsia="新宋体"/>
            </w:rPr>
          </w:rPrChange>
        </w:rPr>
        <w:t xml:space="preserve"> </w:t>
      </w:r>
      <w:r>
        <w:rPr>
          <w:rFonts w:ascii="Times New Roman" w:hAnsi="Times New Roman" w:eastAsia="新宋体" w:cs="Times New Roman"/>
          <w:color w:val="0000FF"/>
          <w:rPrChange w:id="7522" w:author="China" w:date="2017-06-06T20:51:00Z">
            <w:rPr>
              <w:rFonts w:ascii="新宋体" w:hAnsi="新宋体" w:eastAsia="新宋体"/>
              <w:color w:val="0000FF"/>
            </w:rPr>
          </w:rPrChange>
        </w:rPr>
        <w:t>vod</w:t>
      </w:r>
      <w:r>
        <w:rPr>
          <w:rFonts w:ascii="Times New Roman" w:hAnsi="Times New Roman" w:eastAsia="新宋体" w:cs="Times New Roman"/>
          <w:rPrChange w:id="7523" w:author="China" w:date="2017-06-06T20:51:00Z">
            <w:rPr>
              <w:rFonts w:ascii="新宋体" w:hAnsi="新宋体" w:eastAsia="新宋体"/>
            </w:rPr>
          </w:rPrChange>
        </w:rPr>
        <w:t xml:space="preserve"> Setxs(</w:t>
      </w:r>
      <w:r>
        <w:rPr>
          <w:rFonts w:ascii="Times New Roman" w:hAnsi="Times New Roman" w:eastAsia="新宋体" w:cs="Times New Roman"/>
          <w:color w:val="0000FF"/>
          <w:rPrChange w:id="7524" w:author="China" w:date="2017-06-06T20:51:00Z">
            <w:rPr>
              <w:rFonts w:ascii="新宋体" w:hAnsi="新宋体" w:eastAsia="新宋体"/>
              <w:color w:val="0000FF"/>
            </w:rPr>
          </w:rPrChange>
        </w:rPr>
        <w:t>ref</w:t>
      </w:r>
      <w:r>
        <w:rPr>
          <w:rFonts w:ascii="Times New Roman" w:hAnsi="Times New Roman" w:eastAsia="新宋体" w:cs="Times New Roman"/>
          <w:rPrChange w:id="7525" w:author="China" w:date="2017-06-06T20:51:00Z">
            <w:rPr>
              <w:rFonts w:ascii="新宋体" w:hAnsi="新宋体" w:eastAsia="新宋体"/>
            </w:rPr>
          </w:rPrChange>
        </w:rPr>
        <w:t xml:space="preserve"> </w:t>
      </w:r>
      <w:r>
        <w:rPr>
          <w:rFonts w:ascii="Times New Roman" w:hAnsi="Times New Roman" w:eastAsia="新宋体" w:cs="Times New Roman"/>
          <w:color w:val="2B91AF"/>
          <w:rPrChange w:id="7526" w:author="China" w:date="2017-06-06T20:51:00Z">
            <w:rPr>
              <w:rFonts w:ascii="新宋体" w:hAnsi="新宋体" w:eastAsia="新宋体"/>
              <w:color w:val="2B91AF"/>
            </w:rPr>
          </w:rPrChange>
        </w:rPr>
        <w:t>Grphcs</w:t>
      </w:r>
      <w:r>
        <w:rPr>
          <w:rFonts w:ascii="Times New Roman" w:hAnsi="Times New Roman" w:eastAsia="新宋体" w:cs="Times New Roman"/>
          <w:rPrChange w:id="7527" w:author="China" w:date="2017-06-06T20:51:00Z">
            <w:rPr>
              <w:rFonts w:ascii="新宋体" w:hAnsi="新宋体" w:eastAsia="新宋体"/>
            </w:rPr>
          </w:rPrChange>
        </w:rPr>
        <w:t xml:space="preserve"> objGrphcs)</w:t>
      </w:r>
    </w:p>
    <w:p>
      <w:pPr>
        <w:ind w:firstLine="480"/>
        <w:jc w:val="left"/>
        <w:rPr>
          <w:rFonts w:ascii="Times New Roman" w:hAnsi="Times New Roman" w:eastAsia="新宋体" w:cs="Times New Roman"/>
          <w:rPrChange w:id="7528" w:author="China" w:date="2017-06-06T20:51:00Z">
            <w:rPr>
              <w:rFonts w:ascii="新宋体" w:hAnsi="新宋体" w:eastAsia="新宋体"/>
            </w:rPr>
          </w:rPrChange>
        </w:rPr>
      </w:pPr>
      <w:r>
        <w:rPr>
          <w:rFonts w:ascii="Times New Roman" w:hAnsi="Times New Roman" w:eastAsia="新宋体" w:cs="Times New Roman"/>
          <w:rPrChange w:id="752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530" w:author="China" w:date="2017-06-06T20:51:00Z">
            <w:rPr>
              <w:rFonts w:ascii="新宋体" w:hAnsi="新宋体" w:eastAsia="新宋体"/>
            </w:rPr>
          </w:rPrChange>
        </w:rPr>
      </w:pPr>
      <w:r>
        <w:rPr>
          <w:rFonts w:ascii="Times New Roman" w:hAnsi="Times New Roman" w:eastAsia="新宋体" w:cs="Times New Roman"/>
          <w:rPrChange w:id="7531" w:author="China" w:date="2017-06-06T20:51:00Z">
            <w:rPr>
              <w:rFonts w:ascii="新宋体" w:hAnsi="新宋体" w:eastAsia="新宋体"/>
            </w:rPr>
          </w:rPrChange>
        </w:rPr>
        <w:t xml:space="preserve">                </w:t>
      </w:r>
      <w:r>
        <w:rPr>
          <w:rFonts w:ascii="Times New Roman" w:hAnsi="Times New Roman" w:eastAsia="新宋体" w:cs="Times New Roman"/>
          <w:color w:val="0000FF"/>
          <w:rPrChange w:id="7532" w:author="China" w:date="2017-06-06T20:51:00Z">
            <w:rPr>
              <w:rFonts w:ascii="新宋体" w:hAnsi="新宋体" w:eastAsia="新宋体"/>
              <w:color w:val="0000FF"/>
            </w:rPr>
          </w:rPrChange>
        </w:rPr>
        <w:t>flot</w:t>
      </w:r>
      <w:r>
        <w:rPr>
          <w:rFonts w:ascii="Times New Roman" w:hAnsi="Times New Roman" w:eastAsia="新宋体" w:cs="Times New Roman"/>
          <w:rPrChange w:id="7533" w:author="China" w:date="2017-06-06T20:51:00Z">
            <w:rPr>
              <w:rFonts w:ascii="新宋体" w:hAnsi="新宋体" w:eastAsia="新宋体"/>
            </w:rPr>
          </w:rPrChange>
        </w:rPr>
        <w:t xml:space="preserve"> fltX1 = XSpce;</w:t>
      </w:r>
    </w:p>
    <w:p>
      <w:pPr>
        <w:ind w:firstLine="480"/>
        <w:jc w:val="left"/>
        <w:rPr>
          <w:rFonts w:ascii="Times New Roman" w:hAnsi="Times New Roman" w:eastAsia="新宋体" w:cs="Times New Roman"/>
          <w:rPrChange w:id="7534" w:author="China" w:date="2017-06-06T20:51:00Z">
            <w:rPr>
              <w:rFonts w:ascii="新宋体" w:hAnsi="新宋体" w:eastAsia="新宋体"/>
            </w:rPr>
          </w:rPrChange>
        </w:rPr>
      </w:pPr>
      <w:r>
        <w:rPr>
          <w:rFonts w:ascii="Times New Roman" w:hAnsi="Times New Roman" w:eastAsia="新宋体" w:cs="Times New Roman"/>
          <w:rPrChange w:id="7535" w:author="China" w:date="2017-06-06T20:51:00Z">
            <w:rPr>
              <w:rFonts w:ascii="新宋体" w:hAnsi="新宋体" w:eastAsia="新宋体"/>
            </w:rPr>
          </w:rPrChange>
        </w:rPr>
        <w:t xml:space="preserve">                </w:t>
      </w:r>
      <w:r>
        <w:rPr>
          <w:rFonts w:ascii="Times New Roman" w:hAnsi="Times New Roman" w:eastAsia="新宋体" w:cs="Times New Roman"/>
          <w:color w:val="0000FF"/>
          <w:rPrChange w:id="7536" w:author="China" w:date="2017-06-06T20:51:00Z">
            <w:rPr>
              <w:rFonts w:ascii="新宋体" w:hAnsi="新宋体" w:eastAsia="新宋体"/>
              <w:color w:val="0000FF"/>
            </w:rPr>
          </w:rPrChange>
        </w:rPr>
        <w:t>flot</w:t>
      </w:r>
      <w:r>
        <w:rPr>
          <w:rFonts w:ascii="Times New Roman" w:hAnsi="Times New Roman" w:eastAsia="新宋体" w:cs="Times New Roman"/>
          <w:rPrChange w:id="7537" w:author="China" w:date="2017-06-06T20:51:00Z">
            <w:rPr>
              <w:rFonts w:ascii="新宋体" w:hAnsi="新宋体" w:eastAsia="新宋体"/>
            </w:rPr>
          </w:rPrChange>
        </w:rPr>
        <w:t xml:space="preserve"> flt1 = Heght  Spce;</w:t>
      </w:r>
    </w:p>
    <w:p>
      <w:pPr>
        <w:ind w:firstLine="480"/>
        <w:jc w:val="left"/>
        <w:rPr>
          <w:rFonts w:ascii="Times New Roman" w:hAnsi="Times New Roman" w:eastAsia="新宋体" w:cs="Times New Roman"/>
          <w:rPrChange w:id="7538" w:author="China" w:date="2017-06-06T20:51:00Z">
            <w:rPr>
              <w:rFonts w:ascii="新宋体" w:hAnsi="新宋体" w:eastAsia="新宋体"/>
            </w:rPr>
          </w:rPrChange>
        </w:rPr>
      </w:pPr>
      <w:r>
        <w:rPr>
          <w:rFonts w:ascii="Times New Roman" w:hAnsi="Times New Roman" w:eastAsia="新宋体" w:cs="Times New Roman"/>
          <w:rPrChange w:id="7539" w:author="China" w:date="2017-06-06T20:51:00Z">
            <w:rPr>
              <w:rFonts w:ascii="新宋体" w:hAnsi="新宋体" w:eastAsia="新宋体"/>
            </w:rPr>
          </w:rPrChange>
        </w:rPr>
        <w:t xml:space="preserve">                </w:t>
      </w:r>
      <w:r>
        <w:rPr>
          <w:rFonts w:ascii="Times New Roman" w:hAnsi="Times New Roman" w:eastAsia="新宋体" w:cs="Times New Roman"/>
          <w:color w:val="0000FF"/>
          <w:rPrChange w:id="7540" w:author="China" w:date="2017-06-06T20:51:00Z">
            <w:rPr>
              <w:rFonts w:ascii="新宋体" w:hAnsi="新宋体" w:eastAsia="新宋体"/>
              <w:color w:val="0000FF"/>
            </w:rPr>
          </w:rPrChange>
        </w:rPr>
        <w:t>flot</w:t>
      </w:r>
      <w:r>
        <w:rPr>
          <w:rFonts w:ascii="Times New Roman" w:hAnsi="Times New Roman" w:eastAsia="新宋体" w:cs="Times New Roman"/>
          <w:rPrChange w:id="7541" w:author="China" w:date="2017-06-06T20:51:00Z">
            <w:rPr>
              <w:rFonts w:ascii="新宋体" w:hAnsi="新宋体" w:eastAsia="新宋体"/>
            </w:rPr>
          </w:rPrChange>
        </w:rPr>
        <w:t xml:space="preserve"> fltX2 = XSpce;</w:t>
      </w:r>
    </w:p>
    <w:p>
      <w:pPr>
        <w:ind w:firstLine="480"/>
        <w:jc w:val="left"/>
        <w:rPr>
          <w:rFonts w:ascii="Times New Roman" w:hAnsi="Times New Roman" w:eastAsia="新宋体" w:cs="Times New Roman"/>
          <w:rPrChange w:id="7542" w:author="China" w:date="2017-06-06T20:51:00Z">
            <w:rPr>
              <w:rFonts w:ascii="新宋体" w:hAnsi="新宋体" w:eastAsia="新宋体"/>
            </w:rPr>
          </w:rPrChange>
        </w:rPr>
      </w:pPr>
      <w:r>
        <w:rPr>
          <w:rFonts w:ascii="Times New Roman" w:hAnsi="Times New Roman" w:eastAsia="新宋体" w:cs="Times New Roman"/>
          <w:rPrChange w:id="7543" w:author="China" w:date="2017-06-06T20:51:00Z">
            <w:rPr>
              <w:rFonts w:ascii="新宋体" w:hAnsi="新宋体" w:eastAsia="新宋体"/>
            </w:rPr>
          </w:rPrChange>
        </w:rPr>
        <w:t xml:space="preserve">                </w:t>
      </w:r>
      <w:r>
        <w:rPr>
          <w:rFonts w:ascii="Times New Roman" w:hAnsi="Times New Roman" w:eastAsia="新宋体" w:cs="Times New Roman"/>
          <w:color w:val="0000FF"/>
          <w:rPrChange w:id="7544" w:author="China" w:date="2017-06-06T20:51:00Z">
            <w:rPr>
              <w:rFonts w:ascii="新宋体" w:hAnsi="新宋体" w:eastAsia="新宋体"/>
              <w:color w:val="0000FF"/>
            </w:rPr>
          </w:rPrChange>
        </w:rPr>
        <w:t>flot</w:t>
      </w:r>
      <w:r>
        <w:rPr>
          <w:rFonts w:ascii="Times New Roman" w:hAnsi="Times New Roman" w:eastAsia="新宋体" w:cs="Times New Roman"/>
          <w:rPrChange w:id="7545" w:author="China" w:date="2017-06-06T20:51:00Z">
            <w:rPr>
              <w:rFonts w:ascii="新宋体" w:hAnsi="新宋体" w:eastAsia="新宋体"/>
            </w:rPr>
          </w:rPrChange>
        </w:rPr>
        <w:t xml:space="preserve"> flt2 = Heght  Spce;</w:t>
      </w:r>
    </w:p>
    <w:p>
      <w:pPr>
        <w:ind w:firstLine="480"/>
        <w:jc w:val="left"/>
        <w:rPr>
          <w:rFonts w:ascii="Times New Roman" w:hAnsi="Times New Roman" w:eastAsia="新宋体" w:cs="Times New Roman"/>
          <w:rPrChange w:id="7546" w:author="China" w:date="2017-06-06T20:51:00Z">
            <w:rPr>
              <w:rFonts w:ascii="新宋体" w:hAnsi="新宋体" w:eastAsia="新宋体"/>
            </w:rPr>
          </w:rPrChange>
        </w:rPr>
      </w:pPr>
      <w:r>
        <w:rPr>
          <w:rFonts w:ascii="Times New Roman" w:hAnsi="Times New Roman" w:eastAsia="新宋体" w:cs="Times New Roman"/>
          <w:rPrChange w:id="7547" w:author="China" w:date="2017-06-06T20:51:00Z">
            <w:rPr>
              <w:rFonts w:ascii="新宋体" w:hAnsi="新宋体" w:eastAsia="新宋体"/>
            </w:rPr>
          </w:rPrChange>
        </w:rPr>
        <w:t xml:space="preserve">                </w:t>
      </w:r>
      <w:r>
        <w:rPr>
          <w:rFonts w:ascii="Times New Roman" w:hAnsi="Times New Roman" w:eastAsia="新宋体" w:cs="Times New Roman"/>
          <w:color w:val="0000FF"/>
          <w:rPrChange w:id="7548" w:author="China" w:date="2017-06-06T20:51:00Z">
            <w:rPr>
              <w:rFonts w:ascii="新宋体" w:hAnsi="新宋体" w:eastAsia="新宋体"/>
              <w:color w:val="0000FF"/>
            </w:rPr>
          </w:rPrChange>
        </w:rPr>
        <w:t>nt</w:t>
      </w:r>
      <w:r>
        <w:rPr>
          <w:rFonts w:ascii="Times New Roman" w:hAnsi="Times New Roman" w:eastAsia="新宋体" w:cs="Times New Roman"/>
          <w:rPrChange w:id="7549" w:author="China" w:date="2017-06-06T20:51:00Z">
            <w:rPr>
              <w:rFonts w:ascii="新宋体" w:hAnsi="新宋体" w:eastAsia="新宋体"/>
            </w:rPr>
          </w:rPrChange>
        </w:rPr>
        <w:t xml:space="preserve"> Count = 0;</w:t>
      </w:r>
    </w:p>
    <w:p>
      <w:pPr>
        <w:ind w:firstLine="480"/>
        <w:jc w:val="left"/>
        <w:rPr>
          <w:rFonts w:ascii="Times New Roman" w:hAnsi="Times New Roman" w:eastAsia="新宋体" w:cs="Times New Roman"/>
          <w:rPrChange w:id="7550" w:author="China" w:date="2017-06-06T20:51:00Z">
            <w:rPr>
              <w:rFonts w:ascii="新宋体" w:hAnsi="新宋体" w:eastAsia="新宋体"/>
            </w:rPr>
          </w:rPrChange>
        </w:rPr>
      </w:pPr>
      <w:r>
        <w:rPr>
          <w:rFonts w:ascii="Times New Roman" w:hAnsi="Times New Roman" w:eastAsia="新宋体" w:cs="Times New Roman"/>
          <w:rPrChange w:id="7551" w:author="China" w:date="2017-06-06T20:51:00Z">
            <w:rPr>
              <w:rFonts w:ascii="新宋体" w:hAnsi="新宋体" w:eastAsia="新宋体"/>
            </w:rPr>
          </w:rPrChange>
        </w:rPr>
        <w:t xml:space="preserve">                </w:t>
      </w:r>
      <w:r>
        <w:rPr>
          <w:rFonts w:ascii="Times New Roman" w:hAnsi="Times New Roman" w:eastAsia="新宋体" w:cs="Times New Roman"/>
          <w:color w:val="0000FF"/>
          <w:rPrChange w:id="7552" w:author="China" w:date="2017-06-06T20:51:00Z">
            <w:rPr>
              <w:rFonts w:ascii="新宋体" w:hAnsi="新宋体" w:eastAsia="新宋体"/>
              <w:color w:val="0000FF"/>
            </w:rPr>
          </w:rPrChange>
        </w:rPr>
        <w:t>flot</w:t>
      </w:r>
      <w:r>
        <w:rPr>
          <w:rFonts w:ascii="Times New Roman" w:hAnsi="Times New Roman" w:eastAsia="新宋体" w:cs="Times New Roman"/>
          <w:rPrChange w:id="7553" w:author="China" w:date="2017-06-06T20:51:00Z">
            <w:rPr>
              <w:rFonts w:ascii="新宋体" w:hAnsi="新宋体" w:eastAsia="新宋体"/>
            </w:rPr>
          </w:rPrChange>
        </w:rPr>
        <w:t xml:space="preserve"> Scle = 0;</w:t>
      </w:r>
    </w:p>
    <w:p>
      <w:pPr>
        <w:ind w:firstLine="480"/>
        <w:jc w:val="left"/>
        <w:rPr>
          <w:rFonts w:ascii="Times New Roman" w:hAnsi="Times New Roman" w:eastAsia="新宋体" w:cs="Times New Roman"/>
          <w:rPrChange w:id="7554" w:author="China" w:date="2017-06-06T20:51:00Z">
            <w:rPr>
              <w:rFonts w:ascii="新宋体" w:hAnsi="新宋体" w:eastAsia="新宋体"/>
            </w:rPr>
          </w:rPrChange>
        </w:rPr>
      </w:pPr>
      <w:r>
        <w:rPr>
          <w:rFonts w:ascii="Times New Roman" w:hAnsi="Times New Roman" w:eastAsia="新宋体" w:cs="Times New Roman"/>
          <w:rPrChange w:id="7555" w:author="China" w:date="2017-06-06T20:51:00Z">
            <w:rPr>
              <w:rFonts w:ascii="新宋体" w:hAnsi="新宋体" w:eastAsia="新宋体"/>
            </w:rPr>
          </w:rPrChange>
        </w:rPr>
        <w:t xml:space="preserve">                </w:t>
      </w:r>
      <w:r>
        <w:rPr>
          <w:rFonts w:ascii="Times New Roman" w:hAnsi="Times New Roman" w:eastAsia="新宋体" w:cs="Times New Roman"/>
          <w:color w:val="0000FF"/>
          <w:rPrChange w:id="7556" w:author="China" w:date="2017-06-06T20:51:00Z">
            <w:rPr>
              <w:rFonts w:ascii="新宋体" w:hAnsi="新宋体" w:eastAsia="新宋体"/>
              <w:color w:val="0000FF"/>
            </w:rPr>
          </w:rPrChange>
        </w:rPr>
        <w:t>nt</w:t>
      </w:r>
      <w:r>
        <w:rPr>
          <w:rFonts w:ascii="Times New Roman" w:hAnsi="Times New Roman" w:eastAsia="新宋体" w:cs="Times New Roman"/>
          <w:rPrChange w:id="7557" w:author="China" w:date="2017-06-06T20:51:00Z">
            <w:rPr>
              <w:rFonts w:ascii="新宋体" w:hAnsi="新宋体" w:eastAsia="新宋体"/>
            </w:rPr>
          </w:rPrChange>
        </w:rPr>
        <w:t xml:space="preserve"> SlceCount = 1;</w:t>
      </w:r>
    </w:p>
    <w:p>
      <w:pPr>
        <w:ind w:firstLine="480"/>
        <w:jc w:val="left"/>
        <w:rPr>
          <w:rFonts w:ascii="Times New Roman" w:hAnsi="Times New Roman" w:eastAsia="新宋体" w:cs="Times New Roman"/>
          <w:rPrChange w:id="7558" w:author="China" w:date="2017-06-06T20:51:00Z">
            <w:rPr>
              <w:rFonts w:ascii="新宋体" w:hAnsi="新宋体" w:eastAsia="新宋体"/>
            </w:rPr>
          </w:rPrChange>
        </w:rPr>
      </w:pPr>
      <w:r>
        <w:rPr>
          <w:rFonts w:ascii="Times New Roman" w:hAnsi="Times New Roman" w:eastAsia="新宋体" w:cs="Times New Roman"/>
          <w:rPrChange w:id="7559" w:author="China" w:date="2017-06-06T20:51:00Z">
            <w:rPr>
              <w:rFonts w:ascii="新宋体" w:hAnsi="新宋体" w:eastAsia="新宋体"/>
            </w:rPr>
          </w:rPrChange>
        </w:rPr>
        <w:t xml:space="preserve">                </w:t>
      </w:r>
      <w:r>
        <w:rPr>
          <w:rFonts w:ascii="Times New Roman" w:hAnsi="Times New Roman" w:eastAsia="新宋体" w:cs="Times New Roman"/>
          <w:color w:val="0000FF"/>
          <w:rPrChange w:id="7560" w:author="China" w:date="2017-06-06T20:51:00Z">
            <w:rPr>
              <w:rFonts w:ascii="新宋体" w:hAnsi="新宋体" w:eastAsia="新宋体"/>
              <w:color w:val="0000FF"/>
            </w:rPr>
          </w:rPrChange>
        </w:rPr>
        <w:t>flot</w:t>
      </w:r>
      <w:r>
        <w:rPr>
          <w:rFonts w:ascii="Times New Roman" w:hAnsi="Times New Roman" w:eastAsia="新宋体" w:cs="Times New Roman"/>
          <w:rPrChange w:id="7561" w:author="China" w:date="2017-06-06T20:51:00Z">
            <w:rPr>
              <w:rFonts w:ascii="新宋体" w:hAnsi="新宋体" w:eastAsia="新宋体"/>
            </w:rPr>
          </w:rPrChange>
        </w:rPr>
        <w:t xml:space="preserve"> Heght = ((Heght  2 * Spce) / Slce) * 50; </w:t>
      </w:r>
      <w:r>
        <w:rPr>
          <w:rFonts w:ascii="Times New Roman" w:hAnsi="Times New Roman" w:eastAsia="新宋体" w:cs="Times New Roman"/>
          <w:color w:val="008000"/>
          <w:rPrChange w:id="7562"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563" w:author="China" w:date="2017-06-06T20:51:00Z">
            <w:rPr>
              <w:rFonts w:hint="eastAsia" w:ascii="新宋体" w:hAnsi="新宋体" w:eastAsia="新宋体"/>
              <w:color w:val="008000"/>
            </w:rPr>
          </w:rPrChange>
        </w:rPr>
        <w:t>将要画刻度的长</w:t>
      </w:r>
      <w:del w:id="7564" w:author="刘宁" w:date="2017-06-09T10:15:00Z">
        <w:r>
          <w:rPr>
            <w:rFonts w:hint="eastAsia" w:ascii="Times New Roman" w:hAnsi="Times New Roman" w:eastAsia="新宋体" w:cs="Times New Roman"/>
            <w:color w:val="008000"/>
            <w:rPrChange w:id="7565" w:author="China" w:date="2017-06-06T20:51:00Z">
              <w:rPr>
                <w:rFonts w:hint="eastAsia" w:ascii="新宋体" w:hAnsi="新宋体" w:eastAsia="新宋体"/>
                <w:color w:val="008000"/>
              </w:rPr>
            </w:rPrChange>
          </w:rPr>
          <w:delText>¤</w:delText>
        </w:r>
      </w:del>
      <w:r>
        <w:rPr>
          <w:rFonts w:hint="eastAsia" w:ascii="Times New Roman" w:hAnsi="Times New Roman" w:eastAsia="新宋体" w:cs="Times New Roman"/>
          <w:color w:val="008000"/>
          <w:rPrChange w:id="7566" w:author="China" w:date="2017-06-06T20:51:00Z">
            <w:rPr>
              <w:rFonts w:hint="eastAsia" w:ascii="新宋体" w:hAnsi="新宋体" w:eastAsia="新宋体"/>
              <w:color w:val="008000"/>
            </w:rPr>
          </w:rPrChange>
        </w:rPr>
        <w:t>度分段，并</w:t>
      </w:r>
      <w:del w:id="7567" w:author="刘宁" w:date="2017-06-09T10:15:00Z">
        <w:r>
          <w:rPr>
            <w:rFonts w:hint="eastAsia" w:ascii="Times New Roman" w:hAnsi="Times New Roman" w:eastAsia="新宋体" w:cs="Times New Roman"/>
            <w:color w:val="008000"/>
            <w:rPrChange w:id="7568" w:author="China" w:date="2017-06-06T20:51:00Z">
              <w:rPr>
                <w:rFonts w:hint="eastAsia" w:ascii="新宋体" w:hAnsi="新宋体" w:eastAsia="新宋体"/>
                <w:color w:val="008000"/>
              </w:rPr>
            </w:rPrChange>
          </w:rPr>
          <w:delText>￠</w:delText>
        </w:r>
      </w:del>
      <w:r>
        <w:rPr>
          <w:rFonts w:hint="eastAsia" w:ascii="Times New Roman" w:hAnsi="Times New Roman" w:eastAsia="新宋体" w:cs="Times New Roman"/>
          <w:color w:val="008000"/>
          <w:rPrChange w:id="7569" w:author="China" w:date="2017-06-06T20:51:00Z">
            <w:rPr>
              <w:rFonts w:hint="eastAsia" w:ascii="新宋体" w:hAnsi="新宋体" w:eastAsia="新宋体"/>
              <w:color w:val="008000"/>
            </w:rPr>
          </w:rPrChange>
        </w:rPr>
        <w:t>乘以</w:t>
      </w:r>
      <w:r>
        <w:rPr>
          <w:rFonts w:ascii="Times New Roman" w:hAnsi="Times New Roman" w:eastAsia="新宋体" w:cs="Times New Roman"/>
          <w:color w:val="008000"/>
          <w:rPrChange w:id="7570" w:author="China" w:date="2017-06-06T20:51:00Z">
            <w:rPr>
              <w:rFonts w:ascii="新宋体" w:hAnsi="新宋体" w:eastAsia="新宋体"/>
              <w:color w:val="008000"/>
            </w:rPr>
          </w:rPrChange>
        </w:rPr>
        <w:t>50</w:t>
      </w:r>
      <w:r>
        <w:rPr>
          <w:rFonts w:hint="eastAsia" w:ascii="Times New Roman" w:hAnsi="Times New Roman" w:eastAsia="新宋体" w:cs="Times New Roman"/>
          <w:color w:val="008000"/>
          <w:rPrChange w:id="7571" w:author="China" w:date="2017-06-06T20:51:00Z">
            <w:rPr>
              <w:rFonts w:hint="eastAsia" w:ascii="新宋体" w:hAnsi="新宋体" w:eastAsia="新宋体"/>
              <w:color w:val="008000"/>
            </w:rPr>
          </w:rPrChange>
        </w:rPr>
        <w:t>，以</w:t>
      </w:r>
      <w:r>
        <w:rPr>
          <w:rFonts w:ascii="Times New Roman" w:hAnsi="Times New Roman" w:eastAsia="新宋体" w:cs="Times New Roman"/>
          <w:color w:val="008000"/>
          <w:rPrChange w:id="7572" w:author="China" w:date="2017-06-06T20:51:00Z">
            <w:rPr>
              <w:rFonts w:ascii="新宋体" w:hAnsi="新宋体" w:eastAsia="新宋体"/>
              <w:color w:val="008000"/>
            </w:rPr>
          </w:rPrChange>
        </w:rPr>
        <w:t>10</w:t>
      </w:r>
      <w:r>
        <w:rPr>
          <w:rFonts w:hint="eastAsia" w:ascii="Times New Roman" w:hAnsi="Times New Roman" w:eastAsia="新宋体" w:cs="Times New Roman"/>
          <w:color w:val="008000"/>
          <w:rPrChange w:id="7573" w:author="China" w:date="2017-06-06T20:51:00Z">
            <w:rPr>
              <w:rFonts w:hint="eastAsia" w:ascii="新宋体" w:hAnsi="新宋体" w:eastAsia="新宋体"/>
              <w:color w:val="008000"/>
            </w:rPr>
          </w:rPrChange>
        </w:rPr>
        <w:t>为单位画刻度线。</w:t>
      </w:r>
    </w:p>
    <w:p>
      <w:pPr>
        <w:ind w:firstLine="480"/>
        <w:jc w:val="left"/>
        <w:rPr>
          <w:rFonts w:ascii="Times New Roman" w:hAnsi="Times New Roman" w:eastAsia="新宋体" w:cs="Times New Roman"/>
          <w:rPrChange w:id="7574" w:author="China" w:date="2017-06-06T20:51:00Z">
            <w:rPr>
              <w:rFonts w:ascii="新宋体" w:hAnsi="新宋体" w:eastAsia="新宋体"/>
            </w:rPr>
          </w:rPrChange>
        </w:rPr>
      </w:pPr>
      <w:r>
        <w:rPr>
          <w:rFonts w:ascii="Times New Roman" w:hAnsi="Times New Roman" w:eastAsia="新宋体" w:cs="Times New Roman"/>
          <w:rPrChange w:id="7575" w:author="China" w:date="2017-06-06T20:51:00Z">
            <w:rPr>
              <w:rFonts w:ascii="新宋体" w:hAnsi="新宋体" w:eastAsia="新宋体"/>
            </w:rPr>
          </w:rPrChange>
        </w:rPr>
        <w:t xml:space="preserve">                </w:t>
      </w:r>
      <w:r>
        <w:rPr>
          <w:rFonts w:ascii="Times New Roman" w:hAnsi="Times New Roman" w:eastAsia="新宋体" w:cs="Times New Roman"/>
          <w:color w:val="0000FF"/>
          <w:rPrChange w:id="7576" w:author="China" w:date="2017-06-06T20:51:00Z">
            <w:rPr>
              <w:rFonts w:ascii="新宋体" w:hAnsi="新宋体" w:eastAsia="新宋体"/>
              <w:color w:val="0000FF"/>
            </w:rPr>
          </w:rPrChange>
        </w:rPr>
        <w:t>flot</w:t>
      </w:r>
      <w:r>
        <w:rPr>
          <w:rFonts w:ascii="Times New Roman" w:hAnsi="Times New Roman" w:eastAsia="新宋体" w:cs="Times New Roman"/>
          <w:rPrChange w:id="7577" w:author="China" w:date="2017-06-06T20:51:00Z">
            <w:rPr>
              <w:rFonts w:ascii="新宋体" w:hAnsi="新宋体" w:eastAsia="新宋体"/>
            </w:rPr>
          </w:rPrChange>
        </w:rPr>
        <w:t xml:space="preserve"> fltSlceWdth = Slce / 10; </w:t>
      </w:r>
      <w:r>
        <w:rPr>
          <w:rFonts w:ascii="Times New Roman" w:hAnsi="Times New Roman" w:eastAsia="新宋体" w:cs="Times New Roman"/>
          <w:color w:val="008000"/>
          <w:rPrChange w:id="757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579" w:author="China" w:date="2017-06-06T20:51:00Z">
            <w:rPr>
              <w:rFonts w:hint="eastAsia" w:ascii="新宋体" w:hAnsi="新宋体" w:eastAsia="新宋体"/>
              <w:color w:val="008000"/>
            </w:rPr>
          </w:rPrChange>
        </w:rPr>
        <w:t>刻度线的宽度</w:t>
      </w:r>
    </w:p>
    <w:p>
      <w:pPr>
        <w:ind w:firstLine="480"/>
        <w:jc w:val="left"/>
        <w:rPr>
          <w:rFonts w:ascii="Times New Roman" w:hAnsi="Times New Roman" w:eastAsia="新宋体" w:cs="Times New Roman"/>
          <w:rPrChange w:id="7580" w:author="China" w:date="2017-06-06T20:51:00Z">
            <w:rPr>
              <w:rFonts w:ascii="新宋体" w:hAnsi="新宋体" w:eastAsia="新宋体"/>
            </w:rPr>
          </w:rPrChange>
        </w:rPr>
      </w:pPr>
      <w:r>
        <w:rPr>
          <w:rFonts w:ascii="Times New Roman" w:hAnsi="Times New Roman" w:eastAsia="新宋体" w:cs="Times New Roman"/>
          <w:rPrChange w:id="7581" w:author="China" w:date="2017-06-06T20:51:00Z">
            <w:rPr>
              <w:rFonts w:ascii="新宋体" w:hAnsi="新宋体" w:eastAsia="新宋体"/>
            </w:rPr>
          </w:rPrChange>
        </w:rPr>
        <w:t xml:space="preserve">                </w:t>
      </w:r>
      <w:r>
        <w:rPr>
          <w:rFonts w:ascii="Times New Roman" w:hAnsi="Times New Roman" w:eastAsia="新宋体" w:cs="Times New Roman"/>
          <w:color w:val="0000FF"/>
          <w:rPrChange w:id="7582" w:author="China" w:date="2017-06-06T20:51:00Z">
            <w:rPr>
              <w:rFonts w:ascii="新宋体" w:hAnsi="新宋体" w:eastAsia="新宋体"/>
              <w:color w:val="0000FF"/>
            </w:rPr>
          </w:rPrChange>
        </w:rPr>
        <w:t>strng</w:t>
      </w:r>
      <w:r>
        <w:rPr>
          <w:rFonts w:ascii="Times New Roman" w:hAnsi="Times New Roman" w:eastAsia="新宋体" w:cs="Times New Roman"/>
          <w:rPrChange w:id="7583" w:author="China" w:date="2017-06-06T20:51:00Z">
            <w:rPr>
              <w:rFonts w:ascii="新宋体" w:hAnsi="新宋体" w:eastAsia="新宋体"/>
            </w:rPr>
          </w:rPrChange>
        </w:rPr>
        <w:t xml:space="preserve"> strSlceText = </w:t>
      </w:r>
      <w:r>
        <w:rPr>
          <w:rFonts w:ascii="Times New Roman" w:hAnsi="Times New Roman" w:eastAsia="新宋体" w:cs="Times New Roman"/>
          <w:color w:val="0000FF"/>
          <w:rPrChange w:id="7584" w:author="China" w:date="2017-06-06T20:51:00Z">
            <w:rPr>
              <w:rFonts w:ascii="新宋体" w:hAnsi="新宋体" w:eastAsia="新宋体"/>
              <w:color w:val="0000FF"/>
            </w:rPr>
          </w:rPrChange>
        </w:rPr>
        <w:t>strng</w:t>
      </w:r>
      <w:r>
        <w:rPr>
          <w:rFonts w:ascii="Times New Roman" w:hAnsi="Times New Roman" w:eastAsia="新宋体" w:cs="Times New Roman"/>
          <w:rPrChange w:id="7585" w:author="China" w:date="2017-06-06T20:51:00Z">
            <w:rPr>
              <w:rFonts w:ascii="新宋体" w:hAnsi="新宋体" w:eastAsia="新宋体"/>
            </w:rPr>
          </w:rPrChange>
        </w:rPr>
        <w:t>.Empt;</w:t>
      </w:r>
    </w:p>
    <w:p>
      <w:pPr>
        <w:ind w:firstLine="480"/>
        <w:jc w:val="left"/>
        <w:rPr>
          <w:rFonts w:ascii="Times New Roman" w:hAnsi="Times New Roman" w:eastAsia="新宋体" w:cs="Times New Roman"/>
          <w:rPrChange w:id="7586" w:author="China" w:date="2017-06-06T20:51:00Z">
            <w:rPr>
              <w:rFonts w:ascii="新宋体" w:hAnsi="新宋体" w:eastAsia="新宋体"/>
            </w:rPr>
          </w:rPrChange>
        </w:rPr>
      </w:pPr>
      <w:r>
        <w:rPr>
          <w:rFonts w:ascii="Times New Roman" w:hAnsi="Times New Roman" w:eastAsia="新宋体" w:cs="Times New Roman"/>
          <w:rPrChange w:id="7587" w:author="China" w:date="2017-06-06T20:51:00Z">
            <w:rPr>
              <w:rFonts w:ascii="新宋体" w:hAnsi="新宋体" w:eastAsia="新宋体"/>
            </w:rPr>
          </w:rPrChange>
        </w:rPr>
        <w:t xml:space="preserve">                objGrphcs.TrnslteTrnsform(XSpce  ntFontSpce * SlceBegn.ToStrng().Length</w:t>
      </w:r>
      <w:r>
        <w:rPr>
          <w:rFonts w:hint="eastAsia" w:ascii="Times New Roman" w:hAnsi="Times New Roman" w:eastAsia="新宋体" w:cs="Times New Roman"/>
          <w:rPrChange w:id="7588" w:author="China" w:date="2017-06-06T20:51:00Z">
            <w:rPr>
              <w:rFonts w:hint="eastAsia" w:ascii="新宋体" w:hAnsi="新宋体" w:eastAsia="新宋体"/>
            </w:rPr>
          </w:rPrChange>
        </w:rPr>
        <w:t>，</w:t>
      </w:r>
      <w:r>
        <w:rPr>
          <w:rFonts w:ascii="Times New Roman" w:hAnsi="Times New Roman" w:eastAsia="新宋体" w:cs="Times New Roman"/>
          <w:rPrChange w:id="7589" w:author="China" w:date="2017-06-06T20:51:00Z">
            <w:rPr>
              <w:rFonts w:ascii="新宋体" w:hAnsi="新宋体" w:eastAsia="新宋体"/>
            </w:rPr>
          </w:rPrChange>
        </w:rPr>
        <w:t xml:space="preserve"> Heght  Spce); </w:t>
      </w:r>
      <w:r>
        <w:rPr>
          <w:rFonts w:ascii="Times New Roman" w:hAnsi="Times New Roman" w:eastAsia="新宋体" w:cs="Times New Roman"/>
          <w:color w:val="008000"/>
          <w:rPrChange w:id="7590"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591" w:author="China" w:date="2017-06-06T20:51:00Z">
            <w:rPr>
              <w:rFonts w:hint="eastAsia" w:ascii="新宋体" w:hAnsi="新宋体" w:eastAsia="新宋体"/>
              <w:color w:val="008000"/>
            </w:rPr>
          </w:rPrChange>
        </w:rPr>
        <w:t>平移图像</w:t>
      </w:r>
      <w:r>
        <w:rPr>
          <w:rFonts w:ascii="Times New Roman" w:hAnsi="Times New Roman" w:eastAsia="新宋体" w:cs="Times New Roman"/>
          <w:color w:val="008000"/>
          <w:rPrChange w:id="7592"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593" w:author="China" w:date="2017-06-06T20:51:00Z">
            <w:rPr>
              <w:rFonts w:hint="eastAsia" w:ascii="新宋体" w:hAnsi="新宋体" w:eastAsia="新宋体"/>
              <w:color w:val="008000"/>
            </w:rPr>
          </w:rPrChange>
        </w:rPr>
        <w:t>原点</w:t>
      </w:r>
      <w:r>
        <w:rPr>
          <w:rFonts w:ascii="Times New Roman" w:hAnsi="Times New Roman" w:eastAsia="新宋体" w:cs="Times New Roman"/>
          <w:color w:val="008000"/>
          <w:rPrChange w:id="7594" w:author="China" w:date="2017-06-06T20:51:00Z">
            <w:rPr>
              <w:rFonts w:ascii="新宋体" w:hAnsi="新宋体" w:eastAsia="新宋体"/>
              <w:color w:val="008000"/>
            </w:rPr>
          </w:rPrChange>
        </w:rPr>
        <w:t>)</w:t>
      </w:r>
    </w:p>
    <w:p>
      <w:pPr>
        <w:ind w:firstLine="480"/>
        <w:jc w:val="left"/>
        <w:rPr>
          <w:rFonts w:ascii="Times New Roman" w:hAnsi="Times New Roman" w:eastAsia="新宋体" w:cs="Times New Roman"/>
          <w:rPrChange w:id="7595" w:author="China" w:date="2017-06-06T20:51:00Z">
            <w:rPr>
              <w:rFonts w:ascii="新宋体" w:hAnsi="新宋体" w:eastAsia="新宋体"/>
            </w:rPr>
          </w:rPrChange>
        </w:rPr>
      </w:pPr>
      <w:r>
        <w:rPr>
          <w:rFonts w:ascii="Times New Roman" w:hAnsi="Times New Roman" w:eastAsia="新宋体" w:cs="Times New Roman"/>
          <w:rPrChange w:id="7596" w:author="China" w:date="2017-06-06T20:51:00Z">
            <w:rPr>
              <w:rFonts w:ascii="新宋体" w:hAnsi="新宋体" w:eastAsia="新宋体"/>
            </w:rPr>
          </w:rPrChange>
        </w:rPr>
        <w:t xml:space="preserve">                objGrphcs.RotteTrnsform(Rottengle</w:t>
      </w:r>
      <w:r>
        <w:rPr>
          <w:rFonts w:hint="eastAsia" w:ascii="Times New Roman" w:hAnsi="Times New Roman" w:eastAsia="新宋体" w:cs="Times New Roman"/>
          <w:rPrChange w:id="7597" w:author="China" w:date="2017-06-06T20:51:00Z">
            <w:rPr>
              <w:rFonts w:hint="eastAsia" w:ascii="新宋体" w:hAnsi="新宋体" w:eastAsia="新宋体"/>
            </w:rPr>
          </w:rPrChange>
        </w:rPr>
        <w:t>，</w:t>
      </w:r>
      <w:r>
        <w:rPr>
          <w:rFonts w:ascii="Times New Roman" w:hAnsi="Times New Roman" w:eastAsia="新宋体" w:cs="Times New Roman"/>
          <w:rPrChange w:id="7598" w:author="China" w:date="2017-06-06T20:51:00Z">
            <w:rPr>
              <w:rFonts w:ascii="新宋体" w:hAnsi="新宋体" w:eastAsia="新宋体"/>
            </w:rPr>
          </w:rPrChange>
        </w:rPr>
        <w:t xml:space="preserve"> </w:t>
      </w:r>
      <w:r>
        <w:rPr>
          <w:rFonts w:ascii="Times New Roman" w:hAnsi="Times New Roman" w:eastAsia="新宋体" w:cs="Times New Roman"/>
          <w:color w:val="2B91AF"/>
          <w:rPrChange w:id="7599" w:author="China" w:date="2017-06-06T20:51:00Z">
            <w:rPr>
              <w:rFonts w:ascii="新宋体" w:hAnsi="新宋体" w:eastAsia="新宋体"/>
              <w:color w:val="2B91AF"/>
            </w:rPr>
          </w:rPrChange>
        </w:rPr>
        <w:t>MtrxOrder</w:t>
      </w:r>
      <w:r>
        <w:rPr>
          <w:rFonts w:ascii="Times New Roman" w:hAnsi="Times New Roman" w:eastAsia="新宋体" w:cs="Times New Roman"/>
          <w:rPrChange w:id="7600" w:author="China" w:date="2017-06-06T20:51:00Z">
            <w:rPr>
              <w:rFonts w:ascii="新宋体" w:hAnsi="新宋体" w:eastAsia="新宋体"/>
            </w:rPr>
          </w:rPrChange>
        </w:rPr>
        <w:t xml:space="preserve">.Prepend); </w:t>
      </w:r>
      <w:r>
        <w:rPr>
          <w:rFonts w:ascii="Times New Roman" w:hAnsi="Times New Roman" w:eastAsia="新宋体" w:cs="Times New Roman"/>
          <w:color w:val="008000"/>
          <w:rPrChange w:id="7601"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602" w:author="China" w:date="2017-06-06T20:51:00Z">
            <w:rPr>
              <w:rFonts w:hint="eastAsia" w:ascii="新宋体" w:hAnsi="新宋体" w:eastAsia="新宋体"/>
              <w:color w:val="008000"/>
            </w:rPr>
          </w:rPrChange>
        </w:rPr>
        <w:t>旋转图像</w:t>
      </w:r>
    </w:p>
    <w:p>
      <w:pPr>
        <w:ind w:firstLine="480"/>
        <w:jc w:val="left"/>
        <w:rPr>
          <w:rFonts w:ascii="Times New Roman" w:hAnsi="Times New Roman" w:eastAsia="新宋体" w:cs="Times New Roman"/>
          <w:rPrChange w:id="7603" w:author="China" w:date="2017-06-06T20:51:00Z">
            <w:rPr>
              <w:rFonts w:ascii="新宋体" w:hAnsi="新宋体" w:eastAsia="新宋体"/>
            </w:rPr>
          </w:rPrChange>
        </w:rPr>
      </w:pPr>
      <w:r>
        <w:rPr>
          <w:rFonts w:ascii="Times New Roman" w:hAnsi="Times New Roman" w:eastAsia="新宋体" w:cs="Times New Roman"/>
          <w:rPrChange w:id="7604" w:author="China" w:date="2017-06-06T20:51:00Z">
            <w:rPr>
              <w:rFonts w:ascii="新宋体" w:hAnsi="新宋体" w:eastAsia="新宋体"/>
            </w:rPr>
          </w:rPrChange>
        </w:rPr>
        <w:t xml:space="preserve">                objGrphcs.DrwStrng(SlceBegn.ToStrng()</w:t>
      </w:r>
      <w:r>
        <w:rPr>
          <w:rFonts w:hint="eastAsia" w:ascii="Times New Roman" w:hAnsi="Times New Roman" w:eastAsia="新宋体" w:cs="Times New Roman"/>
          <w:rPrChange w:id="7605" w:author="China" w:date="2017-06-06T20:51:00Z">
            <w:rPr>
              <w:rFonts w:hint="eastAsia" w:ascii="新宋体" w:hAnsi="新宋体" w:eastAsia="新宋体"/>
            </w:rPr>
          </w:rPrChange>
        </w:rPr>
        <w:t>，</w:t>
      </w:r>
      <w:r>
        <w:rPr>
          <w:rFonts w:ascii="Times New Roman" w:hAnsi="Times New Roman" w:eastAsia="新宋体" w:cs="Times New Roman"/>
          <w:rPrChange w:id="7606" w:author="China" w:date="2017-06-06T20:51:00Z">
            <w:rPr>
              <w:rFonts w:ascii="新宋体" w:hAnsi="新宋体" w:eastAsia="新宋体"/>
            </w:rPr>
          </w:rPrChange>
        </w:rPr>
        <w:t xml:space="preserve"> </w:t>
      </w:r>
      <w:r>
        <w:rPr>
          <w:rFonts w:ascii="Times New Roman" w:hAnsi="Times New Roman" w:eastAsia="新宋体" w:cs="Times New Roman"/>
          <w:color w:val="0000FF"/>
          <w:rPrChange w:id="7607" w:author="China" w:date="2017-06-06T20:51:00Z">
            <w:rPr>
              <w:rFonts w:ascii="新宋体" w:hAnsi="新宋体" w:eastAsia="新宋体"/>
              <w:color w:val="0000FF"/>
            </w:rPr>
          </w:rPrChange>
        </w:rPr>
        <w:t>new</w:t>
      </w:r>
      <w:r>
        <w:rPr>
          <w:rFonts w:ascii="Times New Roman" w:hAnsi="Times New Roman" w:eastAsia="新宋体" w:cs="Times New Roman"/>
          <w:rPrChange w:id="7608" w:author="China" w:date="2017-06-06T20:51:00Z">
            <w:rPr>
              <w:rFonts w:ascii="新宋体" w:hAnsi="新宋体" w:eastAsia="新宋体"/>
            </w:rPr>
          </w:rPrChange>
        </w:rPr>
        <w:t xml:space="preserve"> </w:t>
      </w:r>
      <w:r>
        <w:rPr>
          <w:rFonts w:ascii="Times New Roman" w:hAnsi="Times New Roman" w:eastAsia="新宋体" w:cs="Times New Roman"/>
          <w:color w:val="2B91AF"/>
          <w:rPrChange w:id="7609" w:author="China" w:date="2017-06-06T20:51:00Z">
            <w:rPr>
              <w:rFonts w:ascii="新宋体" w:hAnsi="新宋体" w:eastAsia="新宋体"/>
              <w:color w:val="2B91AF"/>
            </w:rPr>
          </w:rPrChange>
        </w:rPr>
        <w:t>Font</w:t>
      </w:r>
      <w:r>
        <w:rPr>
          <w:rFonts w:ascii="Times New Roman" w:hAnsi="Times New Roman" w:eastAsia="新宋体" w:cs="Times New Roman"/>
          <w:rPrChange w:id="7610" w:author="China" w:date="2017-06-06T20:51:00Z">
            <w:rPr>
              <w:rFonts w:ascii="新宋体" w:hAnsi="新宋体" w:eastAsia="新宋体"/>
            </w:rPr>
          </w:rPrChange>
        </w:rPr>
        <w:t>(</w:t>
      </w:r>
      <w:r>
        <w:rPr>
          <w:rFonts w:ascii="Times New Roman" w:hAnsi="Times New Roman" w:eastAsia="新宋体" w:cs="Times New Roman"/>
          <w:color w:val="A31515"/>
          <w:rPrChange w:id="7611"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7612" w:author="China" w:date="2017-06-06T20:51:00Z">
            <w:rPr>
              <w:rFonts w:hint="eastAsia" w:ascii="新宋体" w:hAnsi="新宋体" w:eastAsia="新宋体"/>
              <w:color w:val="A31515"/>
            </w:rPr>
          </w:rPrChange>
        </w:rPr>
        <w:t>宋体</w:t>
      </w:r>
      <w:r>
        <w:rPr>
          <w:rFonts w:ascii="Times New Roman" w:hAnsi="Times New Roman" w:eastAsia="新宋体" w:cs="Times New Roman"/>
          <w:color w:val="A31515"/>
          <w:rPrChange w:id="7613" w:author="China" w:date="2017-06-06T20:51:00Z">
            <w:rPr>
              <w:rFonts w:ascii="新宋体" w:hAnsi="新宋体" w:eastAsia="新宋体"/>
              <w:color w:val="A31515"/>
            </w:rPr>
          </w:rPrChange>
        </w:rPr>
        <w:t>"</w:t>
      </w:r>
      <w:r>
        <w:rPr>
          <w:rFonts w:hint="eastAsia" w:ascii="Times New Roman" w:hAnsi="Times New Roman" w:eastAsia="新宋体" w:cs="Times New Roman"/>
          <w:rPrChange w:id="7614" w:author="China" w:date="2017-06-06T20:51:00Z">
            <w:rPr>
              <w:rFonts w:hint="eastAsia" w:ascii="新宋体" w:hAnsi="新宋体" w:eastAsia="新宋体"/>
            </w:rPr>
          </w:rPrChange>
        </w:rPr>
        <w:t>，</w:t>
      </w:r>
      <w:r>
        <w:rPr>
          <w:rFonts w:ascii="Times New Roman" w:hAnsi="Times New Roman" w:eastAsia="新宋体" w:cs="Times New Roman"/>
          <w:rPrChange w:id="7615" w:author="China" w:date="2017-06-06T20:51:00Z">
            <w:rPr>
              <w:rFonts w:ascii="新宋体" w:hAnsi="新宋体" w:eastAsia="新宋体"/>
            </w:rPr>
          </w:rPrChange>
        </w:rPr>
        <w:t xml:space="preserve"> FontSze)</w:t>
      </w:r>
      <w:r>
        <w:rPr>
          <w:rFonts w:hint="eastAsia" w:ascii="Times New Roman" w:hAnsi="Times New Roman" w:eastAsia="新宋体" w:cs="Times New Roman"/>
          <w:rPrChange w:id="7616" w:author="China" w:date="2017-06-06T20:51:00Z">
            <w:rPr>
              <w:rFonts w:hint="eastAsia" w:ascii="新宋体" w:hAnsi="新宋体" w:eastAsia="新宋体"/>
            </w:rPr>
          </w:rPrChange>
        </w:rPr>
        <w:t>，</w:t>
      </w:r>
      <w:r>
        <w:rPr>
          <w:rFonts w:ascii="Times New Roman" w:hAnsi="Times New Roman" w:eastAsia="新宋体" w:cs="Times New Roman"/>
          <w:rPrChange w:id="7617" w:author="China" w:date="2017-06-06T20:51:00Z">
            <w:rPr>
              <w:rFonts w:ascii="新宋体" w:hAnsi="新宋体" w:eastAsia="新宋体"/>
            </w:rPr>
          </w:rPrChange>
        </w:rPr>
        <w:t xml:space="preserve"> </w:t>
      </w:r>
      <w:r>
        <w:rPr>
          <w:rFonts w:ascii="Times New Roman" w:hAnsi="Times New Roman" w:eastAsia="新宋体" w:cs="Times New Roman"/>
          <w:color w:val="0000FF"/>
          <w:rPrChange w:id="7618" w:author="China" w:date="2017-06-06T20:51:00Z">
            <w:rPr>
              <w:rFonts w:ascii="新宋体" w:hAnsi="新宋体" w:eastAsia="新宋体"/>
              <w:color w:val="0000FF"/>
            </w:rPr>
          </w:rPrChange>
        </w:rPr>
        <w:t>new</w:t>
      </w:r>
      <w:r>
        <w:rPr>
          <w:rFonts w:ascii="Times New Roman" w:hAnsi="Times New Roman" w:eastAsia="新宋体" w:cs="Times New Roman"/>
          <w:rPrChange w:id="7619" w:author="China" w:date="2017-06-06T20:51:00Z">
            <w:rPr>
              <w:rFonts w:ascii="新宋体" w:hAnsi="新宋体" w:eastAsia="新宋体"/>
            </w:rPr>
          </w:rPrChange>
        </w:rPr>
        <w:t xml:space="preserve"> </w:t>
      </w:r>
      <w:r>
        <w:rPr>
          <w:rFonts w:ascii="Times New Roman" w:hAnsi="Times New Roman" w:eastAsia="新宋体" w:cs="Times New Roman"/>
          <w:color w:val="2B91AF"/>
          <w:rPrChange w:id="7620" w:author="China" w:date="2017-06-06T20:51:00Z">
            <w:rPr>
              <w:rFonts w:ascii="新宋体" w:hAnsi="新宋体" w:eastAsia="新宋体"/>
              <w:color w:val="2B91AF"/>
            </w:rPr>
          </w:rPrChange>
        </w:rPr>
        <w:t>SoldBrush</w:t>
      </w:r>
      <w:r>
        <w:rPr>
          <w:rFonts w:ascii="Times New Roman" w:hAnsi="Times New Roman" w:eastAsia="新宋体" w:cs="Times New Roman"/>
          <w:rPrChange w:id="7621" w:author="China" w:date="2017-06-06T20:51:00Z">
            <w:rPr>
              <w:rFonts w:ascii="新宋体" w:hAnsi="新宋体" w:eastAsia="新宋体"/>
            </w:rPr>
          </w:rPrChange>
        </w:rPr>
        <w:t>(SlceTextColor)</w:t>
      </w:r>
      <w:r>
        <w:rPr>
          <w:rFonts w:hint="eastAsia" w:ascii="Times New Roman" w:hAnsi="Times New Roman" w:eastAsia="新宋体" w:cs="Times New Roman"/>
          <w:rPrChange w:id="7622" w:author="China" w:date="2017-06-06T20:51:00Z">
            <w:rPr>
              <w:rFonts w:hint="eastAsia" w:ascii="新宋体" w:hAnsi="新宋体" w:eastAsia="新宋体"/>
            </w:rPr>
          </w:rPrChange>
        </w:rPr>
        <w:t>，</w:t>
      </w:r>
      <w:r>
        <w:rPr>
          <w:rFonts w:ascii="Times New Roman" w:hAnsi="Times New Roman" w:eastAsia="新宋体" w:cs="Times New Roman"/>
          <w:rPrChange w:id="7623" w:author="China" w:date="2017-06-06T20:51:00Z">
            <w:rPr>
              <w:rFonts w:ascii="新宋体" w:hAnsi="新宋体" w:eastAsia="新宋体"/>
            </w:rPr>
          </w:rPrChange>
        </w:rPr>
        <w:t xml:space="preserve"> 0</w:t>
      </w:r>
      <w:r>
        <w:rPr>
          <w:rFonts w:hint="eastAsia" w:ascii="Times New Roman" w:hAnsi="Times New Roman" w:eastAsia="新宋体" w:cs="Times New Roman"/>
          <w:rPrChange w:id="7624" w:author="China" w:date="2017-06-06T20:51:00Z">
            <w:rPr>
              <w:rFonts w:hint="eastAsia" w:ascii="新宋体" w:hAnsi="新宋体" w:eastAsia="新宋体"/>
            </w:rPr>
          </w:rPrChange>
        </w:rPr>
        <w:t>，</w:t>
      </w:r>
      <w:r>
        <w:rPr>
          <w:rFonts w:ascii="Times New Roman" w:hAnsi="Times New Roman" w:eastAsia="新宋体" w:cs="Times New Roman"/>
          <w:rPrChange w:id="7625" w:author="China" w:date="2017-06-06T20:51:00Z">
            <w:rPr>
              <w:rFonts w:ascii="新宋体" w:hAnsi="新宋体" w:eastAsia="新宋体"/>
            </w:rPr>
          </w:rPrChange>
        </w:rPr>
        <w:t xml:space="preserve"> 0);</w:t>
      </w:r>
    </w:p>
    <w:p>
      <w:pPr>
        <w:ind w:firstLine="480"/>
        <w:jc w:val="left"/>
        <w:rPr>
          <w:rFonts w:ascii="Times New Roman" w:hAnsi="Times New Roman" w:eastAsia="新宋体" w:cs="Times New Roman"/>
          <w:rPrChange w:id="7626" w:author="China" w:date="2017-06-06T20:51:00Z">
            <w:rPr>
              <w:rFonts w:ascii="新宋体" w:hAnsi="新宋体" w:eastAsia="新宋体"/>
            </w:rPr>
          </w:rPrChange>
        </w:rPr>
      </w:pPr>
      <w:r>
        <w:rPr>
          <w:rFonts w:ascii="Times New Roman" w:hAnsi="Times New Roman" w:eastAsia="新宋体" w:cs="Times New Roman"/>
          <w:rPrChange w:id="7627" w:author="China" w:date="2017-06-06T20:51:00Z">
            <w:rPr>
              <w:rFonts w:ascii="新宋体" w:hAnsi="新宋体" w:eastAsia="新宋体"/>
            </w:rPr>
          </w:rPrChange>
        </w:rPr>
        <w:t xml:space="preserve">                objGrphcs.ResetTrnsform(); </w:t>
      </w:r>
      <w:r>
        <w:rPr>
          <w:rFonts w:ascii="Times New Roman" w:hAnsi="Times New Roman" w:eastAsia="新宋体" w:cs="Times New Roman"/>
          <w:color w:val="008000"/>
          <w:rPrChange w:id="7628"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629" w:author="China" w:date="2017-06-06T20:51:00Z">
            <w:rPr>
              <w:rFonts w:hint="eastAsia" w:ascii="新宋体" w:hAnsi="新宋体" w:eastAsia="新宋体"/>
              <w:color w:val="008000"/>
            </w:rPr>
          </w:rPrChange>
        </w:rPr>
        <w:t>重置图像</w:t>
      </w:r>
    </w:p>
    <w:p>
      <w:pPr>
        <w:ind w:firstLine="480"/>
        <w:jc w:val="left"/>
        <w:rPr>
          <w:rFonts w:ascii="Times New Roman" w:hAnsi="Times New Roman" w:eastAsia="新宋体" w:cs="Times New Roman"/>
          <w:rPrChange w:id="7630" w:author="China" w:date="2017-06-06T20:51:00Z">
            <w:rPr>
              <w:rFonts w:ascii="新宋体" w:hAnsi="新宋体" w:eastAsia="新宋体"/>
            </w:rPr>
          </w:rPrChange>
        </w:rPr>
      </w:pPr>
      <w:r>
        <w:rPr>
          <w:rFonts w:ascii="Times New Roman" w:hAnsi="Times New Roman" w:eastAsia="新宋体" w:cs="Times New Roman"/>
          <w:rPrChange w:id="7631" w:author="China" w:date="2017-06-06T20:51:00Z">
            <w:rPr>
              <w:rFonts w:ascii="新宋体" w:hAnsi="新宋体" w:eastAsia="新宋体"/>
            </w:rPr>
          </w:rPrChange>
        </w:rPr>
        <w:t xml:space="preserve">                </w:t>
      </w:r>
      <w:r>
        <w:rPr>
          <w:rFonts w:ascii="Times New Roman" w:hAnsi="Times New Roman" w:eastAsia="新宋体" w:cs="Times New Roman"/>
          <w:color w:val="0000FF"/>
          <w:rPrChange w:id="7632" w:author="China" w:date="2017-06-06T20:51:00Z">
            <w:rPr>
              <w:rFonts w:ascii="新宋体" w:hAnsi="新宋体" w:eastAsia="新宋体"/>
              <w:color w:val="0000FF"/>
            </w:rPr>
          </w:rPrChange>
        </w:rPr>
        <w:t>for</w:t>
      </w:r>
      <w:r>
        <w:rPr>
          <w:rFonts w:ascii="Times New Roman" w:hAnsi="Times New Roman" w:eastAsia="新宋体" w:cs="Times New Roman"/>
          <w:rPrChange w:id="7633" w:author="China" w:date="2017-06-06T20:51:00Z">
            <w:rPr>
              <w:rFonts w:ascii="新宋体" w:hAnsi="新宋体" w:eastAsia="新宋体"/>
            </w:rPr>
          </w:rPrChange>
        </w:rPr>
        <w:t xml:space="preserve"> (</w:t>
      </w:r>
      <w:r>
        <w:rPr>
          <w:rFonts w:ascii="Times New Roman" w:hAnsi="Times New Roman" w:eastAsia="新宋体" w:cs="Times New Roman"/>
          <w:color w:val="0000FF"/>
          <w:rPrChange w:id="7634" w:author="China" w:date="2017-06-06T20:51:00Z">
            <w:rPr>
              <w:rFonts w:ascii="新宋体" w:hAnsi="新宋体" w:eastAsia="新宋体"/>
              <w:color w:val="0000FF"/>
            </w:rPr>
          </w:rPrChange>
        </w:rPr>
        <w:t>nt</w:t>
      </w:r>
      <w:r>
        <w:rPr>
          <w:rFonts w:ascii="Times New Roman" w:hAnsi="Times New Roman" w:eastAsia="新宋体" w:cs="Times New Roman"/>
          <w:rPrChange w:id="7635" w:author="China" w:date="2017-06-06T20:51:00Z">
            <w:rPr>
              <w:rFonts w:ascii="新宋体" w:hAnsi="新宋体" w:eastAsia="新宋体"/>
            </w:rPr>
          </w:rPrChange>
        </w:rPr>
        <w:t xml:space="preserve">  = 0;  &lt; Heght;  += 10)</w:t>
      </w:r>
    </w:p>
    <w:p>
      <w:pPr>
        <w:ind w:firstLine="480"/>
        <w:jc w:val="left"/>
        <w:rPr>
          <w:rFonts w:ascii="Times New Roman" w:hAnsi="Times New Roman" w:eastAsia="新宋体" w:cs="Times New Roman"/>
          <w:rPrChange w:id="7636" w:author="China" w:date="2017-06-06T20:51:00Z">
            <w:rPr>
              <w:rFonts w:ascii="新宋体" w:hAnsi="新宋体" w:eastAsia="新宋体"/>
            </w:rPr>
          </w:rPrChange>
        </w:rPr>
      </w:pPr>
      <w:r>
        <w:rPr>
          <w:rFonts w:ascii="Times New Roman" w:hAnsi="Times New Roman" w:eastAsia="新宋体" w:cs="Times New Roman"/>
          <w:rPrChange w:id="763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638" w:author="China" w:date="2017-06-06T20:51:00Z">
            <w:rPr>
              <w:rFonts w:ascii="新宋体" w:hAnsi="新宋体" w:eastAsia="新宋体"/>
            </w:rPr>
          </w:rPrChange>
        </w:rPr>
      </w:pPr>
      <w:r>
        <w:rPr>
          <w:rFonts w:ascii="Times New Roman" w:hAnsi="Times New Roman" w:eastAsia="新宋体" w:cs="Times New Roman"/>
          <w:rPrChange w:id="7639" w:author="China" w:date="2017-06-06T20:51:00Z">
            <w:rPr>
              <w:rFonts w:ascii="新宋体" w:hAnsi="新宋体" w:eastAsia="新宋体"/>
            </w:rPr>
          </w:rPrChange>
        </w:rPr>
        <w:t xml:space="preserve">                    Scle =  * Slce / 50; </w:t>
      </w:r>
      <w:r>
        <w:rPr>
          <w:rFonts w:ascii="Times New Roman" w:hAnsi="Times New Roman" w:eastAsia="新宋体" w:cs="Times New Roman"/>
          <w:color w:val="008000"/>
          <w:rPrChange w:id="7640"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641" w:author="China" w:date="2017-06-06T20:51:00Z">
            <w:rPr>
              <w:rFonts w:hint="eastAsia" w:ascii="新宋体" w:hAnsi="新宋体" w:eastAsia="新宋体"/>
              <w:color w:val="008000"/>
            </w:rPr>
          </w:rPrChange>
        </w:rPr>
        <w:t>即</w:t>
      </w:r>
      <w:r>
        <w:rPr>
          <w:rFonts w:ascii="Times New Roman" w:hAnsi="Times New Roman" w:eastAsia="新宋体" w:cs="Times New Roman"/>
          <w:color w:val="008000"/>
          <w:rPrChange w:id="7642" w:author="China" w:date="2017-06-06T20:51:00Z">
            <w:rPr>
              <w:rFonts w:ascii="新宋体" w:hAnsi="新宋体" w:eastAsia="新宋体"/>
              <w:color w:val="008000"/>
            </w:rPr>
          </w:rPrChange>
        </w:rPr>
        <w:t>( / 10) * (Slce / 5)</w:t>
      </w:r>
      <w:r>
        <w:rPr>
          <w:rFonts w:hint="eastAsia" w:ascii="Times New Roman" w:hAnsi="Times New Roman" w:eastAsia="新宋体" w:cs="Times New Roman"/>
          <w:color w:val="008000"/>
          <w:rPrChange w:id="7643" w:author="China" w:date="2017-06-06T20:51:00Z">
            <w:rPr>
              <w:rFonts w:hint="eastAsia" w:ascii="新宋体" w:hAnsi="新宋体" w:eastAsia="新宋体"/>
              <w:color w:val="008000"/>
            </w:rPr>
          </w:rPrChange>
        </w:rPr>
        <w:t>，将每个刻度分五部分画，但因</w:t>
      </w:r>
      <w:del w:id="7644" w:author="刘宁" w:date="2017-06-09T10:15:00Z">
        <w:r>
          <w:rPr>
            <w:rFonts w:hint="eastAsia" w:ascii="Times New Roman" w:hAnsi="Times New Roman" w:eastAsia="新宋体" w:cs="Times New Roman"/>
            <w:color w:val="008000"/>
            <w:rPrChange w:id="7645" w:author="China" w:date="2017-06-06T20:51:00Z">
              <w:rPr>
                <w:rFonts w:hint="eastAsia" w:ascii="新宋体" w:hAnsi="新宋体" w:eastAsia="新宋体"/>
                <w:color w:val="008000"/>
              </w:rPr>
            </w:rPrChange>
          </w:rPr>
          <w:delText>皑</w:delText>
        </w:r>
      </w:del>
      <w:r>
        <w:rPr>
          <w:rFonts w:hint="eastAsia" w:ascii="Times New Roman" w:hAnsi="Times New Roman" w:eastAsia="新宋体" w:cs="Times New Roman"/>
          <w:color w:val="008000"/>
          <w:rPrChange w:id="7646" w:author="China" w:date="2017-06-06T20:51:00Z">
            <w:rPr>
              <w:rFonts w:hint="eastAsia" w:ascii="新宋体" w:hAnsi="新宋体" w:eastAsia="新宋体"/>
              <w:color w:val="008000"/>
            </w:rPr>
          </w:rPrChange>
        </w:rPr>
        <w:t>为以</w:t>
      </w:r>
      <w:r>
        <w:rPr>
          <w:rFonts w:ascii="Times New Roman" w:hAnsi="Times New Roman" w:eastAsia="新宋体" w:cs="Times New Roman"/>
          <w:color w:val="008000"/>
          <w:rPrChange w:id="7647" w:author="China" w:date="2017-06-06T20:51:00Z">
            <w:rPr>
              <w:rFonts w:ascii="新宋体" w:hAnsi="新宋体" w:eastAsia="新宋体"/>
              <w:color w:val="008000"/>
            </w:rPr>
          </w:rPrChange>
        </w:rPr>
        <w:t>10</w:t>
      </w:r>
      <w:r>
        <w:rPr>
          <w:rFonts w:hint="eastAsia" w:ascii="Times New Roman" w:hAnsi="Times New Roman" w:eastAsia="新宋体" w:cs="Times New Roman"/>
          <w:color w:val="008000"/>
          <w:rPrChange w:id="7648" w:author="China" w:date="2017-06-06T20:51:00Z">
            <w:rPr>
              <w:rFonts w:hint="eastAsia" w:ascii="新宋体" w:hAnsi="新宋体" w:eastAsia="新宋体"/>
              <w:color w:val="008000"/>
            </w:rPr>
          </w:rPrChange>
        </w:rPr>
        <w:t>为单位，得除以</w:t>
      </w:r>
      <w:r>
        <w:rPr>
          <w:rFonts w:ascii="Times New Roman" w:hAnsi="Times New Roman" w:eastAsia="新宋体" w:cs="Times New Roman"/>
          <w:color w:val="008000"/>
          <w:rPrChange w:id="7649" w:author="China" w:date="2017-06-06T20:51:00Z">
            <w:rPr>
              <w:rFonts w:ascii="新宋体" w:hAnsi="新宋体" w:eastAsia="新宋体"/>
              <w:color w:val="008000"/>
            </w:rPr>
          </w:rPrChange>
        </w:rPr>
        <w:t>10</w:t>
      </w:r>
    </w:p>
    <w:p>
      <w:pPr>
        <w:ind w:firstLine="480"/>
        <w:jc w:val="left"/>
        <w:rPr>
          <w:rFonts w:ascii="Times New Roman" w:hAnsi="Times New Roman" w:eastAsia="新宋体" w:cs="Times New Roman"/>
          <w:rPrChange w:id="7650" w:author="China" w:date="2017-06-06T20:51:00Z">
            <w:rPr>
              <w:rFonts w:ascii="新宋体" w:hAnsi="新宋体" w:eastAsia="新宋体"/>
            </w:rPr>
          </w:rPrChange>
        </w:rPr>
      </w:pPr>
      <w:r>
        <w:rPr>
          <w:rFonts w:ascii="Times New Roman" w:hAnsi="Times New Roman" w:eastAsia="新宋体" w:cs="Times New Roman"/>
          <w:rPrChange w:id="7651" w:author="China" w:date="2017-06-06T20:51:00Z">
            <w:rPr>
              <w:rFonts w:ascii="新宋体" w:hAnsi="新宋体" w:eastAsia="新宋体"/>
            </w:rPr>
          </w:rPrChange>
        </w:rPr>
        <w:t xml:space="preserve">                    </w:t>
      </w:r>
      <w:r>
        <w:rPr>
          <w:rFonts w:ascii="Times New Roman" w:hAnsi="Times New Roman" w:eastAsia="新宋体" w:cs="Times New Roman"/>
          <w:color w:val="0000FF"/>
          <w:rPrChange w:id="7652" w:author="China" w:date="2017-06-06T20:51:00Z">
            <w:rPr>
              <w:rFonts w:ascii="新宋体" w:hAnsi="新宋体" w:eastAsia="新宋体"/>
              <w:color w:val="0000FF"/>
            </w:rPr>
          </w:rPrChange>
        </w:rPr>
        <w:t>f</w:t>
      </w:r>
      <w:r>
        <w:rPr>
          <w:rFonts w:ascii="Times New Roman" w:hAnsi="Times New Roman" w:eastAsia="新宋体" w:cs="Times New Roman"/>
          <w:rPrChange w:id="7653" w:author="China" w:date="2017-06-06T20:51:00Z">
            <w:rPr>
              <w:rFonts w:ascii="新宋体" w:hAnsi="新宋体" w:eastAsia="新宋体"/>
            </w:rPr>
          </w:rPrChange>
        </w:rPr>
        <w:t xml:space="preserve"> (Count == 5)</w:t>
      </w:r>
    </w:p>
    <w:p>
      <w:pPr>
        <w:ind w:firstLine="480"/>
        <w:jc w:val="left"/>
        <w:rPr>
          <w:rFonts w:ascii="Times New Roman" w:hAnsi="Times New Roman" w:eastAsia="新宋体" w:cs="Times New Roman"/>
          <w:rPrChange w:id="7654" w:author="China" w:date="2017-06-06T20:51:00Z">
            <w:rPr>
              <w:rFonts w:ascii="新宋体" w:hAnsi="新宋体" w:eastAsia="新宋体"/>
            </w:rPr>
          </w:rPrChange>
        </w:rPr>
      </w:pPr>
      <w:r>
        <w:rPr>
          <w:rFonts w:ascii="Times New Roman" w:hAnsi="Times New Roman" w:eastAsia="新宋体" w:cs="Times New Roman"/>
          <w:rPrChange w:id="765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656" w:author="China" w:date="2017-06-06T20:51:00Z">
            <w:rPr>
              <w:rFonts w:ascii="新宋体" w:hAnsi="新宋体" w:eastAsia="新宋体"/>
            </w:rPr>
          </w:rPrChange>
        </w:rPr>
      </w:pPr>
      <w:r>
        <w:rPr>
          <w:rFonts w:ascii="Times New Roman" w:hAnsi="Times New Roman" w:eastAsia="新宋体" w:cs="Times New Roman"/>
          <w:rPrChange w:id="7657" w:author="China" w:date="2017-06-06T20:51:00Z">
            <w:rPr>
              <w:rFonts w:ascii="新宋体" w:hAnsi="新宋体" w:eastAsia="新宋体"/>
            </w:rPr>
          </w:rPrChange>
        </w:rPr>
        <w:t xml:space="preserve">                        objGrphcs.DrwLne(</w:t>
      </w:r>
      <w:r>
        <w:rPr>
          <w:rFonts w:ascii="Times New Roman" w:hAnsi="Times New Roman" w:eastAsia="新宋体" w:cs="Times New Roman"/>
          <w:color w:val="0000FF"/>
          <w:rPrChange w:id="7658" w:author="China" w:date="2017-06-06T20:51:00Z">
            <w:rPr>
              <w:rFonts w:ascii="新宋体" w:hAnsi="新宋体" w:eastAsia="新宋体"/>
              <w:color w:val="0000FF"/>
            </w:rPr>
          </w:rPrChange>
        </w:rPr>
        <w:t>new</w:t>
      </w:r>
      <w:r>
        <w:rPr>
          <w:rFonts w:ascii="Times New Roman" w:hAnsi="Times New Roman" w:eastAsia="新宋体" w:cs="Times New Roman"/>
          <w:rPrChange w:id="7659" w:author="China" w:date="2017-06-06T20:51:00Z">
            <w:rPr>
              <w:rFonts w:ascii="新宋体" w:hAnsi="新宋体" w:eastAsia="新宋体"/>
            </w:rPr>
          </w:rPrChange>
        </w:rPr>
        <w:t xml:space="preserve"> </w:t>
      </w:r>
      <w:r>
        <w:rPr>
          <w:rFonts w:ascii="Times New Roman" w:hAnsi="Times New Roman" w:eastAsia="新宋体" w:cs="Times New Roman"/>
          <w:color w:val="2B91AF"/>
          <w:rPrChange w:id="7660" w:author="China" w:date="2017-06-06T20:51:00Z">
            <w:rPr>
              <w:rFonts w:ascii="新宋体" w:hAnsi="新宋体" w:eastAsia="新宋体"/>
              <w:color w:val="2B91AF"/>
            </w:rPr>
          </w:rPrChange>
        </w:rPr>
        <w:t>Pen</w:t>
      </w:r>
      <w:r>
        <w:rPr>
          <w:rFonts w:ascii="Times New Roman" w:hAnsi="Times New Roman" w:eastAsia="新宋体" w:cs="Times New Roman"/>
          <w:rPrChange w:id="7661" w:author="China" w:date="2017-06-06T20:51:00Z">
            <w:rPr>
              <w:rFonts w:ascii="新宋体" w:hAnsi="新宋体" w:eastAsia="新宋体"/>
            </w:rPr>
          </w:rPrChange>
        </w:rPr>
        <w:t>(</w:t>
      </w:r>
      <w:r>
        <w:rPr>
          <w:rFonts w:ascii="Times New Roman" w:hAnsi="Times New Roman" w:eastAsia="新宋体" w:cs="Times New Roman"/>
          <w:color w:val="0000FF"/>
          <w:rPrChange w:id="7662" w:author="China" w:date="2017-06-06T20:51:00Z">
            <w:rPr>
              <w:rFonts w:ascii="新宋体" w:hAnsi="新宋体" w:eastAsia="新宋体"/>
              <w:color w:val="0000FF"/>
            </w:rPr>
          </w:rPrChange>
        </w:rPr>
        <w:t>new</w:t>
      </w:r>
      <w:r>
        <w:rPr>
          <w:rFonts w:ascii="Times New Roman" w:hAnsi="Times New Roman" w:eastAsia="新宋体" w:cs="Times New Roman"/>
          <w:rPrChange w:id="7663" w:author="China" w:date="2017-06-06T20:51:00Z">
            <w:rPr>
              <w:rFonts w:ascii="新宋体" w:hAnsi="新宋体" w:eastAsia="新宋体"/>
            </w:rPr>
          </w:rPrChange>
        </w:rPr>
        <w:t xml:space="preserve"> </w:t>
      </w:r>
      <w:r>
        <w:rPr>
          <w:rFonts w:ascii="Times New Roman" w:hAnsi="Times New Roman" w:eastAsia="新宋体" w:cs="Times New Roman"/>
          <w:color w:val="2B91AF"/>
          <w:rPrChange w:id="7664" w:author="China" w:date="2017-06-06T20:51:00Z">
            <w:rPr>
              <w:rFonts w:ascii="新宋体" w:hAnsi="新宋体" w:eastAsia="新宋体"/>
              <w:color w:val="2B91AF"/>
            </w:rPr>
          </w:rPrChange>
        </w:rPr>
        <w:t>SoldBrush</w:t>
      </w:r>
      <w:r>
        <w:rPr>
          <w:rFonts w:ascii="Times New Roman" w:hAnsi="Times New Roman" w:eastAsia="新宋体" w:cs="Times New Roman"/>
          <w:rPrChange w:id="7665" w:author="China" w:date="2017-06-06T20:51:00Z">
            <w:rPr>
              <w:rFonts w:ascii="新宋体" w:hAnsi="新宋体" w:eastAsia="新宋体"/>
            </w:rPr>
          </w:rPrChange>
        </w:rPr>
        <w:t>(xsColor))</w:t>
      </w:r>
      <w:r>
        <w:rPr>
          <w:rFonts w:hint="eastAsia" w:ascii="Times New Roman" w:hAnsi="Times New Roman" w:eastAsia="新宋体" w:cs="Times New Roman"/>
          <w:rPrChange w:id="7666" w:author="China" w:date="2017-06-06T20:51:00Z">
            <w:rPr>
              <w:rFonts w:hint="eastAsia" w:ascii="新宋体" w:hAnsi="新宋体" w:eastAsia="新宋体"/>
            </w:rPr>
          </w:rPrChange>
        </w:rPr>
        <w:t>，</w:t>
      </w:r>
      <w:r>
        <w:rPr>
          <w:rFonts w:ascii="Times New Roman" w:hAnsi="Times New Roman" w:eastAsia="新宋体" w:cs="Times New Roman"/>
          <w:rPrChange w:id="7667" w:author="China" w:date="2017-06-06T20:51:00Z">
            <w:rPr>
              <w:rFonts w:ascii="新宋体" w:hAnsi="新宋体" w:eastAsia="新宋体"/>
            </w:rPr>
          </w:rPrChange>
        </w:rPr>
        <w:t xml:space="preserve"> fltX1  fltSlceWdth * 1.5f</w:t>
      </w:r>
      <w:r>
        <w:rPr>
          <w:rFonts w:hint="eastAsia" w:ascii="Times New Roman" w:hAnsi="Times New Roman" w:eastAsia="新宋体" w:cs="Times New Roman"/>
          <w:rPrChange w:id="7668" w:author="China" w:date="2017-06-06T20:51:00Z">
            <w:rPr>
              <w:rFonts w:hint="eastAsia" w:ascii="新宋体" w:hAnsi="新宋体" w:eastAsia="新宋体"/>
            </w:rPr>
          </w:rPrChange>
        </w:rPr>
        <w:t>，</w:t>
      </w:r>
      <w:r>
        <w:rPr>
          <w:rFonts w:ascii="Times New Roman" w:hAnsi="Times New Roman" w:eastAsia="新宋体" w:cs="Times New Roman"/>
          <w:rPrChange w:id="7669" w:author="China" w:date="2017-06-06T20:51:00Z">
            <w:rPr>
              <w:rFonts w:ascii="新宋体" w:hAnsi="新宋体" w:eastAsia="新宋体"/>
            </w:rPr>
          </w:rPrChange>
        </w:rPr>
        <w:t xml:space="preserve"> flt1  Scle</w:t>
      </w:r>
      <w:r>
        <w:rPr>
          <w:rFonts w:hint="eastAsia" w:ascii="Times New Roman" w:hAnsi="Times New Roman" w:eastAsia="新宋体" w:cs="Times New Roman"/>
          <w:rPrChange w:id="7670" w:author="China" w:date="2017-06-06T20:51:00Z">
            <w:rPr>
              <w:rFonts w:hint="eastAsia" w:ascii="新宋体" w:hAnsi="新宋体" w:eastAsia="新宋体"/>
            </w:rPr>
          </w:rPrChange>
        </w:rPr>
        <w:t>，</w:t>
      </w:r>
      <w:r>
        <w:rPr>
          <w:rFonts w:ascii="Times New Roman" w:hAnsi="Times New Roman" w:eastAsia="新宋体" w:cs="Times New Roman"/>
          <w:rPrChange w:id="7671" w:author="China" w:date="2017-06-06T20:51:00Z">
            <w:rPr>
              <w:rFonts w:ascii="新宋体" w:hAnsi="新宋体" w:eastAsia="新宋体"/>
            </w:rPr>
          </w:rPrChange>
        </w:rPr>
        <w:t xml:space="preserve"> fltX2 + fltSlceWdth * 1.5f</w:t>
      </w:r>
      <w:r>
        <w:rPr>
          <w:rFonts w:hint="eastAsia" w:ascii="Times New Roman" w:hAnsi="Times New Roman" w:eastAsia="新宋体" w:cs="Times New Roman"/>
          <w:rPrChange w:id="7672" w:author="China" w:date="2017-06-06T20:51:00Z">
            <w:rPr>
              <w:rFonts w:hint="eastAsia" w:ascii="新宋体" w:hAnsi="新宋体" w:eastAsia="新宋体"/>
            </w:rPr>
          </w:rPrChange>
        </w:rPr>
        <w:t>，</w:t>
      </w:r>
      <w:r>
        <w:rPr>
          <w:rFonts w:ascii="Times New Roman" w:hAnsi="Times New Roman" w:eastAsia="新宋体" w:cs="Times New Roman"/>
          <w:rPrChange w:id="7673" w:author="China" w:date="2017-06-06T20:51:00Z">
            <w:rPr>
              <w:rFonts w:ascii="新宋体" w:hAnsi="新宋体" w:eastAsia="新宋体"/>
            </w:rPr>
          </w:rPrChange>
        </w:rPr>
        <w:t xml:space="preserve"> flt2  Scle);</w:t>
      </w:r>
    </w:p>
    <w:p>
      <w:pPr>
        <w:ind w:firstLine="480"/>
        <w:jc w:val="left"/>
        <w:rPr>
          <w:rFonts w:ascii="Times New Roman" w:hAnsi="Times New Roman" w:eastAsia="新宋体" w:cs="Times New Roman"/>
          <w:rPrChange w:id="7674" w:author="China" w:date="2017-06-06T20:51:00Z">
            <w:rPr>
              <w:rFonts w:ascii="新宋体" w:hAnsi="新宋体" w:eastAsia="新宋体"/>
            </w:rPr>
          </w:rPrChange>
        </w:rPr>
      </w:pPr>
      <w:r>
        <w:rPr>
          <w:rFonts w:ascii="Times New Roman" w:hAnsi="Times New Roman" w:eastAsia="新宋体" w:cs="Times New Roman"/>
          <w:rPrChange w:id="7675" w:author="China" w:date="2017-06-06T20:51:00Z">
            <w:rPr>
              <w:rFonts w:ascii="新宋体" w:hAnsi="新宋体" w:eastAsia="新宋体"/>
            </w:rPr>
          </w:rPrChange>
        </w:rPr>
        <w:t xml:space="preserve">                        </w:t>
      </w:r>
      <w:r>
        <w:rPr>
          <w:rFonts w:ascii="Times New Roman" w:hAnsi="Times New Roman" w:eastAsia="新宋体" w:cs="Times New Roman"/>
          <w:color w:val="008000"/>
          <w:rPrChange w:id="7676"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677" w:author="China" w:date="2017-06-06T20:51:00Z">
            <w:rPr>
              <w:rFonts w:hint="eastAsia" w:ascii="新宋体" w:hAnsi="新宋体" w:eastAsia="新宋体"/>
              <w:color w:val="008000"/>
            </w:rPr>
          </w:rPrChange>
        </w:rPr>
        <w:t>画网格虚线</w:t>
      </w:r>
    </w:p>
    <w:p>
      <w:pPr>
        <w:ind w:firstLine="480"/>
        <w:jc w:val="left"/>
        <w:rPr>
          <w:rFonts w:ascii="Times New Roman" w:hAnsi="Times New Roman" w:eastAsia="新宋体" w:cs="Times New Roman"/>
          <w:rPrChange w:id="7678" w:author="China" w:date="2017-06-06T20:51:00Z">
            <w:rPr>
              <w:rFonts w:ascii="新宋体" w:hAnsi="新宋体" w:eastAsia="新宋体"/>
            </w:rPr>
          </w:rPrChange>
        </w:rPr>
      </w:pPr>
      <w:r>
        <w:rPr>
          <w:rFonts w:ascii="Times New Roman" w:hAnsi="Times New Roman" w:eastAsia="新宋体" w:cs="Times New Roman"/>
          <w:rPrChange w:id="7679" w:author="China" w:date="2017-06-06T20:51:00Z">
            <w:rPr>
              <w:rFonts w:ascii="新宋体" w:hAnsi="新宋体" w:eastAsia="新宋体"/>
            </w:rPr>
          </w:rPrChange>
        </w:rPr>
        <w:t xml:space="preserve">   </w:t>
      </w:r>
      <w:r>
        <w:rPr>
          <w:rFonts w:ascii="Times New Roman" w:hAnsi="Times New Roman" w:eastAsia="新宋体" w:cs="Times New Roman"/>
          <w:rPrChange w:id="7680" w:author="China" w:date="2017-06-06T20:51:00Z">
            <w:rPr>
              <w:rFonts w:ascii="新宋体" w:hAnsi="新宋体" w:eastAsia="新宋体"/>
            </w:rPr>
          </w:rPrChange>
        </w:rPr>
        <w:t xml:space="preserve">                     </w:t>
      </w:r>
      <w:r>
        <w:rPr>
          <w:rFonts w:ascii="Times New Roman" w:hAnsi="Times New Roman" w:eastAsia="新宋体" w:cs="Times New Roman"/>
          <w:color w:val="2B91AF"/>
          <w:rPrChange w:id="7681" w:author="China" w:date="2017-06-06T20:51:00Z">
            <w:rPr>
              <w:rFonts w:ascii="新宋体" w:hAnsi="新宋体" w:eastAsia="新宋体"/>
              <w:color w:val="2B91AF"/>
            </w:rPr>
          </w:rPrChange>
        </w:rPr>
        <w:t>Pen</w:t>
      </w:r>
      <w:r>
        <w:rPr>
          <w:rFonts w:ascii="Times New Roman" w:hAnsi="Times New Roman" w:eastAsia="新宋体" w:cs="Times New Roman"/>
          <w:rPrChange w:id="7682" w:author="China" w:date="2017-06-06T20:51:00Z">
            <w:rPr>
              <w:rFonts w:ascii="新宋体" w:hAnsi="新宋体" w:eastAsia="新宋体"/>
            </w:rPr>
          </w:rPrChange>
        </w:rPr>
        <w:t xml:space="preserve"> penDshed = </w:t>
      </w:r>
      <w:r>
        <w:rPr>
          <w:rFonts w:ascii="Times New Roman" w:hAnsi="Times New Roman" w:eastAsia="新宋体" w:cs="Times New Roman"/>
          <w:color w:val="0000FF"/>
          <w:rPrChange w:id="7683" w:author="China" w:date="2017-06-06T20:51:00Z">
            <w:rPr>
              <w:rFonts w:ascii="新宋体" w:hAnsi="新宋体" w:eastAsia="新宋体"/>
              <w:color w:val="0000FF"/>
            </w:rPr>
          </w:rPrChange>
        </w:rPr>
        <w:t>new</w:t>
      </w:r>
      <w:r>
        <w:rPr>
          <w:rFonts w:ascii="Times New Roman" w:hAnsi="Times New Roman" w:eastAsia="新宋体" w:cs="Times New Roman"/>
          <w:rPrChange w:id="7684" w:author="China" w:date="2017-06-06T20:51:00Z">
            <w:rPr>
              <w:rFonts w:ascii="新宋体" w:hAnsi="新宋体" w:eastAsia="新宋体"/>
            </w:rPr>
          </w:rPrChange>
        </w:rPr>
        <w:t xml:space="preserve"> </w:t>
      </w:r>
      <w:r>
        <w:rPr>
          <w:rFonts w:ascii="Times New Roman" w:hAnsi="Times New Roman" w:eastAsia="新宋体" w:cs="Times New Roman"/>
          <w:color w:val="2B91AF"/>
          <w:rPrChange w:id="7685" w:author="China" w:date="2017-06-06T20:51:00Z">
            <w:rPr>
              <w:rFonts w:ascii="新宋体" w:hAnsi="新宋体" w:eastAsia="新宋体"/>
              <w:color w:val="2B91AF"/>
            </w:rPr>
          </w:rPrChange>
        </w:rPr>
        <w:t>Pen</w:t>
      </w:r>
      <w:r>
        <w:rPr>
          <w:rFonts w:ascii="Times New Roman" w:hAnsi="Times New Roman" w:eastAsia="新宋体" w:cs="Times New Roman"/>
          <w:rPrChange w:id="7686" w:author="China" w:date="2017-06-06T20:51:00Z">
            <w:rPr>
              <w:rFonts w:ascii="新宋体" w:hAnsi="新宋体" w:eastAsia="新宋体"/>
            </w:rPr>
          </w:rPrChange>
        </w:rPr>
        <w:t>(</w:t>
      </w:r>
      <w:r>
        <w:rPr>
          <w:rFonts w:ascii="Times New Roman" w:hAnsi="Times New Roman" w:eastAsia="新宋体" w:cs="Times New Roman"/>
          <w:color w:val="0000FF"/>
          <w:rPrChange w:id="7687" w:author="China" w:date="2017-06-06T20:51:00Z">
            <w:rPr>
              <w:rFonts w:ascii="新宋体" w:hAnsi="新宋体" w:eastAsia="新宋体"/>
              <w:color w:val="0000FF"/>
            </w:rPr>
          </w:rPrChange>
        </w:rPr>
        <w:t>new</w:t>
      </w:r>
      <w:r>
        <w:rPr>
          <w:rFonts w:ascii="Times New Roman" w:hAnsi="Times New Roman" w:eastAsia="新宋体" w:cs="Times New Roman"/>
          <w:rPrChange w:id="7688" w:author="China" w:date="2017-06-06T20:51:00Z">
            <w:rPr>
              <w:rFonts w:ascii="新宋体" w:hAnsi="新宋体" w:eastAsia="新宋体"/>
            </w:rPr>
          </w:rPrChange>
        </w:rPr>
        <w:t xml:space="preserve"> </w:t>
      </w:r>
      <w:r>
        <w:rPr>
          <w:rFonts w:ascii="Times New Roman" w:hAnsi="Times New Roman" w:eastAsia="新宋体" w:cs="Times New Roman"/>
          <w:color w:val="2B91AF"/>
          <w:rPrChange w:id="7689" w:author="China" w:date="2017-06-06T20:51:00Z">
            <w:rPr>
              <w:rFonts w:ascii="新宋体" w:hAnsi="新宋体" w:eastAsia="新宋体"/>
              <w:color w:val="2B91AF"/>
            </w:rPr>
          </w:rPrChange>
        </w:rPr>
        <w:t>SoldBrush</w:t>
      </w:r>
      <w:r>
        <w:rPr>
          <w:rFonts w:ascii="Times New Roman" w:hAnsi="Times New Roman" w:eastAsia="新宋体" w:cs="Times New Roman"/>
          <w:rPrChange w:id="7690" w:author="China" w:date="2017-06-06T20:51:00Z">
            <w:rPr>
              <w:rFonts w:ascii="新宋体" w:hAnsi="新宋体" w:eastAsia="新宋体"/>
            </w:rPr>
          </w:rPrChange>
        </w:rPr>
        <w:t>(xsColor));</w:t>
      </w:r>
    </w:p>
    <w:p>
      <w:pPr>
        <w:ind w:firstLine="480"/>
        <w:jc w:val="left"/>
        <w:rPr>
          <w:rFonts w:ascii="Times New Roman" w:hAnsi="Times New Roman" w:eastAsia="新宋体" w:cs="Times New Roman"/>
          <w:rPrChange w:id="7691" w:author="China" w:date="2017-06-06T20:51:00Z">
            <w:rPr>
              <w:rFonts w:ascii="新宋体" w:hAnsi="新宋体" w:eastAsia="新宋体"/>
            </w:rPr>
          </w:rPrChange>
        </w:rPr>
      </w:pPr>
      <w:r>
        <w:rPr>
          <w:rFonts w:ascii="Times New Roman" w:hAnsi="Times New Roman" w:eastAsia="新宋体" w:cs="Times New Roman"/>
          <w:rPrChange w:id="7692" w:author="China" w:date="2017-06-06T20:51:00Z">
            <w:rPr>
              <w:rFonts w:ascii="新宋体" w:hAnsi="新宋体" w:eastAsia="新宋体"/>
            </w:rPr>
          </w:rPrChange>
        </w:rPr>
        <w:t xml:space="preserve">                        penDshed.DshStle = </w:t>
      </w:r>
      <w:r>
        <w:rPr>
          <w:rFonts w:ascii="Times New Roman" w:hAnsi="Times New Roman" w:eastAsia="新宋体" w:cs="Times New Roman"/>
          <w:color w:val="2B91AF"/>
          <w:rPrChange w:id="7693" w:author="China" w:date="2017-06-06T20:51:00Z">
            <w:rPr>
              <w:rFonts w:ascii="新宋体" w:hAnsi="新宋体" w:eastAsia="新宋体"/>
              <w:color w:val="2B91AF"/>
            </w:rPr>
          </w:rPrChange>
        </w:rPr>
        <w:t>DshStle</w:t>
      </w:r>
      <w:r>
        <w:rPr>
          <w:rFonts w:ascii="Times New Roman" w:hAnsi="Times New Roman" w:eastAsia="新宋体" w:cs="Times New Roman"/>
          <w:rPrChange w:id="7694" w:author="China" w:date="2017-06-06T20:51:00Z">
            <w:rPr>
              <w:rFonts w:ascii="新宋体" w:hAnsi="新宋体" w:eastAsia="新宋体"/>
            </w:rPr>
          </w:rPrChange>
        </w:rPr>
        <w:t>.Dsh;</w:t>
      </w:r>
    </w:p>
    <w:p>
      <w:pPr>
        <w:ind w:firstLine="480"/>
        <w:jc w:val="left"/>
        <w:rPr>
          <w:rFonts w:ascii="Times New Roman" w:hAnsi="Times New Roman" w:eastAsia="新宋体" w:cs="Times New Roman"/>
          <w:rPrChange w:id="7695" w:author="China" w:date="2017-06-06T20:51:00Z">
            <w:rPr>
              <w:rFonts w:ascii="新宋体" w:hAnsi="新宋体" w:eastAsia="新宋体"/>
            </w:rPr>
          </w:rPrChange>
        </w:rPr>
      </w:pPr>
      <w:r>
        <w:rPr>
          <w:rFonts w:ascii="Times New Roman" w:hAnsi="Times New Roman" w:eastAsia="新宋体" w:cs="Times New Roman"/>
          <w:rPrChange w:id="7696" w:author="China" w:date="2017-06-06T20:51:00Z">
            <w:rPr>
              <w:rFonts w:ascii="新宋体" w:hAnsi="新宋体" w:eastAsia="新宋体"/>
            </w:rPr>
          </w:rPrChange>
        </w:rPr>
        <w:t xml:space="preserve">                        objGrphcs.DrwLne(penDshed</w:t>
      </w:r>
      <w:r>
        <w:rPr>
          <w:rFonts w:hint="eastAsia" w:ascii="Times New Roman" w:hAnsi="Times New Roman" w:eastAsia="新宋体" w:cs="Times New Roman"/>
          <w:rPrChange w:id="7697" w:author="China" w:date="2017-06-06T20:51:00Z">
            <w:rPr>
              <w:rFonts w:hint="eastAsia" w:ascii="新宋体" w:hAnsi="新宋体" w:eastAsia="新宋体"/>
            </w:rPr>
          </w:rPrChange>
        </w:rPr>
        <w:t>，</w:t>
      </w:r>
      <w:r>
        <w:rPr>
          <w:rFonts w:ascii="Times New Roman" w:hAnsi="Times New Roman" w:eastAsia="新宋体" w:cs="Times New Roman"/>
          <w:rPrChange w:id="7698" w:author="China" w:date="2017-06-06T20:51:00Z">
            <w:rPr>
              <w:rFonts w:ascii="新宋体" w:hAnsi="新宋体" w:eastAsia="新宋体"/>
            </w:rPr>
          </w:rPrChange>
        </w:rPr>
        <w:t xml:space="preserve"> XSpce</w:t>
      </w:r>
      <w:r>
        <w:rPr>
          <w:rFonts w:hint="eastAsia" w:ascii="Times New Roman" w:hAnsi="Times New Roman" w:eastAsia="新宋体" w:cs="Times New Roman"/>
          <w:rPrChange w:id="7699" w:author="China" w:date="2017-06-06T20:51:00Z">
            <w:rPr>
              <w:rFonts w:hint="eastAsia" w:ascii="新宋体" w:hAnsi="新宋体" w:eastAsia="新宋体"/>
            </w:rPr>
          </w:rPrChange>
        </w:rPr>
        <w:t>，</w:t>
      </w:r>
      <w:r>
        <w:rPr>
          <w:rFonts w:ascii="Times New Roman" w:hAnsi="Times New Roman" w:eastAsia="新宋体" w:cs="Times New Roman"/>
          <w:rPrChange w:id="7700" w:author="China" w:date="2017-06-06T20:51:00Z">
            <w:rPr>
              <w:rFonts w:ascii="新宋体" w:hAnsi="新宋体" w:eastAsia="新宋体"/>
            </w:rPr>
          </w:rPrChange>
        </w:rPr>
        <w:t xml:space="preserve"> flt1  Scle</w:t>
      </w:r>
      <w:r>
        <w:rPr>
          <w:rFonts w:hint="eastAsia" w:ascii="Times New Roman" w:hAnsi="Times New Roman" w:eastAsia="新宋体" w:cs="Times New Roman"/>
          <w:rPrChange w:id="7701" w:author="China" w:date="2017-06-06T20:51:00Z">
            <w:rPr>
              <w:rFonts w:hint="eastAsia" w:ascii="新宋体" w:hAnsi="新宋体" w:eastAsia="新宋体"/>
            </w:rPr>
          </w:rPrChange>
        </w:rPr>
        <w:t>，</w:t>
      </w:r>
      <w:r>
        <w:rPr>
          <w:rFonts w:ascii="Times New Roman" w:hAnsi="Times New Roman" w:eastAsia="新宋体" w:cs="Times New Roman"/>
          <w:rPrChange w:id="7702" w:author="China" w:date="2017-06-06T20:51:00Z">
            <w:rPr>
              <w:rFonts w:ascii="新宋体" w:hAnsi="新宋体" w:eastAsia="新宋体"/>
            </w:rPr>
          </w:rPrChange>
        </w:rPr>
        <w:t xml:space="preserve"> Wdth  XSpce + XSlce / 2</w:t>
      </w:r>
      <w:r>
        <w:rPr>
          <w:rFonts w:hint="eastAsia" w:ascii="Times New Roman" w:hAnsi="Times New Roman" w:eastAsia="新宋体" w:cs="Times New Roman"/>
          <w:rPrChange w:id="7703" w:author="China" w:date="2017-06-06T20:51:00Z">
            <w:rPr>
              <w:rFonts w:hint="eastAsia" w:ascii="新宋体" w:hAnsi="新宋体" w:eastAsia="新宋体"/>
            </w:rPr>
          </w:rPrChange>
        </w:rPr>
        <w:t>，</w:t>
      </w:r>
      <w:r>
        <w:rPr>
          <w:rFonts w:ascii="Times New Roman" w:hAnsi="Times New Roman" w:eastAsia="新宋体" w:cs="Times New Roman"/>
          <w:rPrChange w:id="7704" w:author="China" w:date="2017-06-06T20:51:00Z">
            <w:rPr>
              <w:rFonts w:ascii="新宋体" w:hAnsi="新宋体" w:eastAsia="新宋体"/>
            </w:rPr>
          </w:rPrChange>
        </w:rPr>
        <w:t xml:space="preserve"> flt2  Scle);</w:t>
      </w:r>
    </w:p>
    <w:p>
      <w:pPr>
        <w:ind w:firstLine="480"/>
        <w:jc w:val="left"/>
        <w:rPr>
          <w:rFonts w:ascii="Times New Roman" w:hAnsi="Times New Roman" w:eastAsia="新宋体" w:cs="Times New Roman"/>
          <w:rPrChange w:id="7705" w:author="China" w:date="2017-06-06T20:51:00Z">
            <w:rPr>
              <w:rFonts w:ascii="新宋体" w:hAnsi="新宋体" w:eastAsia="新宋体"/>
            </w:rPr>
          </w:rPrChange>
        </w:rPr>
      </w:pPr>
      <w:r>
        <w:rPr>
          <w:rFonts w:ascii="Times New Roman" w:hAnsi="Times New Roman" w:eastAsia="新宋体" w:cs="Times New Roman"/>
          <w:rPrChange w:id="7706" w:author="China" w:date="2017-06-06T20:51:00Z">
            <w:rPr>
              <w:rFonts w:ascii="新宋体" w:hAnsi="新宋体" w:eastAsia="新宋体"/>
            </w:rPr>
          </w:rPrChange>
        </w:rPr>
        <w:t xml:space="preserve">                        </w:t>
      </w:r>
      <w:r>
        <w:rPr>
          <w:rFonts w:ascii="Times New Roman" w:hAnsi="Times New Roman" w:eastAsia="新宋体" w:cs="Times New Roman"/>
          <w:color w:val="008000"/>
          <w:rPrChange w:id="7707"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708" w:author="China" w:date="2017-06-06T20:51:00Z">
            <w:rPr>
              <w:rFonts w:hint="eastAsia" w:ascii="新宋体" w:hAnsi="新宋体" w:eastAsia="新宋体"/>
              <w:color w:val="008000"/>
            </w:rPr>
          </w:rPrChange>
        </w:rPr>
        <w:t>这里显示</w:t>
      </w:r>
      <w:ins w:id="7709" w:author="刘宁" w:date="2017-06-09T10:20:00Z">
        <w:r>
          <w:rPr>
            <w:rFonts w:hint="eastAsia" w:eastAsia="新宋体" w:cs="Times New Roman"/>
            <w:color w:val="008000"/>
          </w:rPr>
          <w:t>Y</w:t>
        </w:r>
      </w:ins>
      <w:r>
        <w:rPr>
          <w:rFonts w:hint="eastAsia" w:ascii="Times New Roman" w:hAnsi="Times New Roman" w:eastAsia="新宋体" w:cs="Times New Roman"/>
          <w:color w:val="008000"/>
          <w:rPrChange w:id="7710" w:author="China" w:date="2017-06-06T20:51:00Z">
            <w:rPr>
              <w:rFonts w:hint="eastAsia" w:ascii="新宋体" w:hAnsi="新宋体" w:eastAsia="新宋体"/>
              <w:color w:val="008000"/>
            </w:rPr>
          </w:rPrChange>
        </w:rPr>
        <w:t>轴刻度</w:t>
      </w:r>
    </w:p>
    <w:p>
      <w:pPr>
        <w:ind w:firstLine="480"/>
        <w:jc w:val="left"/>
        <w:rPr>
          <w:rFonts w:ascii="Times New Roman" w:hAnsi="Times New Roman" w:eastAsia="新宋体" w:cs="Times New Roman"/>
          <w:rPrChange w:id="7711" w:author="China" w:date="2017-06-06T20:51:00Z">
            <w:rPr>
              <w:rFonts w:ascii="新宋体" w:hAnsi="新宋体" w:eastAsia="新宋体"/>
            </w:rPr>
          </w:rPrChange>
        </w:rPr>
      </w:pPr>
      <w:r>
        <w:rPr>
          <w:rFonts w:ascii="Times New Roman" w:hAnsi="Times New Roman" w:eastAsia="新宋体" w:cs="Times New Roman"/>
          <w:rPrChange w:id="7712" w:author="China" w:date="2017-06-06T20:51:00Z">
            <w:rPr>
              <w:rFonts w:ascii="新宋体" w:hAnsi="新宋体" w:eastAsia="新宋体"/>
            </w:rPr>
          </w:rPrChange>
        </w:rPr>
        <w:t xml:space="preserve">                        </w:t>
      </w:r>
      <w:r>
        <w:rPr>
          <w:rFonts w:ascii="Times New Roman" w:hAnsi="Times New Roman" w:eastAsia="新宋体" w:cs="Times New Roman"/>
          <w:rPrChange w:id="7713" w:author="China" w:date="2017-06-06T20:51:00Z">
            <w:rPr>
              <w:rFonts w:ascii="新宋体" w:hAnsi="新宋体" w:eastAsia="新宋体"/>
            </w:rPr>
          </w:rPrChange>
        </w:rPr>
        <w:t>strSlceText</w:t>
      </w:r>
      <w:r>
        <w:rPr>
          <w:rFonts w:ascii="Times New Roman" w:hAnsi="Times New Roman" w:eastAsia="新宋体" w:cs="Times New Roman"/>
          <w:rPrChange w:id="7714" w:author="China" w:date="2017-06-06T20:51:00Z">
            <w:rPr>
              <w:rFonts w:ascii="新宋体" w:hAnsi="新宋体" w:eastAsia="新宋体"/>
            </w:rPr>
          </w:rPrChange>
        </w:rPr>
        <w:t xml:space="preserve"> = </w:t>
      </w:r>
      <w:r>
        <w:rPr>
          <w:rFonts w:ascii="Times New Roman" w:hAnsi="Times New Roman" w:eastAsia="新宋体" w:cs="Times New Roman"/>
          <w:color w:val="2B91AF"/>
          <w:rPrChange w:id="7715" w:author="China" w:date="2017-06-06T20:51:00Z">
            <w:rPr>
              <w:rFonts w:ascii="新宋体" w:hAnsi="新宋体" w:eastAsia="新宋体"/>
              <w:color w:val="2B91AF"/>
            </w:rPr>
          </w:rPrChange>
        </w:rPr>
        <w:t>Convert</w:t>
      </w:r>
      <w:r>
        <w:rPr>
          <w:rFonts w:ascii="Times New Roman" w:hAnsi="Times New Roman" w:eastAsia="新宋体" w:cs="Times New Roman"/>
          <w:rPrChange w:id="7716" w:author="China" w:date="2017-06-06T20:51:00Z">
            <w:rPr>
              <w:rFonts w:ascii="新宋体" w:hAnsi="新宋体" w:eastAsia="新宋体"/>
            </w:rPr>
          </w:rPrChange>
        </w:rPr>
        <w:t>.ToStrng(SlceVlue * SlceCount + SlceBegn);</w:t>
      </w:r>
    </w:p>
    <w:p>
      <w:pPr>
        <w:ind w:firstLine="480"/>
        <w:jc w:val="left"/>
        <w:rPr>
          <w:rFonts w:ascii="Times New Roman" w:hAnsi="Times New Roman" w:eastAsia="新宋体" w:cs="Times New Roman"/>
          <w:rPrChange w:id="7717" w:author="China" w:date="2017-06-06T20:51:00Z">
            <w:rPr>
              <w:rFonts w:ascii="新宋体" w:hAnsi="新宋体" w:eastAsia="新宋体"/>
            </w:rPr>
          </w:rPrChange>
        </w:rPr>
      </w:pPr>
      <w:r>
        <w:rPr>
          <w:rFonts w:ascii="Times New Roman" w:hAnsi="Times New Roman" w:eastAsia="新宋体" w:cs="Times New Roman"/>
          <w:rPrChange w:id="7718" w:author="China" w:date="2017-06-06T20:51:00Z">
            <w:rPr>
              <w:rFonts w:ascii="新宋体" w:hAnsi="新宋体" w:eastAsia="新宋体"/>
            </w:rPr>
          </w:rPrChange>
        </w:rPr>
        <w:t xml:space="preserve">                        objGrphcs.TrnslteTrnsform(XSpce  ntFontSze * strSlceText.Length</w:t>
      </w:r>
      <w:r>
        <w:rPr>
          <w:rFonts w:hint="eastAsia" w:ascii="Times New Roman" w:hAnsi="Times New Roman" w:eastAsia="新宋体" w:cs="Times New Roman"/>
          <w:rPrChange w:id="7719" w:author="China" w:date="2017-06-06T20:51:00Z">
            <w:rPr>
              <w:rFonts w:hint="eastAsia" w:ascii="新宋体" w:hAnsi="新宋体" w:eastAsia="新宋体"/>
            </w:rPr>
          </w:rPrChange>
        </w:rPr>
        <w:t>，</w:t>
      </w:r>
      <w:r>
        <w:rPr>
          <w:rFonts w:ascii="Times New Roman" w:hAnsi="Times New Roman" w:eastAsia="新宋体" w:cs="Times New Roman"/>
          <w:rPrChange w:id="7720" w:author="China" w:date="2017-06-06T20:51:00Z">
            <w:rPr>
              <w:rFonts w:ascii="新宋体" w:hAnsi="新宋体" w:eastAsia="新宋体"/>
            </w:rPr>
          </w:rPrChange>
        </w:rPr>
        <w:t xml:space="preserve"> flt1  Scle); </w:t>
      </w:r>
      <w:r>
        <w:rPr>
          <w:rFonts w:ascii="Times New Roman" w:hAnsi="Times New Roman" w:eastAsia="新宋体" w:cs="Times New Roman"/>
          <w:color w:val="008000"/>
          <w:rPrChange w:id="7721"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722" w:author="China" w:date="2017-06-06T20:51:00Z">
            <w:rPr>
              <w:rFonts w:hint="eastAsia" w:ascii="新宋体" w:hAnsi="新宋体" w:eastAsia="新宋体"/>
              <w:color w:val="008000"/>
            </w:rPr>
          </w:rPrChange>
        </w:rPr>
        <w:t>平移图像</w:t>
      </w:r>
      <w:r>
        <w:rPr>
          <w:rFonts w:ascii="Times New Roman" w:hAnsi="Times New Roman" w:eastAsia="新宋体" w:cs="Times New Roman"/>
          <w:color w:val="008000"/>
          <w:rPrChange w:id="7723"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724" w:author="China" w:date="2017-06-06T20:51:00Z">
            <w:rPr>
              <w:rFonts w:hint="eastAsia" w:ascii="新宋体" w:hAnsi="新宋体" w:eastAsia="新宋体"/>
              <w:color w:val="008000"/>
            </w:rPr>
          </w:rPrChange>
        </w:rPr>
        <w:t>原点</w:t>
      </w:r>
      <w:r>
        <w:rPr>
          <w:rFonts w:ascii="Times New Roman" w:hAnsi="Times New Roman" w:eastAsia="新宋体" w:cs="Times New Roman"/>
          <w:color w:val="008000"/>
          <w:rPrChange w:id="7725" w:author="China" w:date="2017-06-06T20:51:00Z">
            <w:rPr>
              <w:rFonts w:ascii="新宋体" w:hAnsi="新宋体" w:eastAsia="新宋体"/>
              <w:color w:val="008000"/>
            </w:rPr>
          </w:rPrChange>
        </w:rPr>
        <w:t>)</w:t>
      </w:r>
    </w:p>
    <w:p>
      <w:pPr>
        <w:ind w:firstLine="480"/>
        <w:jc w:val="left"/>
        <w:rPr>
          <w:rFonts w:ascii="Times New Roman" w:hAnsi="Times New Roman" w:eastAsia="新宋体" w:cs="Times New Roman"/>
          <w:rPrChange w:id="7726" w:author="China" w:date="2017-06-06T20:51:00Z">
            <w:rPr>
              <w:rFonts w:ascii="新宋体" w:hAnsi="新宋体" w:eastAsia="新宋体"/>
            </w:rPr>
          </w:rPrChange>
        </w:rPr>
      </w:pPr>
      <w:r>
        <w:rPr>
          <w:rFonts w:ascii="Times New Roman" w:hAnsi="Times New Roman" w:eastAsia="新宋体" w:cs="Times New Roman"/>
          <w:rPrChange w:id="7727" w:author="China" w:date="2017-06-06T20:51:00Z">
            <w:rPr>
              <w:rFonts w:ascii="新宋体" w:hAnsi="新宋体" w:eastAsia="新宋体"/>
            </w:rPr>
          </w:rPrChange>
        </w:rPr>
        <w:t xml:space="preserve">                    </w:t>
      </w:r>
      <w:r>
        <w:rPr>
          <w:rFonts w:ascii="Times New Roman" w:hAnsi="Times New Roman" w:eastAsia="新宋体" w:cs="Times New Roman"/>
          <w:rPrChange w:id="7728" w:author="China" w:date="2017-06-06T20:51:00Z">
            <w:rPr>
              <w:rFonts w:ascii="新宋体" w:hAnsi="新宋体" w:eastAsia="新宋体"/>
            </w:rPr>
          </w:rPrChange>
        </w:rPr>
        <w:t xml:space="preserve">    objGrphcs.RotteTrnsform(Rottengle</w:t>
      </w:r>
      <w:r>
        <w:rPr>
          <w:rFonts w:hint="eastAsia" w:ascii="Times New Roman" w:hAnsi="Times New Roman" w:eastAsia="新宋体" w:cs="Times New Roman"/>
          <w:rPrChange w:id="7729" w:author="China" w:date="2017-06-06T20:51:00Z">
            <w:rPr>
              <w:rFonts w:hint="eastAsia" w:ascii="新宋体" w:hAnsi="新宋体" w:eastAsia="新宋体"/>
            </w:rPr>
          </w:rPrChange>
        </w:rPr>
        <w:t>，</w:t>
      </w:r>
      <w:r>
        <w:rPr>
          <w:rFonts w:ascii="Times New Roman" w:hAnsi="Times New Roman" w:eastAsia="新宋体" w:cs="Times New Roman"/>
          <w:rPrChange w:id="7730" w:author="China" w:date="2017-06-06T20:51:00Z">
            <w:rPr>
              <w:rFonts w:ascii="新宋体" w:hAnsi="新宋体" w:eastAsia="新宋体"/>
            </w:rPr>
          </w:rPrChange>
        </w:rPr>
        <w:t xml:space="preserve"> </w:t>
      </w:r>
      <w:r>
        <w:rPr>
          <w:rFonts w:ascii="Times New Roman" w:hAnsi="Times New Roman" w:eastAsia="新宋体" w:cs="Times New Roman"/>
          <w:color w:val="2B91AF"/>
          <w:rPrChange w:id="7731" w:author="China" w:date="2017-06-06T20:51:00Z">
            <w:rPr>
              <w:rFonts w:ascii="新宋体" w:hAnsi="新宋体" w:eastAsia="新宋体"/>
              <w:color w:val="2B91AF"/>
            </w:rPr>
          </w:rPrChange>
        </w:rPr>
        <w:t>MtrxOrder</w:t>
      </w:r>
      <w:r>
        <w:rPr>
          <w:rFonts w:ascii="Times New Roman" w:hAnsi="Times New Roman" w:eastAsia="新宋体" w:cs="Times New Roman"/>
          <w:rPrChange w:id="7732" w:author="China" w:date="2017-06-06T20:51:00Z">
            <w:rPr>
              <w:rFonts w:ascii="新宋体" w:hAnsi="新宋体" w:eastAsia="新宋体"/>
            </w:rPr>
          </w:rPrChange>
        </w:rPr>
        <w:t xml:space="preserve">.Prepend); </w:t>
      </w:r>
      <w:r>
        <w:rPr>
          <w:rFonts w:ascii="Times New Roman" w:hAnsi="Times New Roman" w:eastAsia="新宋体" w:cs="Times New Roman"/>
          <w:color w:val="008000"/>
          <w:rPrChange w:id="7733"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734" w:author="China" w:date="2017-06-06T20:51:00Z">
            <w:rPr>
              <w:rFonts w:hint="eastAsia" w:ascii="新宋体" w:hAnsi="新宋体" w:eastAsia="新宋体"/>
              <w:color w:val="008000"/>
            </w:rPr>
          </w:rPrChange>
        </w:rPr>
        <w:t>旋转图像</w:t>
      </w:r>
    </w:p>
    <w:p>
      <w:pPr>
        <w:ind w:firstLine="480"/>
        <w:jc w:val="left"/>
        <w:rPr>
          <w:rFonts w:ascii="Times New Roman" w:hAnsi="Times New Roman" w:eastAsia="新宋体" w:cs="Times New Roman"/>
          <w:rPrChange w:id="7735" w:author="China" w:date="2017-06-06T20:51:00Z">
            <w:rPr>
              <w:rFonts w:ascii="新宋体" w:hAnsi="新宋体" w:eastAsia="新宋体"/>
            </w:rPr>
          </w:rPrChange>
        </w:rPr>
      </w:pPr>
      <w:r>
        <w:rPr>
          <w:rFonts w:ascii="Times New Roman" w:hAnsi="Times New Roman" w:eastAsia="新宋体" w:cs="Times New Roman"/>
          <w:rPrChange w:id="7736" w:author="China" w:date="2017-06-06T20:51:00Z">
            <w:rPr>
              <w:rFonts w:ascii="新宋体" w:hAnsi="新宋体" w:eastAsia="新宋体"/>
            </w:rPr>
          </w:rPrChange>
        </w:rPr>
        <w:t xml:space="preserve">                        objGrphcs.DrwStrng(strSlceText</w:t>
      </w:r>
      <w:r>
        <w:rPr>
          <w:rFonts w:hint="eastAsia" w:ascii="Times New Roman" w:hAnsi="Times New Roman" w:eastAsia="新宋体" w:cs="Times New Roman"/>
          <w:rPrChange w:id="7737" w:author="China" w:date="2017-06-06T20:51:00Z">
            <w:rPr>
              <w:rFonts w:hint="eastAsia" w:ascii="新宋体" w:hAnsi="新宋体" w:eastAsia="新宋体"/>
            </w:rPr>
          </w:rPrChange>
        </w:rPr>
        <w:t>，</w:t>
      </w:r>
      <w:r>
        <w:rPr>
          <w:rFonts w:ascii="Times New Roman" w:hAnsi="Times New Roman" w:eastAsia="新宋体" w:cs="Times New Roman"/>
          <w:rPrChange w:id="7738" w:author="China" w:date="2017-06-06T20:51:00Z">
            <w:rPr>
              <w:rFonts w:ascii="新宋体" w:hAnsi="新宋体" w:eastAsia="新宋体"/>
            </w:rPr>
          </w:rPrChange>
        </w:rPr>
        <w:t xml:space="preserve"> </w:t>
      </w:r>
      <w:r>
        <w:rPr>
          <w:rFonts w:ascii="Times New Roman" w:hAnsi="Times New Roman" w:eastAsia="新宋体" w:cs="Times New Roman"/>
          <w:color w:val="0000FF"/>
          <w:rPrChange w:id="7739" w:author="China" w:date="2017-06-06T20:51:00Z">
            <w:rPr>
              <w:rFonts w:ascii="新宋体" w:hAnsi="新宋体" w:eastAsia="新宋体"/>
              <w:color w:val="0000FF"/>
            </w:rPr>
          </w:rPrChange>
        </w:rPr>
        <w:t>new</w:t>
      </w:r>
      <w:r>
        <w:rPr>
          <w:rFonts w:ascii="Times New Roman" w:hAnsi="Times New Roman" w:eastAsia="新宋体" w:cs="Times New Roman"/>
          <w:rPrChange w:id="7740" w:author="China" w:date="2017-06-06T20:51:00Z">
            <w:rPr>
              <w:rFonts w:ascii="新宋体" w:hAnsi="新宋体" w:eastAsia="新宋体"/>
            </w:rPr>
          </w:rPrChange>
        </w:rPr>
        <w:t xml:space="preserve"> </w:t>
      </w:r>
      <w:r>
        <w:rPr>
          <w:rFonts w:ascii="Times New Roman" w:hAnsi="Times New Roman" w:eastAsia="新宋体" w:cs="Times New Roman"/>
          <w:color w:val="2B91AF"/>
          <w:rPrChange w:id="7741" w:author="China" w:date="2017-06-06T20:51:00Z">
            <w:rPr>
              <w:rFonts w:ascii="新宋体" w:hAnsi="新宋体" w:eastAsia="新宋体"/>
              <w:color w:val="2B91AF"/>
            </w:rPr>
          </w:rPrChange>
        </w:rPr>
        <w:t>Font</w:t>
      </w:r>
      <w:r>
        <w:rPr>
          <w:rFonts w:ascii="Times New Roman" w:hAnsi="Times New Roman" w:eastAsia="新宋体" w:cs="Times New Roman"/>
          <w:rPrChange w:id="7742" w:author="China" w:date="2017-06-06T20:51:00Z">
            <w:rPr>
              <w:rFonts w:ascii="新宋体" w:hAnsi="新宋体" w:eastAsia="新宋体"/>
            </w:rPr>
          </w:rPrChange>
        </w:rPr>
        <w:t>(</w:t>
      </w:r>
      <w:r>
        <w:rPr>
          <w:rFonts w:ascii="Times New Roman" w:hAnsi="Times New Roman" w:eastAsia="新宋体" w:cs="Times New Roman"/>
          <w:color w:val="A31515"/>
          <w:rPrChange w:id="7743"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7744" w:author="China" w:date="2017-06-06T20:51:00Z">
            <w:rPr>
              <w:rFonts w:hint="eastAsia" w:ascii="新宋体" w:hAnsi="新宋体" w:eastAsia="新宋体"/>
              <w:color w:val="A31515"/>
            </w:rPr>
          </w:rPrChange>
        </w:rPr>
        <w:t>宋体</w:t>
      </w:r>
      <w:r>
        <w:rPr>
          <w:rFonts w:ascii="Times New Roman" w:hAnsi="Times New Roman" w:eastAsia="新宋体" w:cs="Times New Roman"/>
          <w:color w:val="A31515"/>
          <w:rPrChange w:id="7745" w:author="China" w:date="2017-06-06T20:51:00Z">
            <w:rPr>
              <w:rFonts w:ascii="新宋体" w:hAnsi="新宋体" w:eastAsia="新宋体"/>
              <w:color w:val="A31515"/>
            </w:rPr>
          </w:rPrChange>
        </w:rPr>
        <w:t>"</w:t>
      </w:r>
      <w:r>
        <w:rPr>
          <w:rFonts w:hint="eastAsia" w:ascii="Times New Roman" w:hAnsi="Times New Roman" w:eastAsia="新宋体" w:cs="Times New Roman"/>
          <w:rPrChange w:id="7746" w:author="China" w:date="2017-06-06T20:51:00Z">
            <w:rPr>
              <w:rFonts w:hint="eastAsia" w:ascii="新宋体" w:hAnsi="新宋体" w:eastAsia="新宋体"/>
            </w:rPr>
          </w:rPrChange>
        </w:rPr>
        <w:t>，</w:t>
      </w:r>
      <w:r>
        <w:rPr>
          <w:rFonts w:ascii="Times New Roman" w:hAnsi="Times New Roman" w:eastAsia="新宋体" w:cs="Times New Roman"/>
          <w:rPrChange w:id="7747" w:author="China" w:date="2017-06-06T20:51:00Z">
            <w:rPr>
              <w:rFonts w:ascii="新宋体" w:hAnsi="新宋体" w:eastAsia="新宋体"/>
            </w:rPr>
          </w:rPrChange>
        </w:rPr>
        <w:t xml:space="preserve"> FontSze)</w:t>
      </w:r>
      <w:r>
        <w:rPr>
          <w:rFonts w:hint="eastAsia" w:ascii="Times New Roman" w:hAnsi="Times New Roman" w:eastAsia="新宋体" w:cs="Times New Roman"/>
          <w:rPrChange w:id="7748" w:author="China" w:date="2017-06-06T20:51:00Z">
            <w:rPr>
              <w:rFonts w:hint="eastAsia" w:ascii="新宋体" w:hAnsi="新宋体" w:eastAsia="新宋体"/>
            </w:rPr>
          </w:rPrChange>
        </w:rPr>
        <w:t>，</w:t>
      </w:r>
      <w:r>
        <w:rPr>
          <w:rFonts w:ascii="Times New Roman" w:hAnsi="Times New Roman" w:eastAsia="新宋体" w:cs="Times New Roman"/>
          <w:rPrChange w:id="7749" w:author="China" w:date="2017-06-06T20:51:00Z">
            <w:rPr>
              <w:rFonts w:ascii="新宋体" w:hAnsi="新宋体" w:eastAsia="新宋体"/>
            </w:rPr>
          </w:rPrChange>
        </w:rPr>
        <w:t xml:space="preserve"> </w:t>
      </w:r>
      <w:r>
        <w:rPr>
          <w:rFonts w:ascii="Times New Roman" w:hAnsi="Times New Roman" w:eastAsia="新宋体" w:cs="Times New Roman"/>
          <w:color w:val="0000FF"/>
          <w:rPrChange w:id="7750" w:author="China" w:date="2017-06-06T20:51:00Z">
            <w:rPr>
              <w:rFonts w:ascii="新宋体" w:hAnsi="新宋体" w:eastAsia="新宋体"/>
              <w:color w:val="0000FF"/>
            </w:rPr>
          </w:rPrChange>
        </w:rPr>
        <w:t>new</w:t>
      </w:r>
      <w:r>
        <w:rPr>
          <w:rFonts w:ascii="Times New Roman" w:hAnsi="Times New Roman" w:eastAsia="新宋体" w:cs="Times New Roman"/>
          <w:rPrChange w:id="7751" w:author="China" w:date="2017-06-06T20:51:00Z">
            <w:rPr>
              <w:rFonts w:ascii="新宋体" w:hAnsi="新宋体" w:eastAsia="新宋体"/>
            </w:rPr>
          </w:rPrChange>
        </w:rPr>
        <w:t xml:space="preserve"> </w:t>
      </w:r>
      <w:r>
        <w:rPr>
          <w:rFonts w:ascii="Times New Roman" w:hAnsi="Times New Roman" w:eastAsia="新宋体" w:cs="Times New Roman"/>
          <w:color w:val="2B91AF"/>
          <w:rPrChange w:id="7752" w:author="China" w:date="2017-06-06T20:51:00Z">
            <w:rPr>
              <w:rFonts w:ascii="新宋体" w:hAnsi="新宋体" w:eastAsia="新宋体"/>
              <w:color w:val="2B91AF"/>
            </w:rPr>
          </w:rPrChange>
        </w:rPr>
        <w:t>SoldBrush</w:t>
      </w:r>
      <w:r>
        <w:rPr>
          <w:rFonts w:ascii="Times New Roman" w:hAnsi="Times New Roman" w:eastAsia="新宋体" w:cs="Times New Roman"/>
          <w:rPrChange w:id="7753" w:author="China" w:date="2017-06-06T20:51:00Z">
            <w:rPr>
              <w:rFonts w:ascii="新宋体" w:hAnsi="新宋体" w:eastAsia="新宋体"/>
            </w:rPr>
          </w:rPrChange>
        </w:rPr>
        <w:t>(SlceTextColor)</w:t>
      </w:r>
      <w:r>
        <w:rPr>
          <w:rFonts w:hint="eastAsia" w:ascii="Times New Roman" w:hAnsi="Times New Roman" w:eastAsia="新宋体" w:cs="Times New Roman"/>
          <w:rPrChange w:id="7754" w:author="China" w:date="2017-06-06T20:51:00Z">
            <w:rPr>
              <w:rFonts w:hint="eastAsia" w:ascii="新宋体" w:hAnsi="新宋体" w:eastAsia="新宋体"/>
            </w:rPr>
          </w:rPrChange>
        </w:rPr>
        <w:t>，</w:t>
      </w:r>
      <w:r>
        <w:rPr>
          <w:rFonts w:ascii="Times New Roman" w:hAnsi="Times New Roman" w:eastAsia="新宋体" w:cs="Times New Roman"/>
          <w:rPrChange w:id="7755" w:author="China" w:date="2017-06-06T20:51:00Z">
            <w:rPr>
              <w:rFonts w:ascii="新宋体" w:hAnsi="新宋体" w:eastAsia="新宋体"/>
            </w:rPr>
          </w:rPrChange>
        </w:rPr>
        <w:t xml:space="preserve"> 0</w:t>
      </w:r>
      <w:r>
        <w:rPr>
          <w:rFonts w:hint="eastAsia" w:ascii="Times New Roman" w:hAnsi="Times New Roman" w:eastAsia="新宋体" w:cs="Times New Roman"/>
          <w:rPrChange w:id="7756" w:author="China" w:date="2017-06-06T20:51:00Z">
            <w:rPr>
              <w:rFonts w:hint="eastAsia" w:ascii="新宋体" w:hAnsi="新宋体" w:eastAsia="新宋体"/>
            </w:rPr>
          </w:rPrChange>
        </w:rPr>
        <w:t>，</w:t>
      </w:r>
      <w:r>
        <w:rPr>
          <w:rFonts w:ascii="Times New Roman" w:hAnsi="Times New Roman" w:eastAsia="新宋体" w:cs="Times New Roman"/>
          <w:rPrChange w:id="7757" w:author="China" w:date="2017-06-06T20:51:00Z">
            <w:rPr>
              <w:rFonts w:ascii="新宋体" w:hAnsi="新宋体" w:eastAsia="新宋体"/>
            </w:rPr>
          </w:rPrChange>
        </w:rPr>
        <w:t xml:space="preserve"> 0);</w:t>
      </w:r>
    </w:p>
    <w:p>
      <w:pPr>
        <w:ind w:firstLine="480"/>
        <w:jc w:val="left"/>
        <w:rPr>
          <w:rFonts w:ascii="Times New Roman" w:hAnsi="Times New Roman" w:eastAsia="新宋体" w:cs="Times New Roman"/>
          <w:rPrChange w:id="7758" w:author="China" w:date="2017-06-06T20:51:00Z">
            <w:rPr>
              <w:rFonts w:ascii="新宋体" w:hAnsi="新宋体" w:eastAsia="新宋体"/>
            </w:rPr>
          </w:rPrChange>
        </w:rPr>
      </w:pPr>
      <w:r>
        <w:rPr>
          <w:rFonts w:ascii="Times New Roman" w:hAnsi="Times New Roman" w:eastAsia="新宋体" w:cs="Times New Roman"/>
          <w:rPrChange w:id="7759" w:author="China" w:date="2017-06-06T20:51:00Z">
            <w:rPr>
              <w:rFonts w:ascii="新宋体" w:hAnsi="新宋体" w:eastAsia="新宋体"/>
            </w:rPr>
          </w:rPrChange>
        </w:rPr>
        <w:t xml:space="preserve">                        objGrphcs.ResetTrnsform(); </w:t>
      </w:r>
      <w:r>
        <w:rPr>
          <w:rFonts w:ascii="Times New Roman" w:hAnsi="Times New Roman" w:eastAsia="新宋体" w:cs="Times New Roman"/>
          <w:color w:val="008000"/>
          <w:rPrChange w:id="7760" w:author="China" w:date="2017-06-06T20:51:00Z">
            <w:rPr>
              <w:rFonts w:ascii="新宋体" w:hAnsi="新宋体" w:eastAsia="新宋体"/>
              <w:color w:val="008000"/>
            </w:rPr>
          </w:rPrChange>
        </w:rPr>
        <w:t>//</w:t>
      </w:r>
      <w:r>
        <w:rPr>
          <w:rFonts w:hint="eastAsia" w:ascii="Times New Roman" w:hAnsi="Times New Roman" w:eastAsia="新宋体" w:cs="Times New Roman"/>
          <w:color w:val="008000"/>
          <w:rPrChange w:id="7761" w:author="China" w:date="2017-06-06T20:51:00Z">
            <w:rPr>
              <w:rFonts w:hint="eastAsia" w:ascii="新宋体" w:hAnsi="新宋体" w:eastAsia="新宋体"/>
              <w:color w:val="008000"/>
            </w:rPr>
          </w:rPrChange>
        </w:rPr>
        <w:t>重置图像</w:t>
      </w:r>
    </w:p>
    <w:p>
      <w:pPr>
        <w:ind w:firstLine="480"/>
        <w:jc w:val="left"/>
        <w:rPr>
          <w:rFonts w:ascii="Times New Roman" w:hAnsi="Times New Roman" w:eastAsia="新宋体" w:cs="Times New Roman"/>
          <w:rPrChange w:id="7762" w:author="China" w:date="2017-06-06T20:51:00Z">
            <w:rPr>
              <w:rFonts w:ascii="新宋体" w:hAnsi="新宋体" w:eastAsia="新宋体"/>
            </w:rPr>
          </w:rPrChange>
        </w:rPr>
      </w:pPr>
      <w:r>
        <w:rPr>
          <w:rFonts w:ascii="Times New Roman" w:hAnsi="Times New Roman" w:eastAsia="新宋体" w:cs="Times New Roman"/>
          <w:rPrChange w:id="7763" w:author="China" w:date="2017-06-06T20:51:00Z">
            <w:rPr>
              <w:rFonts w:ascii="新宋体" w:hAnsi="新宋体" w:eastAsia="新宋体"/>
            </w:rPr>
          </w:rPrChange>
        </w:rPr>
        <w:t xml:space="preserve">                        Count = 0;</w:t>
      </w:r>
    </w:p>
    <w:p>
      <w:pPr>
        <w:ind w:firstLine="480"/>
        <w:jc w:val="left"/>
        <w:rPr>
          <w:rFonts w:ascii="Times New Roman" w:hAnsi="Times New Roman" w:eastAsia="新宋体" w:cs="Times New Roman"/>
          <w:rPrChange w:id="7764" w:author="China" w:date="2017-06-06T20:51:00Z">
            <w:rPr>
              <w:rFonts w:ascii="新宋体" w:hAnsi="新宋体" w:eastAsia="新宋体"/>
            </w:rPr>
          </w:rPrChange>
        </w:rPr>
      </w:pPr>
      <w:r>
        <w:rPr>
          <w:rFonts w:ascii="Times New Roman" w:hAnsi="Times New Roman" w:eastAsia="新宋体" w:cs="Times New Roman"/>
          <w:rPrChange w:id="7765" w:author="China" w:date="2017-06-06T20:51:00Z">
            <w:rPr>
              <w:rFonts w:ascii="新宋体" w:hAnsi="新宋体" w:eastAsia="新宋体"/>
            </w:rPr>
          </w:rPrChange>
        </w:rPr>
        <w:t xml:space="preserve">                        SlceCount++;</w:t>
      </w:r>
    </w:p>
    <w:p>
      <w:pPr>
        <w:ind w:firstLine="480"/>
        <w:jc w:val="left"/>
        <w:rPr>
          <w:rFonts w:ascii="Times New Roman" w:hAnsi="Times New Roman" w:eastAsia="新宋体" w:cs="Times New Roman"/>
          <w:rPrChange w:id="7766" w:author="China" w:date="2017-06-06T20:51:00Z">
            <w:rPr>
              <w:rFonts w:ascii="新宋体" w:hAnsi="新宋体" w:eastAsia="新宋体"/>
            </w:rPr>
          </w:rPrChange>
        </w:rPr>
      </w:pPr>
      <w:r>
        <w:rPr>
          <w:rFonts w:ascii="Times New Roman" w:hAnsi="Times New Roman" w:eastAsia="新宋体" w:cs="Times New Roman"/>
          <w:rPrChange w:id="776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768" w:author="China" w:date="2017-06-06T20:51:00Z">
            <w:rPr>
              <w:rFonts w:ascii="新宋体" w:hAnsi="新宋体" w:eastAsia="新宋体"/>
            </w:rPr>
          </w:rPrChange>
        </w:rPr>
      </w:pPr>
      <w:r>
        <w:rPr>
          <w:rFonts w:ascii="Times New Roman" w:hAnsi="Times New Roman" w:eastAsia="新宋体" w:cs="Times New Roman"/>
          <w:rPrChange w:id="7769" w:author="China" w:date="2017-06-06T20:51:00Z">
            <w:rPr>
              <w:rFonts w:ascii="新宋体" w:hAnsi="新宋体" w:eastAsia="新宋体"/>
            </w:rPr>
          </w:rPrChange>
        </w:rPr>
        <w:t xml:space="preserve">                    </w:t>
      </w:r>
      <w:r>
        <w:rPr>
          <w:rFonts w:ascii="Times New Roman" w:hAnsi="Times New Roman" w:eastAsia="新宋体" w:cs="Times New Roman"/>
          <w:color w:val="0000FF"/>
          <w:rPrChange w:id="7770" w:author="China" w:date="2017-06-06T20:51:00Z">
            <w:rPr>
              <w:rFonts w:ascii="新宋体" w:hAnsi="新宋体" w:eastAsia="新宋体"/>
              <w:color w:val="0000FF"/>
            </w:rPr>
          </w:rPrChange>
        </w:rPr>
        <w:t>else</w:t>
      </w:r>
    </w:p>
    <w:p>
      <w:pPr>
        <w:ind w:firstLine="480"/>
        <w:jc w:val="left"/>
        <w:rPr>
          <w:rFonts w:ascii="Times New Roman" w:hAnsi="Times New Roman" w:eastAsia="新宋体" w:cs="Times New Roman"/>
          <w:rPrChange w:id="7771" w:author="China" w:date="2017-06-06T20:51:00Z">
            <w:rPr>
              <w:rFonts w:ascii="新宋体" w:hAnsi="新宋体" w:eastAsia="新宋体"/>
            </w:rPr>
          </w:rPrChange>
        </w:rPr>
      </w:pPr>
      <w:r>
        <w:rPr>
          <w:rFonts w:ascii="Times New Roman" w:hAnsi="Times New Roman" w:eastAsia="新宋体" w:cs="Times New Roman"/>
          <w:rPrChange w:id="777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773" w:author="China" w:date="2017-06-06T20:51:00Z">
            <w:rPr>
              <w:rFonts w:ascii="新宋体" w:hAnsi="新宋体" w:eastAsia="新宋体"/>
            </w:rPr>
          </w:rPrChange>
        </w:rPr>
      </w:pPr>
      <w:r>
        <w:rPr>
          <w:rFonts w:ascii="Times New Roman" w:hAnsi="Times New Roman" w:eastAsia="新宋体" w:cs="Times New Roman"/>
          <w:rPrChange w:id="7774" w:author="China" w:date="2017-06-06T20:51:00Z">
            <w:rPr>
              <w:rFonts w:ascii="新宋体" w:hAnsi="新宋体" w:eastAsia="新宋体"/>
            </w:rPr>
          </w:rPrChange>
        </w:rPr>
        <w:t xml:space="preserve">                        objGrphcs.DrwLne(</w:t>
      </w:r>
      <w:r>
        <w:rPr>
          <w:rFonts w:ascii="Times New Roman" w:hAnsi="Times New Roman" w:eastAsia="新宋体" w:cs="Times New Roman"/>
          <w:color w:val="0000FF"/>
          <w:rPrChange w:id="7775" w:author="China" w:date="2017-06-06T20:51:00Z">
            <w:rPr>
              <w:rFonts w:ascii="新宋体" w:hAnsi="新宋体" w:eastAsia="新宋体"/>
              <w:color w:val="0000FF"/>
            </w:rPr>
          </w:rPrChange>
        </w:rPr>
        <w:t>new</w:t>
      </w:r>
      <w:r>
        <w:rPr>
          <w:rFonts w:ascii="Times New Roman" w:hAnsi="Times New Roman" w:eastAsia="新宋体" w:cs="Times New Roman"/>
          <w:rPrChange w:id="7776" w:author="China" w:date="2017-06-06T20:51:00Z">
            <w:rPr>
              <w:rFonts w:ascii="新宋体" w:hAnsi="新宋体" w:eastAsia="新宋体"/>
            </w:rPr>
          </w:rPrChange>
        </w:rPr>
        <w:t xml:space="preserve"> </w:t>
      </w:r>
      <w:r>
        <w:rPr>
          <w:rFonts w:ascii="Times New Roman" w:hAnsi="Times New Roman" w:eastAsia="新宋体" w:cs="Times New Roman"/>
          <w:color w:val="2B91AF"/>
          <w:rPrChange w:id="7777" w:author="China" w:date="2017-06-06T20:51:00Z">
            <w:rPr>
              <w:rFonts w:ascii="新宋体" w:hAnsi="新宋体" w:eastAsia="新宋体"/>
              <w:color w:val="2B91AF"/>
            </w:rPr>
          </w:rPrChange>
        </w:rPr>
        <w:t>Pen</w:t>
      </w:r>
      <w:r>
        <w:rPr>
          <w:rFonts w:ascii="Times New Roman" w:hAnsi="Times New Roman" w:eastAsia="新宋体" w:cs="Times New Roman"/>
          <w:rPrChange w:id="7778" w:author="China" w:date="2017-06-06T20:51:00Z">
            <w:rPr>
              <w:rFonts w:ascii="新宋体" w:hAnsi="新宋体" w:eastAsia="新宋体"/>
            </w:rPr>
          </w:rPrChange>
        </w:rPr>
        <w:t>(</w:t>
      </w:r>
      <w:r>
        <w:rPr>
          <w:rFonts w:ascii="Times New Roman" w:hAnsi="Times New Roman" w:eastAsia="新宋体" w:cs="Times New Roman"/>
          <w:color w:val="0000FF"/>
          <w:rPrChange w:id="7779" w:author="China" w:date="2017-06-06T20:51:00Z">
            <w:rPr>
              <w:rFonts w:ascii="新宋体" w:hAnsi="新宋体" w:eastAsia="新宋体"/>
              <w:color w:val="0000FF"/>
            </w:rPr>
          </w:rPrChange>
        </w:rPr>
        <w:t>new</w:t>
      </w:r>
      <w:r>
        <w:rPr>
          <w:rFonts w:ascii="Times New Roman" w:hAnsi="Times New Roman" w:eastAsia="新宋体" w:cs="Times New Roman"/>
          <w:rPrChange w:id="7780" w:author="China" w:date="2017-06-06T20:51:00Z">
            <w:rPr>
              <w:rFonts w:ascii="新宋体" w:hAnsi="新宋体" w:eastAsia="新宋体"/>
            </w:rPr>
          </w:rPrChange>
        </w:rPr>
        <w:t xml:space="preserve"> </w:t>
      </w:r>
      <w:r>
        <w:rPr>
          <w:rFonts w:ascii="Times New Roman" w:hAnsi="Times New Roman" w:eastAsia="新宋体" w:cs="Times New Roman"/>
          <w:color w:val="2B91AF"/>
          <w:rPrChange w:id="7781" w:author="China" w:date="2017-06-06T20:51:00Z">
            <w:rPr>
              <w:rFonts w:ascii="新宋体" w:hAnsi="新宋体" w:eastAsia="新宋体"/>
              <w:color w:val="2B91AF"/>
            </w:rPr>
          </w:rPrChange>
        </w:rPr>
        <w:t>SoldBrush</w:t>
      </w:r>
      <w:r>
        <w:rPr>
          <w:rFonts w:ascii="Times New Roman" w:hAnsi="Times New Roman" w:eastAsia="新宋体" w:cs="Times New Roman"/>
          <w:rPrChange w:id="7782" w:author="China" w:date="2017-06-06T20:51:00Z">
            <w:rPr>
              <w:rFonts w:ascii="新宋体" w:hAnsi="新宋体" w:eastAsia="新宋体"/>
            </w:rPr>
          </w:rPrChange>
        </w:rPr>
        <w:t>(SlceColor))</w:t>
      </w:r>
      <w:r>
        <w:rPr>
          <w:rFonts w:hint="eastAsia" w:ascii="Times New Roman" w:hAnsi="Times New Roman" w:eastAsia="新宋体" w:cs="Times New Roman"/>
          <w:rPrChange w:id="7783" w:author="China" w:date="2017-06-06T20:51:00Z">
            <w:rPr>
              <w:rFonts w:hint="eastAsia" w:ascii="新宋体" w:hAnsi="新宋体" w:eastAsia="新宋体"/>
            </w:rPr>
          </w:rPrChange>
        </w:rPr>
        <w:t>，</w:t>
      </w:r>
      <w:r>
        <w:rPr>
          <w:rFonts w:ascii="Times New Roman" w:hAnsi="Times New Roman" w:eastAsia="新宋体" w:cs="Times New Roman"/>
          <w:rPrChange w:id="7784" w:author="China" w:date="2017-06-06T20:51:00Z">
            <w:rPr>
              <w:rFonts w:ascii="新宋体" w:hAnsi="新宋体" w:eastAsia="新宋体"/>
            </w:rPr>
          </w:rPrChange>
        </w:rPr>
        <w:t xml:space="preserve"> fltX1  fltSlceWdth</w:t>
      </w:r>
      <w:r>
        <w:rPr>
          <w:rFonts w:hint="eastAsia" w:ascii="Times New Roman" w:hAnsi="Times New Roman" w:eastAsia="新宋体" w:cs="Times New Roman"/>
          <w:rPrChange w:id="7785" w:author="China" w:date="2017-06-06T20:51:00Z">
            <w:rPr>
              <w:rFonts w:hint="eastAsia" w:ascii="新宋体" w:hAnsi="新宋体" w:eastAsia="新宋体"/>
            </w:rPr>
          </w:rPrChange>
        </w:rPr>
        <w:t>，</w:t>
      </w:r>
      <w:r>
        <w:rPr>
          <w:rFonts w:ascii="Times New Roman" w:hAnsi="Times New Roman" w:eastAsia="新宋体" w:cs="Times New Roman"/>
          <w:rPrChange w:id="7786" w:author="China" w:date="2017-06-06T20:51:00Z">
            <w:rPr>
              <w:rFonts w:ascii="新宋体" w:hAnsi="新宋体" w:eastAsia="新宋体"/>
            </w:rPr>
          </w:rPrChange>
        </w:rPr>
        <w:t xml:space="preserve"> flt1  Scle</w:t>
      </w:r>
      <w:r>
        <w:rPr>
          <w:rFonts w:hint="eastAsia" w:ascii="Times New Roman" w:hAnsi="Times New Roman" w:eastAsia="新宋体" w:cs="Times New Roman"/>
          <w:rPrChange w:id="7787" w:author="China" w:date="2017-06-06T20:51:00Z">
            <w:rPr>
              <w:rFonts w:hint="eastAsia" w:ascii="新宋体" w:hAnsi="新宋体" w:eastAsia="新宋体"/>
            </w:rPr>
          </w:rPrChange>
        </w:rPr>
        <w:t>，</w:t>
      </w:r>
      <w:r>
        <w:rPr>
          <w:rFonts w:ascii="Times New Roman" w:hAnsi="Times New Roman" w:eastAsia="新宋体" w:cs="Times New Roman"/>
          <w:rPrChange w:id="7788" w:author="China" w:date="2017-06-06T20:51:00Z">
            <w:rPr>
              <w:rFonts w:ascii="新宋体" w:hAnsi="新宋体" w:eastAsia="新宋体"/>
            </w:rPr>
          </w:rPrChange>
        </w:rPr>
        <w:t xml:space="preserve"> fltX2 + fltSlceWdth</w:t>
      </w:r>
      <w:r>
        <w:rPr>
          <w:rFonts w:hint="eastAsia" w:ascii="Times New Roman" w:hAnsi="Times New Roman" w:eastAsia="新宋体" w:cs="Times New Roman"/>
          <w:rPrChange w:id="7789" w:author="China" w:date="2017-06-06T20:51:00Z">
            <w:rPr>
              <w:rFonts w:hint="eastAsia" w:ascii="新宋体" w:hAnsi="新宋体" w:eastAsia="新宋体"/>
            </w:rPr>
          </w:rPrChange>
        </w:rPr>
        <w:t>，</w:t>
      </w:r>
      <w:r>
        <w:rPr>
          <w:rFonts w:ascii="Times New Roman" w:hAnsi="Times New Roman" w:eastAsia="新宋体" w:cs="Times New Roman"/>
          <w:rPrChange w:id="7790" w:author="China" w:date="2017-06-06T20:51:00Z">
            <w:rPr>
              <w:rFonts w:ascii="新宋体" w:hAnsi="新宋体" w:eastAsia="新宋体"/>
            </w:rPr>
          </w:rPrChange>
        </w:rPr>
        <w:t xml:space="preserve"> flt2  Scle);</w:t>
      </w:r>
    </w:p>
    <w:p>
      <w:pPr>
        <w:ind w:firstLine="480"/>
        <w:jc w:val="left"/>
        <w:rPr>
          <w:rFonts w:ascii="Times New Roman" w:hAnsi="Times New Roman" w:eastAsia="新宋体" w:cs="Times New Roman"/>
          <w:rPrChange w:id="7791" w:author="China" w:date="2017-06-06T20:51:00Z">
            <w:rPr>
              <w:rFonts w:ascii="新宋体" w:hAnsi="新宋体" w:eastAsia="新宋体"/>
            </w:rPr>
          </w:rPrChange>
        </w:rPr>
      </w:pPr>
      <w:r>
        <w:rPr>
          <w:rFonts w:ascii="Times New Roman" w:hAnsi="Times New Roman" w:eastAsia="新宋体" w:cs="Times New Roman"/>
          <w:rPrChange w:id="779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793" w:author="China" w:date="2017-06-06T20:51:00Z">
            <w:rPr>
              <w:rFonts w:ascii="新宋体" w:hAnsi="新宋体" w:eastAsia="新宋体"/>
            </w:rPr>
          </w:rPrChange>
        </w:rPr>
      </w:pPr>
      <w:r>
        <w:rPr>
          <w:rFonts w:ascii="Times New Roman" w:hAnsi="Times New Roman" w:eastAsia="新宋体" w:cs="Times New Roman"/>
          <w:rPrChange w:id="7794" w:author="China" w:date="2017-06-06T20:51:00Z">
            <w:rPr>
              <w:rFonts w:ascii="新宋体" w:hAnsi="新宋体" w:eastAsia="新宋体"/>
            </w:rPr>
          </w:rPrChange>
        </w:rPr>
        <w:t xml:space="preserve">                    Count++;</w:t>
      </w:r>
    </w:p>
    <w:p>
      <w:pPr>
        <w:ind w:firstLine="480"/>
        <w:jc w:val="left"/>
        <w:rPr>
          <w:rFonts w:ascii="Times New Roman" w:hAnsi="Times New Roman" w:eastAsia="新宋体" w:cs="Times New Roman"/>
          <w:rPrChange w:id="7795" w:author="China" w:date="2017-06-06T20:51:00Z">
            <w:rPr>
              <w:rFonts w:ascii="新宋体" w:hAnsi="新宋体" w:eastAsia="新宋体"/>
            </w:rPr>
          </w:rPrChange>
        </w:rPr>
      </w:pPr>
      <w:r>
        <w:rPr>
          <w:rFonts w:ascii="Times New Roman" w:hAnsi="Times New Roman" w:eastAsia="新宋体" w:cs="Times New Roman"/>
          <w:rPrChange w:id="779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797" w:author="China" w:date="2017-06-06T20:51:00Z">
            <w:rPr>
              <w:rFonts w:ascii="新宋体" w:hAnsi="新宋体" w:eastAsia="新宋体"/>
            </w:rPr>
          </w:rPrChange>
        </w:rPr>
      </w:pPr>
      <w:r>
        <w:rPr>
          <w:rFonts w:ascii="Times New Roman" w:hAnsi="Times New Roman" w:eastAsia="新宋体" w:cs="Times New Roman"/>
          <w:rPrChange w:id="779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799" w:author="China" w:date="2017-06-06T20:51:00Z">
            <w:rPr>
              <w:rFonts w:ascii="新宋体" w:hAnsi="新宋体" w:eastAsia="新宋体"/>
            </w:rPr>
          </w:rPrChange>
        </w:rPr>
      </w:pPr>
      <w:r>
        <w:rPr>
          <w:rFonts w:ascii="Times New Roman" w:hAnsi="Times New Roman" w:eastAsia="新宋体" w:cs="Times New Roman"/>
          <w:rPrChange w:id="7800" w:author="China" w:date="2017-06-06T20:51:00Z">
            <w:rPr>
              <w:rFonts w:ascii="新宋体" w:hAnsi="新宋体" w:eastAsia="新宋体"/>
            </w:rPr>
          </w:rPrChange>
        </w:rPr>
        <w:t xml:space="preserve">            </w:t>
      </w:r>
      <w:r>
        <w:rPr>
          <w:rFonts w:ascii="Times New Roman" w:hAnsi="Times New Roman" w:eastAsia="新宋体" w:cs="Times New Roman"/>
          <w:color w:val="808080"/>
          <w:rPrChange w:id="7801" w:author="China" w:date="2017-06-06T20:51:00Z">
            <w:rPr>
              <w:rFonts w:ascii="新宋体" w:hAnsi="新宋体" w:eastAsia="新宋体"/>
              <w:color w:val="808080"/>
            </w:rPr>
          </w:rPrChange>
        </w:rPr>
        <w:t>///</w:t>
      </w:r>
      <w:r>
        <w:rPr>
          <w:rFonts w:ascii="Times New Roman" w:hAnsi="Times New Roman" w:eastAsia="新宋体" w:cs="Times New Roman"/>
          <w:color w:val="008000"/>
          <w:rPrChange w:id="7802"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803"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804" w:author="China" w:date="2017-06-06T20:51:00Z">
            <w:rPr>
              <w:rFonts w:ascii="新宋体" w:hAnsi="新宋体" w:eastAsia="新宋体"/>
            </w:rPr>
          </w:rPrChange>
        </w:rPr>
      </w:pPr>
      <w:r>
        <w:rPr>
          <w:rFonts w:ascii="Times New Roman" w:hAnsi="Times New Roman" w:eastAsia="新宋体" w:cs="Times New Roman"/>
          <w:rPrChange w:id="7805" w:author="China" w:date="2017-06-06T20:51:00Z">
            <w:rPr>
              <w:rFonts w:ascii="新宋体" w:hAnsi="新宋体" w:eastAsia="新宋体"/>
            </w:rPr>
          </w:rPrChange>
        </w:rPr>
        <w:t xml:space="preserve">            </w:t>
      </w:r>
      <w:r>
        <w:rPr>
          <w:rFonts w:ascii="Times New Roman" w:hAnsi="Times New Roman" w:eastAsia="新宋体" w:cs="Times New Roman"/>
          <w:color w:val="808080"/>
          <w:rPrChange w:id="7806" w:author="China" w:date="2017-06-06T20:51:00Z">
            <w:rPr>
              <w:rFonts w:ascii="新宋体" w:hAnsi="新宋体" w:eastAsia="新宋体"/>
              <w:color w:val="808080"/>
            </w:rPr>
          </w:rPrChange>
        </w:rPr>
        <w:t>///</w:t>
      </w:r>
      <w:r>
        <w:rPr>
          <w:rFonts w:ascii="Times New Roman" w:hAnsi="Times New Roman" w:eastAsia="新宋体" w:cs="Times New Roman"/>
          <w:color w:val="008000"/>
          <w:rPrChange w:id="7807"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7808" w:author="China" w:date="2017-06-06T20:51:00Z">
            <w:rPr>
              <w:rFonts w:hint="eastAsia" w:ascii="新宋体" w:hAnsi="新宋体" w:eastAsia="新宋体"/>
              <w:color w:val="008000"/>
            </w:rPr>
          </w:rPrChange>
        </w:rPr>
        <w:t>画曲线</w:t>
      </w:r>
    </w:p>
    <w:p>
      <w:pPr>
        <w:ind w:firstLine="480"/>
        <w:jc w:val="left"/>
        <w:rPr>
          <w:rFonts w:ascii="Times New Roman" w:hAnsi="Times New Roman" w:eastAsia="新宋体" w:cs="Times New Roman"/>
          <w:rPrChange w:id="7809" w:author="China" w:date="2017-06-06T20:51:00Z">
            <w:rPr>
              <w:rFonts w:ascii="新宋体" w:hAnsi="新宋体" w:eastAsia="新宋体"/>
            </w:rPr>
          </w:rPrChange>
        </w:rPr>
      </w:pPr>
      <w:r>
        <w:rPr>
          <w:rFonts w:ascii="Times New Roman" w:hAnsi="Times New Roman" w:eastAsia="新宋体" w:cs="Times New Roman"/>
          <w:rPrChange w:id="7810" w:author="China" w:date="2017-06-06T20:51:00Z">
            <w:rPr>
              <w:rFonts w:ascii="新宋体" w:hAnsi="新宋体" w:eastAsia="新宋体"/>
            </w:rPr>
          </w:rPrChange>
        </w:rPr>
        <w:t xml:space="preserve">            </w:t>
      </w:r>
      <w:r>
        <w:rPr>
          <w:rFonts w:ascii="Times New Roman" w:hAnsi="Times New Roman" w:eastAsia="新宋体" w:cs="Times New Roman"/>
          <w:color w:val="808080"/>
          <w:rPrChange w:id="7811" w:author="China" w:date="2017-06-06T20:51:00Z">
            <w:rPr>
              <w:rFonts w:ascii="新宋体" w:hAnsi="新宋体" w:eastAsia="新宋体"/>
              <w:color w:val="808080"/>
            </w:rPr>
          </w:rPrChange>
        </w:rPr>
        <w:t>///</w:t>
      </w:r>
      <w:r>
        <w:rPr>
          <w:rFonts w:ascii="Times New Roman" w:hAnsi="Times New Roman" w:eastAsia="新宋体" w:cs="Times New Roman"/>
          <w:color w:val="008000"/>
          <w:rPrChange w:id="7812"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813"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814" w:author="China" w:date="2017-06-06T20:51:00Z">
            <w:rPr>
              <w:rFonts w:ascii="新宋体" w:hAnsi="新宋体" w:eastAsia="新宋体"/>
            </w:rPr>
          </w:rPrChange>
        </w:rPr>
      </w:pPr>
      <w:r>
        <w:rPr>
          <w:rFonts w:ascii="Times New Roman" w:hAnsi="Times New Roman" w:eastAsia="新宋体" w:cs="Times New Roman"/>
          <w:rPrChange w:id="7815" w:author="China" w:date="2017-06-06T20:51:00Z">
            <w:rPr>
              <w:rFonts w:ascii="新宋体" w:hAnsi="新宋体" w:eastAsia="新宋体"/>
            </w:rPr>
          </w:rPrChange>
        </w:rPr>
        <w:t xml:space="preserve">            </w:t>
      </w:r>
      <w:r>
        <w:rPr>
          <w:rFonts w:ascii="Times New Roman" w:hAnsi="Times New Roman" w:eastAsia="新宋体" w:cs="Times New Roman"/>
          <w:color w:val="808080"/>
          <w:rPrChange w:id="7816" w:author="China" w:date="2017-06-06T20:51:00Z">
            <w:rPr>
              <w:rFonts w:ascii="新宋体" w:hAnsi="新宋体" w:eastAsia="新宋体"/>
              <w:color w:val="808080"/>
            </w:rPr>
          </w:rPrChange>
        </w:rPr>
        <w:t>///</w:t>
      </w:r>
      <w:r>
        <w:rPr>
          <w:rFonts w:ascii="Times New Roman" w:hAnsi="Times New Roman" w:eastAsia="新宋体" w:cs="Times New Roman"/>
          <w:color w:val="008000"/>
          <w:rPrChange w:id="7817"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818" w:author="China" w:date="2017-06-06T20:51:00Z">
            <w:rPr>
              <w:rFonts w:ascii="新宋体" w:hAnsi="新宋体" w:eastAsia="新宋体"/>
              <w:color w:val="808080"/>
            </w:rPr>
          </w:rPrChange>
        </w:rPr>
        <w:t>&lt;prm nme="objGrphcs"&gt;&lt;/prm&gt;</w:t>
      </w:r>
    </w:p>
    <w:p>
      <w:pPr>
        <w:ind w:firstLine="480"/>
        <w:jc w:val="left"/>
        <w:rPr>
          <w:rFonts w:ascii="Times New Roman" w:hAnsi="Times New Roman" w:eastAsia="新宋体" w:cs="Times New Roman"/>
          <w:rPrChange w:id="7819" w:author="China" w:date="2017-06-06T20:51:00Z">
            <w:rPr>
              <w:rFonts w:ascii="新宋体" w:hAnsi="新宋体" w:eastAsia="新宋体"/>
            </w:rPr>
          </w:rPrChange>
        </w:rPr>
      </w:pPr>
      <w:r>
        <w:rPr>
          <w:rFonts w:ascii="Times New Roman" w:hAnsi="Times New Roman" w:eastAsia="新宋体" w:cs="Times New Roman"/>
          <w:rPrChange w:id="7820" w:author="China" w:date="2017-06-06T20:51:00Z">
            <w:rPr>
              <w:rFonts w:ascii="新宋体" w:hAnsi="新宋体" w:eastAsia="新宋体"/>
            </w:rPr>
          </w:rPrChange>
        </w:rPr>
        <w:t xml:space="preserve">            </w:t>
      </w:r>
      <w:r>
        <w:rPr>
          <w:rFonts w:ascii="Times New Roman" w:hAnsi="Times New Roman" w:eastAsia="新宋体" w:cs="Times New Roman"/>
          <w:color w:val="0000FF"/>
          <w:rPrChange w:id="7821" w:author="China" w:date="2017-06-06T20:51:00Z">
            <w:rPr>
              <w:rFonts w:ascii="新宋体" w:hAnsi="新宋体" w:eastAsia="新宋体"/>
              <w:color w:val="0000FF"/>
            </w:rPr>
          </w:rPrChange>
        </w:rPr>
        <w:t>prvte</w:t>
      </w:r>
      <w:r>
        <w:rPr>
          <w:rFonts w:ascii="Times New Roman" w:hAnsi="Times New Roman" w:eastAsia="新宋体" w:cs="Times New Roman"/>
          <w:rPrChange w:id="7822" w:author="China" w:date="2017-06-06T20:51:00Z">
            <w:rPr>
              <w:rFonts w:ascii="新宋体" w:hAnsi="新宋体" w:eastAsia="新宋体"/>
            </w:rPr>
          </w:rPrChange>
        </w:rPr>
        <w:t xml:space="preserve"> </w:t>
      </w:r>
      <w:r>
        <w:rPr>
          <w:rFonts w:ascii="Times New Roman" w:hAnsi="Times New Roman" w:eastAsia="新宋体" w:cs="Times New Roman"/>
          <w:color w:val="0000FF"/>
          <w:rPrChange w:id="7823" w:author="China" w:date="2017-06-06T20:51:00Z">
            <w:rPr>
              <w:rFonts w:ascii="新宋体" w:hAnsi="新宋体" w:eastAsia="新宋体"/>
              <w:color w:val="0000FF"/>
            </w:rPr>
          </w:rPrChange>
        </w:rPr>
        <w:t>vod</w:t>
      </w:r>
      <w:r>
        <w:rPr>
          <w:rFonts w:ascii="Times New Roman" w:hAnsi="Times New Roman" w:eastAsia="新宋体" w:cs="Times New Roman"/>
          <w:rPrChange w:id="7824" w:author="China" w:date="2017-06-06T20:51:00Z">
            <w:rPr>
              <w:rFonts w:ascii="新宋体" w:hAnsi="新宋体" w:eastAsia="新宋体"/>
            </w:rPr>
          </w:rPrChange>
        </w:rPr>
        <w:t xml:space="preserve"> DrwContent(</w:t>
      </w:r>
      <w:r>
        <w:rPr>
          <w:rFonts w:ascii="Times New Roman" w:hAnsi="Times New Roman" w:eastAsia="新宋体" w:cs="Times New Roman"/>
          <w:color w:val="0000FF"/>
          <w:rPrChange w:id="7825" w:author="China" w:date="2017-06-06T20:51:00Z">
            <w:rPr>
              <w:rFonts w:ascii="新宋体" w:hAnsi="新宋体" w:eastAsia="新宋体"/>
              <w:color w:val="0000FF"/>
            </w:rPr>
          </w:rPrChange>
        </w:rPr>
        <w:t>ref</w:t>
      </w:r>
      <w:r>
        <w:rPr>
          <w:rFonts w:ascii="Times New Roman" w:hAnsi="Times New Roman" w:eastAsia="新宋体" w:cs="Times New Roman"/>
          <w:rPrChange w:id="7826" w:author="China" w:date="2017-06-06T20:51:00Z">
            <w:rPr>
              <w:rFonts w:ascii="新宋体" w:hAnsi="新宋体" w:eastAsia="新宋体"/>
            </w:rPr>
          </w:rPrChange>
        </w:rPr>
        <w:t xml:space="preserve"> </w:t>
      </w:r>
      <w:r>
        <w:rPr>
          <w:rFonts w:ascii="Times New Roman" w:hAnsi="Times New Roman" w:eastAsia="新宋体" w:cs="Times New Roman"/>
          <w:color w:val="2B91AF"/>
          <w:rPrChange w:id="7827" w:author="China" w:date="2017-06-06T20:51:00Z">
            <w:rPr>
              <w:rFonts w:ascii="新宋体" w:hAnsi="新宋体" w:eastAsia="新宋体"/>
              <w:color w:val="2B91AF"/>
            </w:rPr>
          </w:rPrChange>
        </w:rPr>
        <w:t>Grphcs</w:t>
      </w:r>
      <w:r>
        <w:rPr>
          <w:rFonts w:ascii="Times New Roman" w:hAnsi="Times New Roman" w:eastAsia="新宋体" w:cs="Times New Roman"/>
          <w:rPrChange w:id="7828" w:author="China" w:date="2017-06-06T20:51:00Z">
            <w:rPr>
              <w:rFonts w:ascii="新宋体" w:hAnsi="新宋体" w:eastAsia="新宋体"/>
            </w:rPr>
          </w:rPrChange>
        </w:rPr>
        <w:t xml:space="preserve"> objGrphcs</w:t>
      </w:r>
      <w:r>
        <w:rPr>
          <w:rFonts w:hint="eastAsia" w:ascii="Times New Roman" w:hAnsi="Times New Roman" w:eastAsia="新宋体" w:cs="Times New Roman"/>
          <w:rPrChange w:id="7829" w:author="China" w:date="2017-06-06T20:51:00Z">
            <w:rPr>
              <w:rFonts w:hint="eastAsia" w:ascii="新宋体" w:hAnsi="新宋体" w:eastAsia="新宋体"/>
            </w:rPr>
          </w:rPrChange>
        </w:rPr>
        <w:t>，</w:t>
      </w:r>
      <w:r>
        <w:rPr>
          <w:rFonts w:ascii="Times New Roman" w:hAnsi="Times New Roman" w:eastAsia="新宋体" w:cs="Times New Roman"/>
          <w:rPrChange w:id="7830" w:author="China" w:date="2017-06-06T20:51:00Z">
            <w:rPr>
              <w:rFonts w:ascii="新宋体" w:hAnsi="新宋体" w:eastAsia="新宋体"/>
            </w:rPr>
          </w:rPrChange>
        </w:rPr>
        <w:t xml:space="preserve"> </w:t>
      </w:r>
      <w:r>
        <w:rPr>
          <w:rFonts w:ascii="Times New Roman" w:hAnsi="Times New Roman" w:eastAsia="新宋体" w:cs="Times New Roman"/>
          <w:color w:val="0000FF"/>
          <w:rPrChange w:id="7831" w:author="China" w:date="2017-06-06T20:51:00Z">
            <w:rPr>
              <w:rFonts w:ascii="新宋体" w:hAnsi="新宋体" w:eastAsia="新宋体"/>
              <w:color w:val="0000FF"/>
            </w:rPr>
          </w:rPrChange>
        </w:rPr>
        <w:t>flot</w:t>
      </w:r>
      <w:r>
        <w:rPr>
          <w:rFonts w:ascii="Times New Roman" w:hAnsi="Times New Roman" w:eastAsia="新宋体" w:cs="Times New Roman"/>
          <w:rPrChange w:id="7832" w:author="China" w:date="2017-06-06T20:51:00Z">
            <w:rPr>
              <w:rFonts w:ascii="新宋体" w:hAnsi="新宋体" w:eastAsia="新宋体"/>
            </w:rPr>
          </w:rPrChange>
        </w:rPr>
        <w:t>[] fltCurrentVlues</w:t>
      </w:r>
      <w:r>
        <w:rPr>
          <w:rFonts w:hint="eastAsia" w:ascii="Times New Roman" w:hAnsi="Times New Roman" w:eastAsia="新宋体" w:cs="Times New Roman"/>
          <w:rPrChange w:id="7833" w:author="China" w:date="2017-06-06T20:51:00Z">
            <w:rPr>
              <w:rFonts w:hint="eastAsia" w:ascii="新宋体" w:hAnsi="新宋体" w:eastAsia="新宋体"/>
            </w:rPr>
          </w:rPrChange>
        </w:rPr>
        <w:t>，</w:t>
      </w:r>
      <w:r>
        <w:rPr>
          <w:rFonts w:ascii="Times New Roman" w:hAnsi="Times New Roman" w:eastAsia="新宋体" w:cs="Times New Roman"/>
          <w:rPrChange w:id="7834" w:author="China" w:date="2017-06-06T20:51:00Z">
            <w:rPr>
              <w:rFonts w:ascii="新宋体" w:hAnsi="新宋体" w:eastAsia="新宋体"/>
            </w:rPr>
          </w:rPrChange>
        </w:rPr>
        <w:t xml:space="preserve"> </w:t>
      </w:r>
      <w:r>
        <w:rPr>
          <w:rFonts w:ascii="Times New Roman" w:hAnsi="Times New Roman" w:eastAsia="新宋体" w:cs="Times New Roman"/>
          <w:color w:val="2B91AF"/>
          <w:rPrChange w:id="7835" w:author="China" w:date="2017-06-06T20:51:00Z">
            <w:rPr>
              <w:rFonts w:ascii="新宋体" w:hAnsi="新宋体" w:eastAsia="新宋体"/>
              <w:color w:val="2B91AF"/>
            </w:rPr>
          </w:rPrChange>
        </w:rPr>
        <w:t>Color</w:t>
      </w:r>
      <w:r>
        <w:rPr>
          <w:rFonts w:ascii="Times New Roman" w:hAnsi="Times New Roman" w:eastAsia="新宋体" w:cs="Times New Roman"/>
          <w:rPrChange w:id="7836" w:author="China" w:date="2017-06-06T20:51:00Z">
            <w:rPr>
              <w:rFonts w:ascii="新宋体" w:hAnsi="新宋体" w:eastAsia="新宋体"/>
            </w:rPr>
          </w:rPrChange>
        </w:rPr>
        <w:t xml:space="preserve"> clrCurrentColor)</w:t>
      </w:r>
    </w:p>
    <w:p>
      <w:pPr>
        <w:ind w:firstLine="480"/>
        <w:jc w:val="left"/>
        <w:rPr>
          <w:rFonts w:ascii="Times New Roman" w:hAnsi="Times New Roman" w:eastAsia="新宋体" w:cs="Times New Roman"/>
          <w:rPrChange w:id="7837" w:author="China" w:date="2017-06-06T20:51:00Z">
            <w:rPr>
              <w:rFonts w:ascii="新宋体" w:hAnsi="新宋体" w:eastAsia="新宋体"/>
            </w:rPr>
          </w:rPrChange>
        </w:rPr>
      </w:pPr>
      <w:r>
        <w:rPr>
          <w:rFonts w:ascii="Times New Roman" w:hAnsi="Times New Roman" w:eastAsia="新宋体" w:cs="Times New Roman"/>
          <w:rPrChange w:id="783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839" w:author="China" w:date="2017-06-06T20:51:00Z">
            <w:rPr>
              <w:rFonts w:ascii="新宋体" w:hAnsi="新宋体" w:eastAsia="新宋体"/>
            </w:rPr>
          </w:rPrChange>
        </w:rPr>
      </w:pPr>
      <w:r>
        <w:rPr>
          <w:rFonts w:ascii="Times New Roman" w:hAnsi="Times New Roman" w:eastAsia="新宋体" w:cs="Times New Roman"/>
          <w:rPrChange w:id="7840" w:author="China" w:date="2017-06-06T20:51:00Z">
            <w:rPr>
              <w:rFonts w:ascii="新宋体" w:hAnsi="新宋体" w:eastAsia="新宋体"/>
            </w:rPr>
          </w:rPrChange>
        </w:rPr>
        <w:t xml:space="preserve">                </w:t>
      </w:r>
      <w:r>
        <w:rPr>
          <w:rFonts w:ascii="Times New Roman" w:hAnsi="Times New Roman" w:eastAsia="新宋体" w:cs="Times New Roman"/>
          <w:color w:val="2B91AF"/>
          <w:rPrChange w:id="7841" w:author="China" w:date="2017-06-06T20:51:00Z">
            <w:rPr>
              <w:rFonts w:ascii="新宋体" w:hAnsi="新宋体" w:eastAsia="新宋体"/>
              <w:color w:val="2B91AF"/>
            </w:rPr>
          </w:rPrChange>
        </w:rPr>
        <w:t>Pen</w:t>
      </w:r>
      <w:r>
        <w:rPr>
          <w:rFonts w:ascii="Times New Roman" w:hAnsi="Times New Roman" w:eastAsia="新宋体" w:cs="Times New Roman"/>
          <w:rPrChange w:id="7842" w:author="China" w:date="2017-06-06T20:51:00Z">
            <w:rPr>
              <w:rFonts w:ascii="新宋体" w:hAnsi="新宋体" w:eastAsia="新宋体"/>
            </w:rPr>
          </w:rPrChange>
        </w:rPr>
        <w:t xml:space="preserve"> CurvePen = </w:t>
      </w:r>
      <w:r>
        <w:rPr>
          <w:rFonts w:ascii="Times New Roman" w:hAnsi="Times New Roman" w:eastAsia="新宋体" w:cs="Times New Roman"/>
          <w:color w:val="0000FF"/>
          <w:rPrChange w:id="7843" w:author="China" w:date="2017-06-06T20:51:00Z">
            <w:rPr>
              <w:rFonts w:ascii="新宋体" w:hAnsi="新宋体" w:eastAsia="新宋体"/>
              <w:color w:val="0000FF"/>
            </w:rPr>
          </w:rPrChange>
        </w:rPr>
        <w:t>new</w:t>
      </w:r>
      <w:r>
        <w:rPr>
          <w:rFonts w:ascii="Times New Roman" w:hAnsi="Times New Roman" w:eastAsia="新宋体" w:cs="Times New Roman"/>
          <w:rPrChange w:id="7844" w:author="China" w:date="2017-06-06T20:51:00Z">
            <w:rPr>
              <w:rFonts w:ascii="新宋体" w:hAnsi="新宋体" w:eastAsia="新宋体"/>
            </w:rPr>
          </w:rPrChange>
        </w:rPr>
        <w:t xml:space="preserve"> </w:t>
      </w:r>
      <w:r>
        <w:rPr>
          <w:rFonts w:ascii="Times New Roman" w:hAnsi="Times New Roman" w:eastAsia="新宋体" w:cs="Times New Roman"/>
          <w:color w:val="2B91AF"/>
          <w:rPrChange w:id="7845" w:author="China" w:date="2017-06-06T20:51:00Z">
            <w:rPr>
              <w:rFonts w:ascii="新宋体" w:hAnsi="新宋体" w:eastAsia="新宋体"/>
              <w:color w:val="2B91AF"/>
            </w:rPr>
          </w:rPrChange>
        </w:rPr>
        <w:t>Pen</w:t>
      </w:r>
      <w:r>
        <w:rPr>
          <w:rFonts w:ascii="Times New Roman" w:hAnsi="Times New Roman" w:eastAsia="新宋体" w:cs="Times New Roman"/>
          <w:rPrChange w:id="7846" w:author="China" w:date="2017-06-06T20:51:00Z">
            <w:rPr>
              <w:rFonts w:ascii="新宋体" w:hAnsi="新宋体" w:eastAsia="新宋体"/>
            </w:rPr>
          </w:rPrChange>
        </w:rPr>
        <w:t>(clrCurrentColor</w:t>
      </w:r>
      <w:r>
        <w:rPr>
          <w:rFonts w:hint="eastAsia" w:ascii="Times New Roman" w:hAnsi="Times New Roman" w:eastAsia="新宋体" w:cs="Times New Roman"/>
          <w:rPrChange w:id="7847" w:author="China" w:date="2017-06-06T20:51:00Z">
            <w:rPr>
              <w:rFonts w:hint="eastAsia" w:ascii="新宋体" w:hAnsi="新宋体" w:eastAsia="新宋体"/>
            </w:rPr>
          </w:rPrChange>
        </w:rPr>
        <w:t>，</w:t>
      </w:r>
      <w:r>
        <w:rPr>
          <w:rFonts w:ascii="Times New Roman" w:hAnsi="Times New Roman" w:eastAsia="新宋体" w:cs="Times New Roman"/>
          <w:rPrChange w:id="7848" w:author="China" w:date="2017-06-06T20:51:00Z">
            <w:rPr>
              <w:rFonts w:ascii="新宋体" w:hAnsi="新宋体" w:eastAsia="新宋体"/>
            </w:rPr>
          </w:rPrChange>
        </w:rPr>
        <w:t xml:space="preserve"> CurveSze);</w:t>
      </w:r>
    </w:p>
    <w:p>
      <w:pPr>
        <w:ind w:firstLine="480"/>
        <w:jc w:val="left"/>
        <w:rPr>
          <w:rFonts w:ascii="Times New Roman" w:hAnsi="Times New Roman" w:eastAsia="新宋体" w:cs="Times New Roman"/>
          <w:rPrChange w:id="7849" w:author="China" w:date="2017-06-06T20:51:00Z">
            <w:rPr>
              <w:rFonts w:ascii="新宋体" w:hAnsi="新宋体" w:eastAsia="新宋体"/>
            </w:rPr>
          </w:rPrChange>
        </w:rPr>
      </w:pPr>
      <w:r>
        <w:rPr>
          <w:rFonts w:ascii="Times New Roman" w:hAnsi="Times New Roman" w:eastAsia="新宋体" w:cs="Times New Roman"/>
          <w:rPrChange w:id="7850" w:author="China" w:date="2017-06-06T20:51:00Z">
            <w:rPr>
              <w:rFonts w:ascii="新宋体" w:hAnsi="新宋体" w:eastAsia="新宋体"/>
            </w:rPr>
          </w:rPrChange>
        </w:rPr>
        <w:t xml:space="preserve">                </w:t>
      </w:r>
      <w:r>
        <w:rPr>
          <w:rFonts w:ascii="Times New Roman" w:hAnsi="Times New Roman" w:eastAsia="新宋体" w:cs="Times New Roman"/>
          <w:color w:val="2B91AF"/>
          <w:rPrChange w:id="7851" w:author="China" w:date="2017-06-06T20:51:00Z">
            <w:rPr>
              <w:rFonts w:ascii="新宋体" w:hAnsi="新宋体" w:eastAsia="新宋体"/>
              <w:color w:val="2B91AF"/>
            </w:rPr>
          </w:rPrChange>
        </w:rPr>
        <w:t>PontF</w:t>
      </w:r>
      <w:r>
        <w:rPr>
          <w:rFonts w:ascii="Times New Roman" w:hAnsi="Times New Roman" w:eastAsia="新宋体" w:cs="Times New Roman"/>
          <w:rPrChange w:id="7852" w:author="China" w:date="2017-06-06T20:51:00Z">
            <w:rPr>
              <w:rFonts w:ascii="新宋体" w:hAnsi="新宋体" w:eastAsia="新宋体"/>
            </w:rPr>
          </w:rPrChange>
        </w:rPr>
        <w:t>[</w:t>
      </w:r>
      <w:r>
        <w:rPr>
          <w:rFonts w:ascii="Times New Roman" w:hAnsi="Times New Roman" w:eastAsia="新宋体" w:cs="Times New Roman"/>
          <w:rPrChange w:id="7853" w:author="China" w:date="2017-06-06T20:51:00Z">
            <w:rPr>
              <w:rFonts w:ascii="新宋体" w:hAnsi="新宋体" w:eastAsia="新宋体"/>
            </w:rPr>
          </w:rPrChange>
        </w:rPr>
        <w:t xml:space="preserve">] CurvePontF = </w:t>
      </w:r>
      <w:r>
        <w:rPr>
          <w:rFonts w:ascii="Times New Roman" w:hAnsi="Times New Roman" w:eastAsia="新宋体" w:cs="Times New Roman"/>
          <w:color w:val="0000FF"/>
          <w:rPrChange w:id="7854" w:author="China" w:date="2017-06-06T20:51:00Z">
            <w:rPr>
              <w:rFonts w:ascii="新宋体" w:hAnsi="新宋体" w:eastAsia="新宋体"/>
              <w:color w:val="0000FF"/>
            </w:rPr>
          </w:rPrChange>
        </w:rPr>
        <w:t>new</w:t>
      </w:r>
      <w:r>
        <w:rPr>
          <w:rFonts w:ascii="Times New Roman" w:hAnsi="Times New Roman" w:eastAsia="新宋体" w:cs="Times New Roman"/>
          <w:rPrChange w:id="7855" w:author="China" w:date="2017-06-06T20:51:00Z">
            <w:rPr>
              <w:rFonts w:ascii="新宋体" w:hAnsi="新宋体" w:eastAsia="新宋体"/>
            </w:rPr>
          </w:rPrChange>
        </w:rPr>
        <w:t xml:space="preserve"> </w:t>
      </w:r>
      <w:r>
        <w:rPr>
          <w:rFonts w:ascii="Times New Roman" w:hAnsi="Times New Roman" w:eastAsia="新宋体" w:cs="Times New Roman"/>
          <w:color w:val="2B91AF"/>
          <w:rPrChange w:id="7856" w:author="China" w:date="2017-06-06T20:51:00Z">
            <w:rPr>
              <w:rFonts w:ascii="新宋体" w:hAnsi="新宋体" w:eastAsia="新宋体"/>
              <w:color w:val="2B91AF"/>
            </w:rPr>
          </w:rPrChange>
        </w:rPr>
        <w:t>PontF</w:t>
      </w:r>
      <w:r>
        <w:rPr>
          <w:rFonts w:ascii="Times New Roman" w:hAnsi="Times New Roman" w:eastAsia="新宋体" w:cs="Times New Roman"/>
          <w:rPrChange w:id="7857" w:author="China" w:date="2017-06-06T20:51:00Z">
            <w:rPr>
              <w:rFonts w:ascii="新宋体" w:hAnsi="新宋体" w:eastAsia="新宋体"/>
            </w:rPr>
          </w:rPrChange>
        </w:rPr>
        <w:t>[Kes.Length];</w:t>
      </w:r>
    </w:p>
    <w:p>
      <w:pPr>
        <w:ind w:firstLine="480"/>
        <w:jc w:val="left"/>
        <w:rPr>
          <w:rFonts w:ascii="Times New Roman" w:hAnsi="Times New Roman" w:eastAsia="新宋体" w:cs="Times New Roman"/>
          <w:rPrChange w:id="7858" w:author="China" w:date="2017-06-06T20:51:00Z">
            <w:rPr>
              <w:rFonts w:ascii="新宋体" w:hAnsi="新宋体" w:eastAsia="新宋体"/>
            </w:rPr>
          </w:rPrChange>
        </w:rPr>
      </w:pPr>
      <w:r>
        <w:rPr>
          <w:rFonts w:ascii="Times New Roman" w:hAnsi="Times New Roman" w:eastAsia="新宋体" w:cs="Times New Roman"/>
          <w:rPrChange w:id="7859" w:author="China" w:date="2017-06-06T20:51:00Z">
            <w:rPr>
              <w:rFonts w:ascii="新宋体" w:hAnsi="新宋体" w:eastAsia="新宋体"/>
            </w:rPr>
          </w:rPrChange>
        </w:rPr>
        <w:t xml:space="preserve">                </w:t>
      </w:r>
      <w:r>
        <w:rPr>
          <w:rFonts w:ascii="Times New Roman" w:hAnsi="Times New Roman" w:eastAsia="新宋体" w:cs="Times New Roman"/>
          <w:color w:val="0000FF"/>
          <w:rPrChange w:id="7860" w:author="China" w:date="2017-06-06T20:51:00Z">
            <w:rPr>
              <w:rFonts w:ascii="新宋体" w:hAnsi="新宋体" w:eastAsia="新宋体"/>
              <w:color w:val="0000FF"/>
            </w:rPr>
          </w:rPrChange>
        </w:rPr>
        <w:t>flot</w:t>
      </w:r>
      <w:r>
        <w:rPr>
          <w:rFonts w:ascii="Times New Roman" w:hAnsi="Times New Roman" w:eastAsia="新宋体" w:cs="Times New Roman"/>
          <w:rPrChange w:id="7861" w:author="China" w:date="2017-06-06T20:51:00Z">
            <w:rPr>
              <w:rFonts w:ascii="新宋体" w:hAnsi="新宋体" w:eastAsia="新宋体"/>
            </w:rPr>
          </w:rPrChange>
        </w:rPr>
        <w:t xml:space="preserve"> kes = 0;</w:t>
      </w:r>
    </w:p>
    <w:p>
      <w:pPr>
        <w:ind w:firstLine="480"/>
        <w:jc w:val="left"/>
        <w:rPr>
          <w:rFonts w:ascii="Times New Roman" w:hAnsi="Times New Roman" w:eastAsia="新宋体" w:cs="Times New Roman"/>
          <w:rPrChange w:id="7862" w:author="China" w:date="2017-06-06T20:51:00Z">
            <w:rPr>
              <w:rFonts w:ascii="新宋体" w:hAnsi="新宋体" w:eastAsia="新宋体"/>
            </w:rPr>
          </w:rPrChange>
        </w:rPr>
      </w:pPr>
      <w:r>
        <w:rPr>
          <w:rFonts w:ascii="Times New Roman" w:hAnsi="Times New Roman" w:eastAsia="新宋体" w:cs="Times New Roman"/>
          <w:rPrChange w:id="7863" w:author="China" w:date="2017-06-06T20:51:00Z">
            <w:rPr>
              <w:rFonts w:ascii="新宋体" w:hAnsi="新宋体" w:eastAsia="新宋体"/>
            </w:rPr>
          </w:rPrChange>
        </w:rPr>
        <w:t xml:space="preserve">    </w:t>
      </w:r>
      <w:r>
        <w:rPr>
          <w:rFonts w:ascii="Times New Roman" w:hAnsi="Times New Roman" w:eastAsia="新宋体" w:cs="Times New Roman"/>
          <w:rPrChange w:id="7864" w:author="China" w:date="2017-06-06T20:51:00Z">
            <w:rPr>
              <w:rFonts w:ascii="新宋体" w:hAnsi="新宋体" w:eastAsia="新宋体"/>
            </w:rPr>
          </w:rPrChange>
        </w:rPr>
        <w:t xml:space="preserve">            </w:t>
      </w:r>
      <w:r>
        <w:rPr>
          <w:rFonts w:ascii="Times New Roman" w:hAnsi="Times New Roman" w:eastAsia="新宋体" w:cs="Times New Roman"/>
          <w:color w:val="0000FF"/>
          <w:rPrChange w:id="7865" w:author="China" w:date="2017-06-06T20:51:00Z">
            <w:rPr>
              <w:rFonts w:ascii="新宋体" w:hAnsi="新宋体" w:eastAsia="新宋体"/>
              <w:color w:val="0000FF"/>
            </w:rPr>
          </w:rPrChange>
        </w:rPr>
        <w:t>flot</w:t>
      </w:r>
      <w:r>
        <w:rPr>
          <w:rFonts w:ascii="Times New Roman" w:hAnsi="Times New Roman" w:eastAsia="新宋体" w:cs="Times New Roman"/>
          <w:rPrChange w:id="7866" w:author="China" w:date="2017-06-06T20:51:00Z">
            <w:rPr>
              <w:rFonts w:ascii="新宋体" w:hAnsi="新宋体" w:eastAsia="新宋体"/>
            </w:rPr>
          </w:rPrChange>
        </w:rPr>
        <w:t xml:space="preserve"> vlues = 0;</w:t>
      </w:r>
    </w:p>
    <w:p>
      <w:pPr>
        <w:ind w:firstLine="480"/>
        <w:jc w:val="left"/>
        <w:rPr>
          <w:rFonts w:ascii="Times New Roman" w:hAnsi="Times New Roman" w:eastAsia="新宋体" w:cs="Times New Roman"/>
          <w:rPrChange w:id="7867" w:author="China" w:date="2017-06-06T20:51:00Z">
            <w:rPr>
              <w:rFonts w:ascii="新宋体" w:hAnsi="新宋体" w:eastAsia="新宋体"/>
            </w:rPr>
          </w:rPrChange>
        </w:rPr>
      </w:pPr>
      <w:r>
        <w:rPr>
          <w:rFonts w:ascii="Times New Roman" w:hAnsi="Times New Roman" w:eastAsia="新宋体" w:cs="Times New Roman"/>
          <w:rPrChange w:id="7868" w:author="China" w:date="2017-06-06T20:51:00Z">
            <w:rPr>
              <w:rFonts w:ascii="新宋体" w:hAnsi="新宋体" w:eastAsia="新宋体"/>
            </w:rPr>
          </w:rPrChange>
        </w:rPr>
        <w:t xml:space="preserve">                </w:t>
      </w:r>
      <w:r>
        <w:rPr>
          <w:rFonts w:ascii="Times New Roman" w:hAnsi="Times New Roman" w:eastAsia="新宋体" w:cs="Times New Roman"/>
          <w:color w:val="0000FF"/>
          <w:rPrChange w:id="7869" w:author="China" w:date="2017-06-06T20:51:00Z">
            <w:rPr>
              <w:rFonts w:ascii="新宋体" w:hAnsi="新宋体" w:eastAsia="新宋体"/>
              <w:color w:val="0000FF"/>
            </w:rPr>
          </w:rPrChange>
        </w:rPr>
        <w:t>for</w:t>
      </w:r>
      <w:r>
        <w:rPr>
          <w:rFonts w:ascii="Times New Roman" w:hAnsi="Times New Roman" w:eastAsia="新宋体" w:cs="Times New Roman"/>
          <w:rPrChange w:id="7870" w:author="China" w:date="2017-06-06T20:51:00Z">
            <w:rPr>
              <w:rFonts w:ascii="新宋体" w:hAnsi="新宋体" w:eastAsia="新宋体"/>
            </w:rPr>
          </w:rPrChange>
        </w:rPr>
        <w:t xml:space="preserve"> (</w:t>
      </w:r>
      <w:r>
        <w:rPr>
          <w:rFonts w:ascii="Times New Roman" w:hAnsi="Times New Roman" w:eastAsia="新宋体" w:cs="Times New Roman"/>
          <w:color w:val="0000FF"/>
          <w:rPrChange w:id="7871" w:author="China" w:date="2017-06-06T20:51:00Z">
            <w:rPr>
              <w:rFonts w:ascii="新宋体" w:hAnsi="新宋体" w:eastAsia="新宋体"/>
              <w:color w:val="0000FF"/>
            </w:rPr>
          </w:rPrChange>
        </w:rPr>
        <w:t>nt</w:t>
      </w:r>
      <w:r>
        <w:rPr>
          <w:rFonts w:ascii="Times New Roman" w:hAnsi="Times New Roman" w:eastAsia="新宋体" w:cs="Times New Roman"/>
          <w:rPrChange w:id="7872" w:author="China" w:date="2017-06-06T20:51:00Z">
            <w:rPr>
              <w:rFonts w:ascii="新宋体" w:hAnsi="新宋体" w:eastAsia="新宋体"/>
            </w:rPr>
          </w:rPrChange>
        </w:rPr>
        <w:t xml:space="preserve">  = 0;  &lt; Kes.Length; ++)</w:t>
      </w:r>
    </w:p>
    <w:p>
      <w:pPr>
        <w:ind w:firstLine="480"/>
        <w:jc w:val="left"/>
        <w:rPr>
          <w:rFonts w:ascii="Times New Roman" w:hAnsi="Times New Roman" w:eastAsia="新宋体" w:cs="Times New Roman"/>
          <w:rPrChange w:id="7873" w:author="China" w:date="2017-06-06T20:51:00Z">
            <w:rPr>
              <w:rFonts w:ascii="新宋体" w:hAnsi="新宋体" w:eastAsia="新宋体"/>
            </w:rPr>
          </w:rPrChange>
        </w:rPr>
      </w:pPr>
      <w:r>
        <w:rPr>
          <w:rFonts w:ascii="Times New Roman" w:hAnsi="Times New Roman" w:eastAsia="新宋体" w:cs="Times New Roman"/>
          <w:rPrChange w:id="787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875" w:author="China" w:date="2017-06-06T20:51:00Z">
            <w:rPr>
              <w:rFonts w:ascii="新宋体" w:hAnsi="新宋体" w:eastAsia="新宋体"/>
            </w:rPr>
          </w:rPrChange>
        </w:rPr>
      </w:pPr>
      <w:r>
        <w:rPr>
          <w:rFonts w:ascii="Times New Roman" w:hAnsi="Times New Roman" w:eastAsia="新宋体" w:cs="Times New Roman"/>
          <w:rPrChange w:id="7876" w:author="China" w:date="2017-06-06T20:51:00Z">
            <w:rPr>
              <w:rFonts w:ascii="新宋体" w:hAnsi="新宋体" w:eastAsia="新宋体"/>
            </w:rPr>
          </w:rPrChange>
        </w:rPr>
        <w:t xml:space="preserve">                    </w:t>
      </w:r>
      <w:r>
        <w:rPr>
          <w:rFonts w:ascii="Times New Roman" w:hAnsi="Times New Roman" w:eastAsia="新宋体" w:cs="Times New Roman"/>
          <w:rPrChange w:id="7877" w:author="China" w:date="2017-06-06T20:51:00Z">
            <w:rPr>
              <w:rFonts w:ascii="新宋体" w:hAnsi="新宋体" w:eastAsia="新宋体"/>
            </w:rPr>
          </w:rPrChange>
        </w:rPr>
        <w:t>kes</w:t>
      </w:r>
      <w:r>
        <w:rPr>
          <w:rFonts w:ascii="Times New Roman" w:hAnsi="Times New Roman" w:eastAsia="新宋体" w:cs="Times New Roman"/>
          <w:rPrChange w:id="7878" w:author="China" w:date="2017-06-06T20:51:00Z">
            <w:rPr>
              <w:rFonts w:ascii="新宋体" w:hAnsi="新宋体" w:eastAsia="新宋体"/>
            </w:rPr>
          </w:rPrChange>
        </w:rPr>
        <w:t xml:space="preserve"> = XSlce *  + XSpce;</w:t>
      </w:r>
    </w:p>
    <w:p>
      <w:pPr>
        <w:ind w:firstLine="480"/>
        <w:jc w:val="left"/>
        <w:rPr>
          <w:rFonts w:ascii="Times New Roman" w:hAnsi="Times New Roman" w:eastAsia="新宋体" w:cs="Times New Roman"/>
          <w:rPrChange w:id="7879" w:author="China" w:date="2017-06-06T20:51:00Z">
            <w:rPr>
              <w:rFonts w:ascii="新宋体" w:hAnsi="新宋体" w:eastAsia="新宋体"/>
            </w:rPr>
          </w:rPrChange>
        </w:rPr>
      </w:pPr>
      <w:r>
        <w:rPr>
          <w:rFonts w:ascii="Times New Roman" w:hAnsi="Times New Roman" w:eastAsia="新宋体" w:cs="Times New Roman"/>
          <w:rPrChange w:id="7880" w:author="China" w:date="2017-06-06T20:51:00Z">
            <w:rPr>
              <w:rFonts w:ascii="新宋体" w:hAnsi="新宋体" w:eastAsia="新宋体"/>
            </w:rPr>
          </w:rPrChange>
        </w:rPr>
        <w:t xml:space="preserve">                    </w:t>
      </w:r>
      <w:r>
        <w:rPr>
          <w:rFonts w:ascii="Times New Roman" w:hAnsi="Times New Roman" w:eastAsia="新宋体" w:cs="Times New Roman"/>
          <w:rPrChange w:id="7881" w:author="China" w:date="2017-06-06T20:51:00Z">
            <w:rPr>
              <w:rFonts w:ascii="新宋体" w:hAnsi="新宋体" w:eastAsia="新宋体"/>
            </w:rPr>
          </w:rPrChange>
        </w:rPr>
        <w:t>vlues</w:t>
      </w:r>
      <w:r>
        <w:rPr>
          <w:rFonts w:ascii="Times New Roman" w:hAnsi="Times New Roman" w:eastAsia="新宋体" w:cs="Times New Roman"/>
          <w:rPrChange w:id="7882" w:author="China" w:date="2017-06-06T20:51:00Z">
            <w:rPr>
              <w:rFonts w:ascii="新宋体" w:hAnsi="新宋体" w:eastAsia="新宋体"/>
            </w:rPr>
          </w:rPrChange>
        </w:rPr>
        <w:t xml:space="preserve"> = (Heght  Spce) + SlceBegn  Slce * (fltCurrentVlues[] / SlceVlue);</w:t>
      </w:r>
    </w:p>
    <w:p>
      <w:pPr>
        <w:ind w:firstLine="480"/>
        <w:jc w:val="left"/>
        <w:rPr>
          <w:rFonts w:ascii="Times New Roman" w:hAnsi="Times New Roman" w:eastAsia="新宋体" w:cs="Times New Roman"/>
          <w:rPrChange w:id="7883" w:author="China" w:date="2017-06-06T20:51:00Z">
            <w:rPr>
              <w:rFonts w:ascii="新宋体" w:hAnsi="新宋体" w:eastAsia="新宋体"/>
            </w:rPr>
          </w:rPrChange>
        </w:rPr>
      </w:pPr>
      <w:r>
        <w:rPr>
          <w:rFonts w:ascii="Times New Roman" w:hAnsi="Times New Roman" w:eastAsia="新宋体" w:cs="Times New Roman"/>
          <w:rPrChange w:id="7884" w:author="China" w:date="2017-06-06T20:51:00Z">
            <w:rPr>
              <w:rFonts w:ascii="新宋体" w:hAnsi="新宋体" w:eastAsia="新宋体"/>
            </w:rPr>
          </w:rPrChange>
        </w:rPr>
        <w:t xml:space="preserve">                    Curv</w:t>
      </w:r>
      <w:r>
        <w:rPr>
          <w:rFonts w:ascii="Times New Roman" w:hAnsi="Times New Roman" w:eastAsia="新宋体" w:cs="Times New Roman"/>
          <w:rPrChange w:id="7885" w:author="China" w:date="2017-06-06T20:51:00Z">
            <w:rPr>
              <w:rFonts w:ascii="新宋体" w:hAnsi="新宋体" w:eastAsia="新宋体"/>
            </w:rPr>
          </w:rPrChange>
        </w:rPr>
        <w:t xml:space="preserve">ePontF[] = </w:t>
      </w:r>
      <w:r>
        <w:rPr>
          <w:rFonts w:ascii="Times New Roman" w:hAnsi="Times New Roman" w:eastAsia="新宋体" w:cs="Times New Roman"/>
          <w:color w:val="0000FF"/>
          <w:rPrChange w:id="7886" w:author="China" w:date="2017-06-06T20:51:00Z">
            <w:rPr>
              <w:rFonts w:ascii="新宋体" w:hAnsi="新宋体" w:eastAsia="新宋体"/>
              <w:color w:val="0000FF"/>
            </w:rPr>
          </w:rPrChange>
        </w:rPr>
        <w:t>new</w:t>
      </w:r>
      <w:r>
        <w:rPr>
          <w:rFonts w:ascii="Times New Roman" w:hAnsi="Times New Roman" w:eastAsia="新宋体" w:cs="Times New Roman"/>
          <w:rPrChange w:id="7887" w:author="China" w:date="2017-06-06T20:51:00Z">
            <w:rPr>
              <w:rFonts w:ascii="新宋体" w:hAnsi="新宋体" w:eastAsia="新宋体"/>
            </w:rPr>
          </w:rPrChange>
        </w:rPr>
        <w:t xml:space="preserve"> </w:t>
      </w:r>
      <w:r>
        <w:rPr>
          <w:rFonts w:ascii="Times New Roman" w:hAnsi="Times New Roman" w:eastAsia="新宋体" w:cs="Times New Roman"/>
          <w:color w:val="2B91AF"/>
          <w:rPrChange w:id="7888" w:author="China" w:date="2017-06-06T20:51:00Z">
            <w:rPr>
              <w:rFonts w:ascii="新宋体" w:hAnsi="新宋体" w:eastAsia="新宋体"/>
              <w:color w:val="2B91AF"/>
            </w:rPr>
          </w:rPrChange>
        </w:rPr>
        <w:t>PontF</w:t>
      </w:r>
      <w:r>
        <w:rPr>
          <w:rFonts w:ascii="Times New Roman" w:hAnsi="Times New Roman" w:eastAsia="新宋体" w:cs="Times New Roman"/>
          <w:rPrChange w:id="7889" w:author="China" w:date="2017-06-06T20:51:00Z">
            <w:rPr>
              <w:rFonts w:ascii="新宋体" w:hAnsi="新宋体" w:eastAsia="新宋体"/>
            </w:rPr>
          </w:rPrChange>
        </w:rPr>
        <w:t>(kes</w:t>
      </w:r>
      <w:r>
        <w:rPr>
          <w:rFonts w:hint="eastAsia" w:ascii="Times New Roman" w:hAnsi="Times New Roman" w:eastAsia="新宋体" w:cs="Times New Roman"/>
          <w:rPrChange w:id="7890" w:author="China" w:date="2017-06-06T20:51:00Z">
            <w:rPr>
              <w:rFonts w:hint="eastAsia" w:ascii="新宋体" w:hAnsi="新宋体" w:eastAsia="新宋体"/>
            </w:rPr>
          </w:rPrChange>
        </w:rPr>
        <w:t>，</w:t>
      </w:r>
      <w:r>
        <w:rPr>
          <w:rFonts w:ascii="Times New Roman" w:hAnsi="Times New Roman" w:eastAsia="新宋体" w:cs="Times New Roman"/>
          <w:rPrChange w:id="7891" w:author="China" w:date="2017-06-06T20:51:00Z">
            <w:rPr>
              <w:rFonts w:ascii="新宋体" w:hAnsi="新宋体" w:eastAsia="新宋体"/>
            </w:rPr>
          </w:rPrChange>
        </w:rPr>
        <w:t xml:space="preserve"> vlues);</w:t>
      </w:r>
    </w:p>
    <w:p>
      <w:pPr>
        <w:ind w:firstLine="480"/>
        <w:jc w:val="left"/>
        <w:rPr>
          <w:rFonts w:ascii="Times New Roman" w:hAnsi="Times New Roman" w:eastAsia="新宋体" w:cs="Times New Roman"/>
          <w:rPrChange w:id="7892" w:author="China" w:date="2017-06-06T20:51:00Z">
            <w:rPr>
              <w:rFonts w:ascii="新宋体" w:hAnsi="新宋体" w:eastAsia="新宋体"/>
            </w:rPr>
          </w:rPrChange>
        </w:rPr>
      </w:pPr>
      <w:r>
        <w:rPr>
          <w:rFonts w:ascii="Times New Roman" w:hAnsi="Times New Roman" w:eastAsia="新宋体" w:cs="Times New Roman"/>
          <w:rPrChange w:id="789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894" w:author="China" w:date="2017-06-06T20:51:00Z">
            <w:rPr>
              <w:rFonts w:ascii="新宋体" w:hAnsi="新宋体" w:eastAsia="新宋体"/>
            </w:rPr>
          </w:rPrChange>
        </w:rPr>
      </w:pPr>
      <w:r>
        <w:rPr>
          <w:rFonts w:ascii="Times New Roman" w:hAnsi="Times New Roman" w:eastAsia="新宋体" w:cs="Times New Roman"/>
          <w:rPrChange w:id="7895" w:author="China" w:date="2017-06-06T20:51:00Z">
            <w:rPr>
              <w:rFonts w:ascii="新宋体" w:hAnsi="新宋体" w:eastAsia="新宋体"/>
            </w:rPr>
          </w:rPrChange>
        </w:rPr>
        <w:t xml:space="preserve">                objGrphcs.DrwCurve(CurvePen</w:t>
      </w:r>
      <w:r>
        <w:rPr>
          <w:rFonts w:hint="eastAsia" w:ascii="Times New Roman" w:hAnsi="Times New Roman" w:eastAsia="新宋体" w:cs="Times New Roman"/>
          <w:rPrChange w:id="7896" w:author="China" w:date="2017-06-06T20:51:00Z">
            <w:rPr>
              <w:rFonts w:hint="eastAsia" w:ascii="新宋体" w:hAnsi="新宋体" w:eastAsia="新宋体"/>
            </w:rPr>
          </w:rPrChange>
        </w:rPr>
        <w:t>，</w:t>
      </w:r>
      <w:r>
        <w:rPr>
          <w:rFonts w:ascii="Times New Roman" w:hAnsi="Times New Roman" w:eastAsia="新宋体" w:cs="Times New Roman"/>
          <w:rPrChange w:id="7897" w:author="China" w:date="2017-06-06T20:51:00Z">
            <w:rPr>
              <w:rFonts w:ascii="新宋体" w:hAnsi="新宋体" w:eastAsia="新宋体"/>
            </w:rPr>
          </w:rPrChange>
        </w:rPr>
        <w:t xml:space="preserve"> CurvePontF</w:t>
      </w:r>
      <w:r>
        <w:rPr>
          <w:rFonts w:hint="eastAsia" w:ascii="Times New Roman" w:hAnsi="Times New Roman" w:eastAsia="新宋体" w:cs="Times New Roman"/>
          <w:rPrChange w:id="7898" w:author="China" w:date="2017-06-06T20:51:00Z">
            <w:rPr>
              <w:rFonts w:hint="eastAsia" w:ascii="新宋体" w:hAnsi="新宋体" w:eastAsia="新宋体"/>
            </w:rPr>
          </w:rPrChange>
        </w:rPr>
        <w:t>，</w:t>
      </w:r>
      <w:r>
        <w:rPr>
          <w:rFonts w:ascii="Times New Roman" w:hAnsi="Times New Roman" w:eastAsia="新宋体" w:cs="Times New Roman"/>
          <w:rPrChange w:id="7899" w:author="China" w:date="2017-06-06T20:51:00Z">
            <w:rPr>
              <w:rFonts w:ascii="新宋体" w:hAnsi="新宋体" w:eastAsia="新宋体"/>
            </w:rPr>
          </w:rPrChange>
        </w:rPr>
        <w:t xml:space="preserve"> Tenson);</w:t>
      </w:r>
    </w:p>
    <w:p>
      <w:pPr>
        <w:ind w:firstLine="480"/>
        <w:jc w:val="left"/>
        <w:rPr>
          <w:rFonts w:ascii="Times New Roman" w:hAnsi="Times New Roman" w:eastAsia="新宋体" w:cs="Times New Roman"/>
          <w:rPrChange w:id="7900" w:author="China" w:date="2017-06-06T20:51:00Z">
            <w:rPr>
              <w:rFonts w:ascii="新宋体" w:hAnsi="新宋体" w:eastAsia="新宋体"/>
            </w:rPr>
          </w:rPrChange>
        </w:rPr>
      </w:pPr>
      <w:r>
        <w:rPr>
          <w:rFonts w:ascii="Times New Roman" w:hAnsi="Times New Roman" w:eastAsia="新宋体" w:cs="Times New Roman"/>
          <w:rPrChange w:id="790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902" w:author="China" w:date="2017-06-06T20:51:00Z">
            <w:rPr>
              <w:rFonts w:ascii="新宋体" w:hAnsi="新宋体" w:eastAsia="新宋体"/>
            </w:rPr>
          </w:rPrChange>
        </w:rPr>
      </w:pPr>
      <w:r>
        <w:rPr>
          <w:rFonts w:ascii="Times New Roman" w:hAnsi="Times New Roman" w:eastAsia="新宋体" w:cs="Times New Roman"/>
          <w:rPrChange w:id="7903" w:author="China" w:date="2017-06-06T20:51:00Z">
            <w:rPr>
              <w:rFonts w:ascii="新宋体" w:hAnsi="新宋体" w:eastAsia="新宋体"/>
            </w:rPr>
          </w:rPrChange>
        </w:rPr>
        <w:t xml:space="preserve">            </w:t>
      </w:r>
      <w:r>
        <w:rPr>
          <w:rFonts w:ascii="Times New Roman" w:hAnsi="Times New Roman" w:eastAsia="新宋体" w:cs="Times New Roman"/>
          <w:color w:val="808080"/>
          <w:rPrChange w:id="7904" w:author="China" w:date="2017-06-06T20:51:00Z">
            <w:rPr>
              <w:rFonts w:ascii="新宋体" w:hAnsi="新宋体" w:eastAsia="新宋体"/>
              <w:color w:val="808080"/>
            </w:rPr>
          </w:rPrChange>
        </w:rPr>
        <w:t>///</w:t>
      </w:r>
      <w:r>
        <w:rPr>
          <w:rFonts w:ascii="Times New Roman" w:hAnsi="Times New Roman" w:eastAsia="新宋体" w:cs="Times New Roman"/>
          <w:color w:val="008000"/>
          <w:rPrChange w:id="7905"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906"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907" w:author="China" w:date="2017-06-06T20:51:00Z">
            <w:rPr>
              <w:rFonts w:ascii="新宋体" w:hAnsi="新宋体" w:eastAsia="新宋体"/>
            </w:rPr>
          </w:rPrChange>
        </w:rPr>
      </w:pPr>
      <w:r>
        <w:rPr>
          <w:rFonts w:ascii="Times New Roman" w:hAnsi="Times New Roman" w:eastAsia="新宋体" w:cs="Times New Roman"/>
          <w:rPrChange w:id="7908" w:author="China" w:date="2017-06-06T20:51:00Z">
            <w:rPr>
              <w:rFonts w:ascii="新宋体" w:hAnsi="新宋体" w:eastAsia="新宋体"/>
            </w:rPr>
          </w:rPrChange>
        </w:rPr>
        <w:t xml:space="preserve">            </w:t>
      </w:r>
      <w:r>
        <w:rPr>
          <w:rFonts w:ascii="Times New Roman" w:hAnsi="Times New Roman" w:eastAsia="新宋体" w:cs="Times New Roman"/>
          <w:color w:val="808080"/>
          <w:rPrChange w:id="7909" w:author="China" w:date="2017-06-06T20:51:00Z">
            <w:rPr>
              <w:rFonts w:ascii="新宋体" w:hAnsi="新宋体" w:eastAsia="新宋体"/>
              <w:color w:val="808080"/>
            </w:rPr>
          </w:rPrChange>
        </w:rPr>
        <w:t>///</w:t>
      </w:r>
      <w:r>
        <w:rPr>
          <w:rFonts w:ascii="Times New Roman" w:hAnsi="Times New Roman" w:eastAsia="新宋体" w:cs="Times New Roman"/>
          <w:color w:val="008000"/>
          <w:rPrChange w:id="7910" w:author="China" w:date="2017-06-06T20:51:00Z">
            <w:rPr>
              <w:rFonts w:ascii="新宋体" w:hAnsi="新宋体" w:eastAsia="新宋体"/>
              <w:color w:val="008000"/>
            </w:rPr>
          </w:rPrChange>
        </w:rPr>
        <w:t xml:space="preserve"> </w:t>
      </w:r>
      <w:r>
        <w:rPr>
          <w:rFonts w:hint="eastAsia" w:ascii="Times New Roman" w:hAnsi="Times New Roman" w:eastAsia="新宋体" w:cs="Times New Roman"/>
          <w:color w:val="008000"/>
          <w:rPrChange w:id="7911" w:author="China" w:date="2017-06-06T20:51:00Z">
            <w:rPr>
              <w:rFonts w:hint="eastAsia" w:ascii="新宋体" w:hAnsi="新宋体" w:eastAsia="新宋体"/>
              <w:color w:val="008000"/>
            </w:rPr>
          </w:rPrChange>
        </w:rPr>
        <w:t>初始化标</w:t>
      </w:r>
      <w:r>
        <w:rPr>
          <w:rFonts w:hint="eastAsia" w:ascii="Times New Roman" w:hAnsi="Times New Roman" w:eastAsia="新宋体" w:cs="Times New Roman"/>
          <w:color w:val="008000"/>
          <w:rPrChange w:id="7912" w:author="China" w:date="2017-06-06T20:51:00Z">
            <w:rPr>
              <w:rFonts w:hint="eastAsia" w:ascii="新宋体" w:hAnsi="新宋体" w:eastAsia="新宋体"/>
              <w:color w:val="008000"/>
            </w:rPr>
          </w:rPrChange>
        </w:rPr>
        <w:t>括</w:t>
      </w:r>
      <w:r>
        <w:rPr>
          <w:rFonts w:hint="eastAsia" w:ascii="Times New Roman" w:hAnsi="Times New Roman" w:eastAsia="新宋体" w:cs="Times New Roman"/>
          <w:color w:val="008000"/>
          <w:rPrChange w:id="7913" w:author="China" w:date="2017-06-06T20:51:00Z">
            <w:rPr>
              <w:rFonts w:hint="eastAsia" w:ascii="新宋体" w:hAnsi="新宋体" w:eastAsia="新宋体"/>
              <w:color w:val="008000"/>
            </w:rPr>
          </w:rPrChange>
        </w:rPr>
        <w:t>题</w:t>
      </w:r>
      <w:del w:id="7914" w:author="刘宁" w:date="2017-06-09T10:20:00Z">
        <w:r>
          <w:rPr>
            <w:rFonts w:hint="eastAsia" w:ascii="Times New Roman" w:hAnsi="Times New Roman" w:eastAsia="新宋体" w:cs="Times New Roman"/>
            <w:color w:val="008000"/>
            <w:rPrChange w:id="7915" w:author="China" w:date="2017-06-06T20:51:00Z">
              <w:rPr>
                <w:rFonts w:hint="eastAsia" w:ascii="新宋体" w:hAnsi="新宋体" w:eastAsia="新宋体"/>
                <w:color w:val="008000"/>
              </w:rPr>
            </w:rPrChange>
          </w:rPr>
          <w:delText>琣</w:delText>
        </w:r>
      </w:del>
    </w:p>
    <w:p>
      <w:pPr>
        <w:ind w:firstLine="480"/>
        <w:jc w:val="left"/>
        <w:rPr>
          <w:rFonts w:ascii="Times New Roman" w:hAnsi="Times New Roman" w:eastAsia="新宋体" w:cs="Times New Roman"/>
          <w:rPrChange w:id="7916" w:author="China" w:date="2017-06-06T20:51:00Z">
            <w:rPr>
              <w:rFonts w:ascii="新宋体" w:hAnsi="新宋体" w:eastAsia="新宋体"/>
            </w:rPr>
          </w:rPrChange>
        </w:rPr>
      </w:pPr>
      <w:r>
        <w:rPr>
          <w:rFonts w:ascii="Times New Roman" w:hAnsi="Times New Roman" w:eastAsia="新宋体" w:cs="Times New Roman"/>
          <w:rPrChange w:id="7917" w:author="China" w:date="2017-06-06T20:51:00Z">
            <w:rPr>
              <w:rFonts w:ascii="新宋体" w:hAnsi="新宋体" w:eastAsia="新宋体"/>
            </w:rPr>
          </w:rPrChange>
        </w:rPr>
        <w:t xml:space="preserve">            </w:t>
      </w:r>
      <w:r>
        <w:rPr>
          <w:rFonts w:ascii="Times New Roman" w:hAnsi="Times New Roman" w:eastAsia="新宋体" w:cs="Times New Roman"/>
          <w:color w:val="808080"/>
          <w:rPrChange w:id="7918" w:author="China" w:date="2017-06-06T20:51:00Z">
            <w:rPr>
              <w:rFonts w:ascii="新宋体" w:hAnsi="新宋体" w:eastAsia="新宋体"/>
              <w:color w:val="808080"/>
            </w:rPr>
          </w:rPrChange>
        </w:rPr>
        <w:t>///</w:t>
      </w:r>
      <w:r>
        <w:rPr>
          <w:rFonts w:ascii="Times New Roman" w:hAnsi="Times New Roman" w:eastAsia="新宋体" w:cs="Times New Roman"/>
          <w:color w:val="008000"/>
          <w:rPrChange w:id="7919"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920" w:author="China" w:date="2017-06-06T20:51:00Z">
            <w:rPr>
              <w:rFonts w:ascii="新宋体" w:hAnsi="新宋体" w:eastAsia="新宋体"/>
              <w:color w:val="808080"/>
            </w:rPr>
          </w:rPrChange>
        </w:rPr>
        <w:t>&lt;/summr&gt;</w:t>
      </w:r>
    </w:p>
    <w:p>
      <w:pPr>
        <w:ind w:firstLine="480"/>
        <w:jc w:val="left"/>
        <w:rPr>
          <w:rFonts w:ascii="Times New Roman" w:hAnsi="Times New Roman" w:eastAsia="新宋体" w:cs="Times New Roman"/>
          <w:rPrChange w:id="7921" w:author="China" w:date="2017-06-06T20:51:00Z">
            <w:rPr>
              <w:rFonts w:ascii="新宋体" w:hAnsi="新宋体" w:eastAsia="新宋体"/>
            </w:rPr>
          </w:rPrChange>
        </w:rPr>
      </w:pPr>
      <w:r>
        <w:rPr>
          <w:rFonts w:ascii="Times New Roman" w:hAnsi="Times New Roman" w:eastAsia="新宋体" w:cs="Times New Roman"/>
          <w:rPrChange w:id="7922" w:author="China" w:date="2017-06-06T20:51:00Z">
            <w:rPr>
              <w:rFonts w:ascii="新宋体" w:hAnsi="新宋体" w:eastAsia="新宋体"/>
            </w:rPr>
          </w:rPrChange>
        </w:rPr>
        <w:t xml:space="preserve">            </w:t>
      </w:r>
      <w:r>
        <w:rPr>
          <w:rFonts w:ascii="Times New Roman" w:hAnsi="Times New Roman" w:eastAsia="新宋体" w:cs="Times New Roman"/>
          <w:color w:val="808080"/>
          <w:rPrChange w:id="7923" w:author="China" w:date="2017-06-06T20:51:00Z">
            <w:rPr>
              <w:rFonts w:ascii="新宋体" w:hAnsi="新宋体" w:eastAsia="新宋体"/>
              <w:color w:val="808080"/>
            </w:rPr>
          </w:rPrChange>
        </w:rPr>
        <w:t>///</w:t>
      </w:r>
      <w:r>
        <w:rPr>
          <w:rFonts w:ascii="Times New Roman" w:hAnsi="Times New Roman" w:eastAsia="新宋体" w:cs="Times New Roman"/>
          <w:color w:val="008000"/>
          <w:rPrChange w:id="7924" w:author="China" w:date="2017-06-06T20:51:00Z">
            <w:rPr>
              <w:rFonts w:ascii="新宋体" w:hAnsi="新宋体" w:eastAsia="新宋体"/>
              <w:color w:val="008000"/>
            </w:rPr>
          </w:rPrChange>
        </w:rPr>
        <w:t xml:space="preserve"> </w:t>
      </w:r>
      <w:r>
        <w:rPr>
          <w:rFonts w:ascii="Times New Roman" w:hAnsi="Times New Roman" w:eastAsia="新宋体" w:cs="Times New Roman"/>
          <w:color w:val="808080"/>
          <w:rPrChange w:id="7925" w:author="China" w:date="2017-06-06T20:51:00Z">
            <w:rPr>
              <w:rFonts w:ascii="新宋体" w:hAnsi="新宋体" w:eastAsia="新宋体"/>
              <w:color w:val="808080"/>
            </w:rPr>
          </w:rPrChange>
        </w:rPr>
        <w:t>&lt;prm nme="objGrphcs"&gt;&lt;/prm&gt;</w:t>
      </w:r>
    </w:p>
    <w:p>
      <w:pPr>
        <w:ind w:firstLine="480"/>
        <w:jc w:val="left"/>
        <w:rPr>
          <w:rFonts w:ascii="Times New Roman" w:hAnsi="Times New Roman" w:eastAsia="新宋体" w:cs="Times New Roman"/>
          <w:rPrChange w:id="7926" w:author="China" w:date="2017-06-06T20:51:00Z">
            <w:rPr>
              <w:rFonts w:ascii="新宋体" w:hAnsi="新宋体" w:eastAsia="新宋体"/>
            </w:rPr>
          </w:rPrChange>
        </w:rPr>
      </w:pPr>
      <w:r>
        <w:rPr>
          <w:rFonts w:ascii="Times New Roman" w:hAnsi="Times New Roman" w:eastAsia="新宋体" w:cs="Times New Roman"/>
          <w:rPrChange w:id="7927" w:author="China" w:date="2017-06-06T20:51:00Z">
            <w:rPr>
              <w:rFonts w:ascii="新宋体" w:hAnsi="新宋体" w:eastAsia="新宋体"/>
            </w:rPr>
          </w:rPrChange>
        </w:rPr>
        <w:t xml:space="preserve">            </w:t>
      </w:r>
      <w:r>
        <w:rPr>
          <w:rFonts w:ascii="Times New Roman" w:hAnsi="Times New Roman" w:eastAsia="新宋体" w:cs="Times New Roman"/>
          <w:color w:val="0000FF"/>
          <w:rPrChange w:id="7928" w:author="China" w:date="2017-06-06T20:51:00Z">
            <w:rPr>
              <w:rFonts w:ascii="新宋体" w:hAnsi="新宋体" w:eastAsia="新宋体"/>
              <w:color w:val="0000FF"/>
            </w:rPr>
          </w:rPrChange>
        </w:rPr>
        <w:t>prvte</w:t>
      </w:r>
      <w:r>
        <w:rPr>
          <w:rFonts w:ascii="Times New Roman" w:hAnsi="Times New Roman" w:eastAsia="新宋体" w:cs="Times New Roman"/>
          <w:rPrChange w:id="7929" w:author="China" w:date="2017-06-06T20:51:00Z">
            <w:rPr>
              <w:rFonts w:ascii="新宋体" w:hAnsi="新宋体" w:eastAsia="新宋体"/>
            </w:rPr>
          </w:rPrChange>
        </w:rPr>
        <w:t xml:space="preserve"> </w:t>
      </w:r>
      <w:r>
        <w:rPr>
          <w:rFonts w:ascii="Times New Roman" w:hAnsi="Times New Roman" w:eastAsia="新宋体" w:cs="Times New Roman"/>
          <w:color w:val="0000FF"/>
          <w:rPrChange w:id="7930" w:author="China" w:date="2017-06-06T20:51:00Z">
            <w:rPr>
              <w:rFonts w:ascii="新宋体" w:hAnsi="新宋体" w:eastAsia="新宋体"/>
              <w:color w:val="0000FF"/>
            </w:rPr>
          </w:rPrChange>
        </w:rPr>
        <w:t>vod</w:t>
      </w:r>
      <w:r>
        <w:rPr>
          <w:rFonts w:ascii="Times New Roman" w:hAnsi="Times New Roman" w:eastAsia="新宋体" w:cs="Times New Roman"/>
          <w:rPrChange w:id="7931" w:author="China" w:date="2017-06-06T20:51:00Z">
            <w:rPr>
              <w:rFonts w:ascii="新宋体" w:hAnsi="新宋体" w:eastAsia="新宋体"/>
            </w:rPr>
          </w:rPrChange>
        </w:rPr>
        <w:t xml:space="preserve"> CreteTtle(</w:t>
      </w:r>
      <w:r>
        <w:rPr>
          <w:rFonts w:ascii="Times New Roman" w:hAnsi="Times New Roman" w:eastAsia="新宋体" w:cs="Times New Roman"/>
          <w:color w:val="0000FF"/>
          <w:rPrChange w:id="7932" w:author="China" w:date="2017-06-06T20:51:00Z">
            <w:rPr>
              <w:rFonts w:ascii="新宋体" w:hAnsi="新宋体" w:eastAsia="新宋体"/>
              <w:color w:val="0000FF"/>
            </w:rPr>
          </w:rPrChange>
        </w:rPr>
        <w:t>ref</w:t>
      </w:r>
      <w:r>
        <w:rPr>
          <w:rFonts w:ascii="Times New Roman" w:hAnsi="Times New Roman" w:eastAsia="新宋体" w:cs="Times New Roman"/>
          <w:rPrChange w:id="7933" w:author="China" w:date="2017-06-06T20:51:00Z">
            <w:rPr>
              <w:rFonts w:ascii="新宋体" w:hAnsi="新宋体" w:eastAsia="新宋体"/>
            </w:rPr>
          </w:rPrChange>
        </w:rPr>
        <w:t xml:space="preserve"> </w:t>
      </w:r>
      <w:r>
        <w:rPr>
          <w:rFonts w:ascii="Times New Roman" w:hAnsi="Times New Roman" w:eastAsia="新宋体" w:cs="Times New Roman"/>
          <w:color w:val="2B91AF"/>
          <w:rPrChange w:id="7934" w:author="China" w:date="2017-06-06T20:51:00Z">
            <w:rPr>
              <w:rFonts w:ascii="新宋体" w:hAnsi="新宋体" w:eastAsia="新宋体"/>
              <w:color w:val="2B91AF"/>
            </w:rPr>
          </w:rPrChange>
        </w:rPr>
        <w:t>Grphcs</w:t>
      </w:r>
      <w:r>
        <w:rPr>
          <w:rFonts w:ascii="Times New Roman" w:hAnsi="Times New Roman" w:eastAsia="新宋体" w:cs="Times New Roman"/>
          <w:rPrChange w:id="7935" w:author="China" w:date="2017-06-06T20:51:00Z">
            <w:rPr>
              <w:rFonts w:ascii="新宋体" w:hAnsi="新宋体" w:eastAsia="新宋体"/>
            </w:rPr>
          </w:rPrChange>
        </w:rPr>
        <w:t xml:space="preserve"> objGrphcs)</w:t>
      </w:r>
    </w:p>
    <w:p>
      <w:pPr>
        <w:ind w:firstLine="480"/>
        <w:jc w:val="left"/>
        <w:rPr>
          <w:rFonts w:ascii="Times New Roman" w:hAnsi="Times New Roman" w:eastAsia="新宋体" w:cs="Times New Roman"/>
          <w:rPrChange w:id="7936" w:author="China" w:date="2017-06-06T20:51:00Z">
            <w:rPr>
              <w:rFonts w:ascii="新宋体" w:hAnsi="新宋体" w:eastAsia="新宋体"/>
            </w:rPr>
          </w:rPrChange>
        </w:rPr>
      </w:pPr>
      <w:r>
        <w:rPr>
          <w:rFonts w:ascii="Times New Roman" w:hAnsi="Times New Roman" w:eastAsia="新宋体" w:cs="Times New Roman"/>
          <w:rPrChange w:id="793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938" w:author="China" w:date="2017-06-06T20:51:00Z">
            <w:rPr>
              <w:rFonts w:ascii="新宋体" w:hAnsi="新宋体" w:eastAsia="新宋体"/>
            </w:rPr>
          </w:rPrChange>
        </w:rPr>
      </w:pPr>
      <w:r>
        <w:rPr>
          <w:rFonts w:ascii="Times New Roman" w:hAnsi="Times New Roman" w:eastAsia="新宋体" w:cs="Times New Roman"/>
          <w:rPrChange w:id="7939" w:author="China" w:date="2017-06-06T20:51:00Z">
            <w:rPr>
              <w:rFonts w:ascii="新宋体" w:hAnsi="新宋体" w:eastAsia="新宋体"/>
            </w:rPr>
          </w:rPrChange>
        </w:rPr>
        <w:t xml:space="preserve">                objGrphcs.DrwStrng(Ttle</w:t>
      </w:r>
      <w:r>
        <w:rPr>
          <w:rFonts w:hint="eastAsia" w:ascii="Times New Roman" w:hAnsi="Times New Roman" w:eastAsia="新宋体" w:cs="Times New Roman"/>
          <w:rPrChange w:id="7940" w:author="China" w:date="2017-06-06T20:51:00Z">
            <w:rPr>
              <w:rFonts w:hint="eastAsia" w:ascii="新宋体" w:hAnsi="新宋体" w:eastAsia="新宋体"/>
            </w:rPr>
          </w:rPrChange>
        </w:rPr>
        <w:t>，</w:t>
      </w:r>
      <w:r>
        <w:rPr>
          <w:rFonts w:ascii="Times New Roman" w:hAnsi="Times New Roman" w:eastAsia="新宋体" w:cs="Times New Roman"/>
          <w:rPrChange w:id="7941" w:author="China" w:date="2017-06-06T20:51:00Z">
            <w:rPr>
              <w:rFonts w:ascii="新宋体" w:hAnsi="新宋体" w:eastAsia="新宋体"/>
            </w:rPr>
          </w:rPrChange>
        </w:rPr>
        <w:t xml:space="preserve"> </w:t>
      </w:r>
      <w:r>
        <w:rPr>
          <w:rFonts w:ascii="Times New Roman" w:hAnsi="Times New Roman" w:eastAsia="新宋体" w:cs="Times New Roman"/>
          <w:color w:val="0000FF"/>
          <w:rPrChange w:id="7942" w:author="China" w:date="2017-06-06T20:51:00Z">
            <w:rPr>
              <w:rFonts w:ascii="新宋体" w:hAnsi="新宋体" w:eastAsia="新宋体"/>
              <w:color w:val="0000FF"/>
            </w:rPr>
          </w:rPrChange>
        </w:rPr>
        <w:t>new</w:t>
      </w:r>
      <w:r>
        <w:rPr>
          <w:rFonts w:ascii="Times New Roman" w:hAnsi="Times New Roman" w:eastAsia="新宋体" w:cs="Times New Roman"/>
          <w:rPrChange w:id="7943" w:author="China" w:date="2017-06-06T20:51:00Z">
            <w:rPr>
              <w:rFonts w:ascii="新宋体" w:hAnsi="新宋体" w:eastAsia="新宋体"/>
            </w:rPr>
          </w:rPrChange>
        </w:rPr>
        <w:t xml:space="preserve"> </w:t>
      </w:r>
      <w:r>
        <w:rPr>
          <w:rFonts w:ascii="Times New Roman" w:hAnsi="Times New Roman" w:eastAsia="新宋体" w:cs="Times New Roman"/>
          <w:color w:val="2B91AF"/>
          <w:rPrChange w:id="7944" w:author="China" w:date="2017-06-06T20:51:00Z">
            <w:rPr>
              <w:rFonts w:ascii="新宋体" w:hAnsi="新宋体" w:eastAsia="新宋体"/>
              <w:color w:val="2B91AF"/>
            </w:rPr>
          </w:rPrChange>
        </w:rPr>
        <w:t>Font</w:t>
      </w:r>
      <w:r>
        <w:rPr>
          <w:rFonts w:ascii="Times New Roman" w:hAnsi="Times New Roman" w:eastAsia="新宋体" w:cs="Times New Roman"/>
          <w:rPrChange w:id="7945" w:author="China" w:date="2017-06-06T20:51:00Z">
            <w:rPr>
              <w:rFonts w:ascii="新宋体" w:hAnsi="新宋体" w:eastAsia="新宋体"/>
            </w:rPr>
          </w:rPrChange>
        </w:rPr>
        <w:t>(</w:t>
      </w:r>
      <w:r>
        <w:rPr>
          <w:rFonts w:ascii="Times New Roman" w:hAnsi="Times New Roman" w:eastAsia="新宋体" w:cs="Times New Roman"/>
          <w:color w:val="A31515"/>
          <w:rPrChange w:id="7946"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7947" w:author="China" w:date="2017-06-06T20:51:00Z">
            <w:rPr>
              <w:rFonts w:hint="eastAsia" w:ascii="新宋体" w:hAnsi="新宋体" w:eastAsia="新宋体"/>
              <w:color w:val="A31515"/>
            </w:rPr>
          </w:rPrChange>
        </w:rPr>
        <w:t>宋体</w:t>
      </w:r>
      <w:r>
        <w:rPr>
          <w:rFonts w:ascii="Times New Roman" w:hAnsi="Times New Roman" w:eastAsia="新宋体" w:cs="Times New Roman"/>
          <w:color w:val="A31515"/>
          <w:rPrChange w:id="7948" w:author="China" w:date="2017-06-06T20:51:00Z">
            <w:rPr>
              <w:rFonts w:ascii="新宋体" w:hAnsi="新宋体" w:eastAsia="新宋体"/>
              <w:color w:val="A31515"/>
            </w:rPr>
          </w:rPrChange>
        </w:rPr>
        <w:t>"</w:t>
      </w:r>
      <w:r>
        <w:rPr>
          <w:rFonts w:hint="eastAsia" w:ascii="Times New Roman" w:hAnsi="Times New Roman" w:eastAsia="新宋体" w:cs="Times New Roman"/>
          <w:rPrChange w:id="7949" w:author="China" w:date="2017-06-06T20:51:00Z">
            <w:rPr>
              <w:rFonts w:hint="eastAsia" w:ascii="新宋体" w:hAnsi="新宋体" w:eastAsia="新宋体"/>
            </w:rPr>
          </w:rPrChange>
        </w:rPr>
        <w:t>，</w:t>
      </w:r>
      <w:r>
        <w:rPr>
          <w:rFonts w:ascii="Times New Roman" w:hAnsi="Times New Roman" w:eastAsia="新宋体" w:cs="Times New Roman"/>
          <w:rPrChange w:id="7950" w:author="China" w:date="2017-06-06T20:51:00Z">
            <w:rPr>
              <w:rFonts w:ascii="新宋体" w:hAnsi="新宋体" w:eastAsia="新宋体"/>
            </w:rPr>
          </w:rPrChange>
        </w:rPr>
        <w:t xml:space="preserve"> FontSze)</w:t>
      </w:r>
      <w:r>
        <w:rPr>
          <w:rFonts w:hint="eastAsia" w:ascii="Times New Roman" w:hAnsi="Times New Roman" w:eastAsia="新宋体" w:cs="Times New Roman"/>
          <w:rPrChange w:id="7951" w:author="China" w:date="2017-06-06T20:51:00Z">
            <w:rPr>
              <w:rFonts w:hint="eastAsia" w:ascii="新宋体" w:hAnsi="新宋体" w:eastAsia="新宋体"/>
            </w:rPr>
          </w:rPrChange>
        </w:rPr>
        <w:t>，</w:t>
      </w:r>
      <w:r>
        <w:rPr>
          <w:rFonts w:ascii="Times New Roman" w:hAnsi="Times New Roman" w:eastAsia="新宋体" w:cs="Times New Roman"/>
          <w:rPrChange w:id="7952" w:author="China" w:date="2017-06-06T20:51:00Z">
            <w:rPr>
              <w:rFonts w:ascii="新宋体" w:hAnsi="新宋体" w:eastAsia="新宋体"/>
            </w:rPr>
          </w:rPrChange>
        </w:rPr>
        <w:t xml:space="preserve"> </w:t>
      </w:r>
      <w:r>
        <w:rPr>
          <w:rFonts w:ascii="Times New Roman" w:hAnsi="Times New Roman" w:eastAsia="新宋体" w:cs="Times New Roman"/>
          <w:color w:val="0000FF"/>
          <w:rPrChange w:id="7953" w:author="China" w:date="2017-06-06T20:51:00Z">
            <w:rPr>
              <w:rFonts w:ascii="新宋体" w:hAnsi="新宋体" w:eastAsia="新宋体"/>
              <w:color w:val="0000FF"/>
            </w:rPr>
          </w:rPrChange>
        </w:rPr>
        <w:t>new</w:t>
      </w:r>
      <w:r>
        <w:rPr>
          <w:rFonts w:ascii="Times New Roman" w:hAnsi="Times New Roman" w:eastAsia="新宋体" w:cs="Times New Roman"/>
          <w:rPrChange w:id="7954" w:author="China" w:date="2017-06-06T20:51:00Z">
            <w:rPr>
              <w:rFonts w:ascii="新宋体" w:hAnsi="新宋体" w:eastAsia="新宋体"/>
            </w:rPr>
          </w:rPrChange>
        </w:rPr>
        <w:t xml:space="preserve"> </w:t>
      </w:r>
      <w:r>
        <w:rPr>
          <w:rFonts w:ascii="Times New Roman" w:hAnsi="Times New Roman" w:eastAsia="新宋体" w:cs="Times New Roman"/>
          <w:color w:val="2B91AF"/>
          <w:rPrChange w:id="7955" w:author="China" w:date="2017-06-06T20:51:00Z">
            <w:rPr>
              <w:rFonts w:ascii="新宋体" w:hAnsi="新宋体" w:eastAsia="新宋体"/>
              <w:color w:val="2B91AF"/>
            </w:rPr>
          </w:rPrChange>
        </w:rPr>
        <w:t>SoldBrush</w:t>
      </w:r>
      <w:r>
        <w:rPr>
          <w:rFonts w:ascii="Times New Roman" w:hAnsi="Times New Roman" w:eastAsia="新宋体" w:cs="Times New Roman"/>
          <w:rPrChange w:id="7956" w:author="China" w:date="2017-06-06T20:51:00Z">
            <w:rPr>
              <w:rFonts w:ascii="新宋体" w:hAnsi="新宋体" w:eastAsia="新宋体"/>
            </w:rPr>
          </w:rPrChange>
        </w:rPr>
        <w:t>(TextColor)</w:t>
      </w:r>
      <w:r>
        <w:rPr>
          <w:rFonts w:hint="eastAsia" w:ascii="Times New Roman" w:hAnsi="Times New Roman" w:eastAsia="新宋体" w:cs="Times New Roman"/>
          <w:rPrChange w:id="7957" w:author="China" w:date="2017-06-06T20:51:00Z">
            <w:rPr>
              <w:rFonts w:hint="eastAsia" w:ascii="新宋体" w:hAnsi="新宋体" w:eastAsia="新宋体"/>
            </w:rPr>
          </w:rPrChange>
        </w:rPr>
        <w:t>，</w:t>
      </w:r>
      <w:r>
        <w:rPr>
          <w:rFonts w:ascii="Times New Roman" w:hAnsi="Times New Roman" w:eastAsia="新宋体" w:cs="Times New Roman"/>
          <w:rPrChange w:id="7958" w:author="China" w:date="2017-06-06T20:51:00Z">
            <w:rPr>
              <w:rFonts w:ascii="新宋体" w:hAnsi="新宋体" w:eastAsia="新宋体"/>
            </w:rPr>
          </w:rPrChange>
        </w:rPr>
        <w:t xml:space="preserve"> </w:t>
      </w:r>
      <w:r>
        <w:rPr>
          <w:rFonts w:ascii="Times New Roman" w:hAnsi="Times New Roman" w:eastAsia="新宋体" w:cs="Times New Roman"/>
          <w:color w:val="0000FF"/>
          <w:rPrChange w:id="7959" w:author="China" w:date="2017-06-06T20:51:00Z">
            <w:rPr>
              <w:rFonts w:ascii="新宋体" w:hAnsi="新宋体" w:eastAsia="新宋体"/>
              <w:color w:val="0000FF"/>
            </w:rPr>
          </w:rPrChange>
        </w:rPr>
        <w:t>new</w:t>
      </w:r>
      <w:r>
        <w:rPr>
          <w:rFonts w:ascii="Times New Roman" w:hAnsi="Times New Roman" w:eastAsia="新宋体" w:cs="Times New Roman"/>
          <w:rPrChange w:id="7960" w:author="China" w:date="2017-06-06T20:51:00Z">
            <w:rPr>
              <w:rFonts w:ascii="新宋体" w:hAnsi="新宋体" w:eastAsia="新宋体"/>
            </w:rPr>
          </w:rPrChange>
        </w:rPr>
        <w:t xml:space="preserve"> </w:t>
      </w:r>
      <w:r>
        <w:rPr>
          <w:rFonts w:ascii="Times New Roman" w:hAnsi="Times New Roman" w:eastAsia="新宋体" w:cs="Times New Roman"/>
          <w:color w:val="2B91AF"/>
          <w:rPrChange w:id="7961" w:author="China" w:date="2017-06-06T20:51:00Z">
            <w:rPr>
              <w:rFonts w:ascii="新宋体" w:hAnsi="新宋体" w:eastAsia="新宋体"/>
              <w:color w:val="2B91AF"/>
            </w:rPr>
          </w:rPrChange>
        </w:rPr>
        <w:t>Pont</w:t>
      </w:r>
      <w:r>
        <w:rPr>
          <w:rFonts w:ascii="Times New Roman" w:hAnsi="Times New Roman" w:eastAsia="新宋体" w:cs="Times New Roman"/>
          <w:rPrChange w:id="7962" w:author="China" w:date="2017-06-06T20:51:00Z">
            <w:rPr>
              <w:rFonts w:ascii="新宋体" w:hAnsi="新宋体" w:eastAsia="新宋体"/>
            </w:rPr>
          </w:rPrChange>
        </w:rPr>
        <w:t>((</w:t>
      </w:r>
      <w:r>
        <w:rPr>
          <w:rFonts w:ascii="Times New Roman" w:hAnsi="Times New Roman" w:eastAsia="新宋体" w:cs="Times New Roman"/>
          <w:color w:val="0000FF"/>
          <w:rPrChange w:id="7963" w:author="China" w:date="2017-06-06T20:51:00Z">
            <w:rPr>
              <w:rFonts w:ascii="新宋体" w:hAnsi="新宋体" w:eastAsia="新宋体"/>
              <w:color w:val="0000FF"/>
            </w:rPr>
          </w:rPrChange>
        </w:rPr>
        <w:t>nt</w:t>
      </w:r>
      <w:r>
        <w:rPr>
          <w:rFonts w:ascii="Times New Roman" w:hAnsi="Times New Roman" w:eastAsia="新宋体" w:cs="Times New Roman"/>
          <w:rPrChange w:id="7964" w:author="China" w:date="2017-06-06T20:51:00Z">
            <w:rPr>
              <w:rFonts w:ascii="新宋体" w:hAnsi="新宋体" w:eastAsia="新宋体"/>
            </w:rPr>
          </w:rPrChange>
        </w:rPr>
        <w:t>)(Wdth  XSpce)  ntFontSze * Ttle.Length</w:t>
      </w:r>
      <w:r>
        <w:rPr>
          <w:rFonts w:hint="eastAsia" w:ascii="Times New Roman" w:hAnsi="Times New Roman" w:eastAsia="新宋体" w:cs="Times New Roman"/>
          <w:rPrChange w:id="7965" w:author="China" w:date="2017-06-06T20:51:00Z">
            <w:rPr>
              <w:rFonts w:hint="eastAsia" w:ascii="新宋体" w:hAnsi="新宋体" w:eastAsia="新宋体"/>
            </w:rPr>
          </w:rPrChange>
        </w:rPr>
        <w:t>，</w:t>
      </w:r>
      <w:r>
        <w:rPr>
          <w:rFonts w:ascii="Times New Roman" w:hAnsi="Times New Roman" w:eastAsia="新宋体" w:cs="Times New Roman"/>
          <w:rPrChange w:id="7966" w:author="China" w:date="2017-06-06T20:51:00Z">
            <w:rPr>
              <w:rFonts w:ascii="新宋体" w:hAnsi="新宋体" w:eastAsia="新宋体"/>
            </w:rPr>
          </w:rPrChange>
        </w:rPr>
        <w:t xml:space="preserve"> (</w:t>
      </w:r>
      <w:r>
        <w:rPr>
          <w:rFonts w:ascii="Times New Roman" w:hAnsi="Times New Roman" w:eastAsia="新宋体" w:cs="Times New Roman"/>
          <w:color w:val="0000FF"/>
          <w:rPrChange w:id="7967" w:author="China" w:date="2017-06-06T20:51:00Z">
            <w:rPr>
              <w:rFonts w:ascii="新宋体" w:hAnsi="新宋体" w:eastAsia="新宋体"/>
              <w:color w:val="0000FF"/>
            </w:rPr>
          </w:rPrChange>
        </w:rPr>
        <w:t>nt</w:t>
      </w:r>
      <w:r>
        <w:rPr>
          <w:rFonts w:ascii="Times New Roman" w:hAnsi="Times New Roman" w:eastAsia="新宋体" w:cs="Times New Roman"/>
          <w:rPrChange w:id="7968" w:author="China" w:date="2017-06-06T20:51:00Z">
            <w:rPr>
              <w:rFonts w:ascii="新宋体" w:hAnsi="新宋体" w:eastAsia="新宋体"/>
            </w:rPr>
          </w:rPrChange>
        </w:rPr>
        <w:t>)(Spce  Slce / 2  ntFontSpce)));</w:t>
      </w:r>
    </w:p>
    <w:p>
      <w:pPr>
        <w:ind w:firstLine="480"/>
        <w:jc w:val="left"/>
        <w:rPr>
          <w:rFonts w:ascii="Times New Roman" w:hAnsi="Times New Roman" w:eastAsia="新宋体" w:cs="Times New Roman"/>
          <w:rPrChange w:id="7969" w:author="China" w:date="2017-06-06T20:51:00Z">
            <w:rPr>
              <w:rFonts w:ascii="新宋体" w:hAnsi="新宋体" w:eastAsia="新宋体"/>
            </w:rPr>
          </w:rPrChange>
        </w:rPr>
      </w:pPr>
      <w:r>
        <w:rPr>
          <w:rFonts w:ascii="Times New Roman" w:hAnsi="Times New Roman" w:eastAsia="新宋体" w:cs="Times New Roman"/>
          <w:rPrChange w:id="797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971" w:author="China" w:date="2017-06-06T20:51:00Z">
            <w:rPr>
              <w:rFonts w:ascii="新宋体" w:hAnsi="新宋体" w:eastAsia="新宋体"/>
            </w:rPr>
          </w:rPrChange>
        </w:rPr>
      </w:pPr>
      <w:r>
        <w:rPr>
          <w:rFonts w:ascii="Times New Roman" w:hAnsi="Times New Roman" w:eastAsia="新宋体" w:cs="Times New Roman"/>
          <w:rPrChange w:id="797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973" w:author="China" w:date="2017-06-06T20:51:00Z">
            <w:rPr>
              <w:rFonts w:ascii="新宋体" w:hAnsi="新宋体" w:eastAsia="新宋体"/>
            </w:rPr>
          </w:rPrChange>
        </w:rPr>
      </w:pPr>
    </w:p>
    <w:p>
      <w:pPr>
        <w:ind w:firstLine="480"/>
        <w:jc w:val="left"/>
        <w:rPr>
          <w:rFonts w:ascii="Times New Roman" w:hAnsi="Times New Roman" w:eastAsia="新宋体" w:cs="Times New Roman"/>
          <w:rPrChange w:id="7974" w:author="China" w:date="2017-06-06T20:51:00Z">
            <w:rPr>
              <w:rFonts w:ascii="新宋体" w:hAnsi="新宋体" w:eastAsia="新宋体"/>
            </w:rPr>
          </w:rPrChange>
        </w:rPr>
      </w:pPr>
      <w:r>
        <w:rPr>
          <w:rFonts w:ascii="Times New Roman" w:hAnsi="Times New Roman" w:eastAsia="新宋体" w:cs="Times New Roman"/>
          <w:rPrChange w:id="797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7976" w:author="China" w:date="2017-06-06T20:51:00Z">
            <w:rPr>
              <w:rFonts w:ascii="新宋体" w:hAnsi="新宋体" w:eastAsia="新宋体"/>
            </w:rPr>
          </w:rPrChange>
        </w:rPr>
      </w:pPr>
      <w:r>
        <w:rPr>
          <w:rFonts w:ascii="Times New Roman" w:hAnsi="Times New Roman" w:eastAsia="新宋体" w:cs="Times New Roman"/>
          <w:rPrChange w:id="7977"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7978" w:author="China" w:date="2017-06-06T20:51:00Z">
            <w:rPr>
              <w:rFonts w:ascii="新宋体" w:hAnsi="新宋体" w:eastAsia="新宋体"/>
            </w:rPr>
          </w:rPrChange>
        </w:rPr>
      </w:pPr>
      <w:r>
        <w:rPr>
          <w:rFonts w:ascii="Times New Roman" w:hAnsi="Times New Roman" w:eastAsia="新宋体" w:cs="Times New Roman"/>
          <w:rPrChange w:id="7979" w:author="China" w:date="2017-06-06T20:51:00Z">
            <w:rPr>
              <w:rFonts w:ascii="新宋体" w:hAnsi="新宋体" w:eastAsia="新宋体"/>
            </w:rPr>
          </w:rPrChange>
        </w:rPr>
        <w:br w:type="page"/>
      </w:r>
    </w:p>
    <w:p>
      <w:pPr>
        <w:ind w:firstLine="0" w:firstLineChars="0"/>
        <w:jc w:val="left"/>
        <w:rPr>
          <w:rFonts w:ascii="Times New Roman" w:hAnsi="Times New Roman" w:cs="Times New Roman"/>
          <w:b/>
          <w:bCs/>
          <w:sz w:val="32"/>
          <w:szCs w:val="32"/>
          <w:rPrChange w:id="7980" w:author="China" w:date="2017-06-06T20:51:00Z">
            <w:rPr>
              <w:rFonts w:ascii="宋体" w:hAnsi="宋体" w:cs="宋体"/>
              <w:b/>
              <w:bCs/>
              <w:sz w:val="32"/>
              <w:szCs w:val="32"/>
            </w:rPr>
          </w:rPrChange>
        </w:rPr>
      </w:pPr>
      <w:r>
        <w:rPr>
          <w:rFonts w:hint="eastAsia" w:ascii="Times New Roman" w:hAnsi="Times New Roman" w:cs="Times New Roman"/>
          <w:b/>
          <w:bCs/>
          <w:sz w:val="32"/>
          <w:szCs w:val="32"/>
          <w:rPrChange w:id="7981" w:author="China" w:date="2017-06-06T20:51:00Z">
            <w:rPr>
              <w:rFonts w:hint="eastAsia" w:ascii="宋体" w:hAnsi="宋体" w:cs="宋体"/>
              <w:b/>
              <w:bCs/>
              <w:sz w:val="32"/>
              <w:szCs w:val="32"/>
            </w:rPr>
          </w:rPrChange>
        </w:rPr>
        <w:t>附录</w:t>
      </w:r>
      <w:r>
        <w:rPr>
          <w:rFonts w:ascii="Times New Roman" w:hAnsi="Times New Roman" w:cs="Times New Roman"/>
          <w:b/>
          <w:bCs/>
          <w:sz w:val="32"/>
          <w:szCs w:val="32"/>
          <w:rPrChange w:id="7982" w:author="China" w:date="2017-06-06T20:51:00Z">
            <w:rPr>
              <w:rFonts w:ascii="宋体" w:hAnsi="宋体" w:cs="宋体"/>
              <w:b/>
              <w:bCs/>
              <w:sz w:val="32"/>
              <w:szCs w:val="32"/>
            </w:rPr>
          </w:rPrChange>
        </w:rPr>
        <w:t>3</w:t>
      </w:r>
      <w:r>
        <w:rPr>
          <w:rFonts w:hint="eastAsia" w:ascii="Times New Roman" w:hAnsi="Times New Roman" w:cs="Times New Roman"/>
          <w:b/>
          <w:bCs/>
          <w:sz w:val="32"/>
          <w:szCs w:val="32"/>
          <w:rPrChange w:id="7983" w:author="China" w:date="2017-06-06T20:51:00Z">
            <w:rPr>
              <w:rFonts w:hint="eastAsia" w:ascii="宋体" w:hAnsi="宋体" w:cs="宋体"/>
              <w:b/>
              <w:bCs/>
              <w:sz w:val="32"/>
              <w:szCs w:val="32"/>
            </w:rPr>
          </w:rPrChange>
        </w:rPr>
        <w:t>：</w:t>
      </w:r>
    </w:p>
    <w:p>
      <w:pPr>
        <w:ind w:firstLine="0" w:firstLineChars="0"/>
        <w:jc w:val="left"/>
        <w:rPr>
          <w:rFonts w:ascii="Times New Roman" w:hAnsi="Times New Roman" w:eastAsia="新宋体" w:cs="Times New Roman"/>
          <w:rPrChange w:id="7984" w:author="China" w:date="2017-06-06T20:51:00Z">
            <w:rPr>
              <w:rFonts w:ascii="新宋体" w:hAnsi="新宋体" w:eastAsia="新宋体"/>
            </w:rPr>
          </w:rPrChange>
        </w:rPr>
      </w:pPr>
      <w:r>
        <w:rPr>
          <w:rFonts w:hint="eastAsia" w:ascii="Times New Roman" w:hAnsi="Times New Roman" w:eastAsia="新宋体" w:cs="Times New Roman"/>
          <w:rPrChange w:id="7985" w:author="China" w:date="2017-06-06T20:51:00Z">
            <w:rPr>
              <w:rFonts w:hint="eastAsia" w:ascii="新宋体" w:hAnsi="新宋体" w:eastAsia="新宋体"/>
            </w:rPr>
          </w:rPrChange>
        </w:rPr>
        <w:t>滤波程序</w:t>
      </w:r>
    </w:p>
    <w:p>
      <w:pPr>
        <w:ind w:firstLine="480"/>
        <w:jc w:val="left"/>
        <w:rPr>
          <w:rFonts w:eastAsia="新宋体" w:cs="Times New Roman"/>
          <w:rPrChange w:id="7987" w:author="China" w:date="2017-06-09T13:29:00Z">
            <w:rPr>
              <w:rFonts w:cs="Times New Roman"/>
            </w:rPr>
          </w:rPrChange>
        </w:rPr>
        <w:pPrChange w:id="7986" w:author="China" w:date="2017-06-09T13:29:00Z">
          <w:pPr>
            <w:ind w:firstLine="400"/>
            <w:jc w:val="left"/>
          </w:pPr>
        </w:pPrChange>
      </w:pPr>
      <w:r>
        <w:rPr>
          <w:rFonts w:ascii="Times New Roman" w:hAnsi="Times New Roman" w:eastAsia="新宋体" w:cs="Times New Roman"/>
          <w:color w:val="auto"/>
          <w:sz w:val="24"/>
          <w:rPrChange w:id="7988" w:author="China" w:date="2017-06-09T13:29:00Z">
            <w:rPr>
              <w:rFonts w:ascii="Courier New" w:hAnsi="Courier New"/>
              <w:color w:val="0000FF"/>
              <w:sz w:val="20"/>
            </w:rPr>
          </w:rPrChange>
        </w:rPr>
        <w:t>function</w:t>
      </w:r>
      <w:r>
        <w:rPr>
          <w:rFonts w:ascii="Times New Roman" w:hAnsi="Times New Roman" w:eastAsia="新宋体" w:cs="Times New Roman"/>
          <w:color w:val="auto"/>
          <w:sz w:val="24"/>
          <w:rPrChange w:id="7989" w:author="China" w:date="2017-06-09T13:29:00Z">
            <w:rPr>
              <w:rFonts w:ascii="Courier New" w:hAnsi="Courier New"/>
              <w:color w:val="000000"/>
              <w:sz w:val="20"/>
            </w:rPr>
          </w:rPrChange>
        </w:rPr>
        <w:t xml:space="preserve"> ISD=Filter(S</w:t>
      </w:r>
      <w:r>
        <w:rPr>
          <w:rFonts w:hint="eastAsia" w:ascii="Times New Roman" w:hAnsi="Times New Roman" w:eastAsia="新宋体" w:cs="Times New Roman"/>
          <w:color w:val="auto"/>
          <w:sz w:val="24"/>
          <w:rPrChange w:id="7990"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7991" w:author="China" w:date="2017-06-09T13:29:00Z">
            <w:rPr>
              <w:rFonts w:ascii="Courier New" w:hAnsi="Courier New"/>
              <w:color w:val="000000"/>
              <w:sz w:val="20"/>
            </w:rPr>
          </w:rPrChange>
        </w:rPr>
        <w:t>N1</w:t>
      </w:r>
      <w:r>
        <w:rPr>
          <w:rFonts w:hint="eastAsia" w:ascii="Times New Roman" w:hAnsi="Times New Roman" w:eastAsia="新宋体" w:cs="Times New Roman"/>
          <w:color w:val="auto"/>
          <w:sz w:val="24"/>
          <w:rPrChange w:id="7992"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7993" w:author="China" w:date="2017-06-09T13:29:00Z">
            <w:rPr>
              <w:rFonts w:ascii="Courier New" w:hAnsi="Courier New"/>
              <w:color w:val="000000"/>
              <w:sz w:val="20"/>
            </w:rPr>
          </w:rPrChange>
        </w:rPr>
        <w:t>N2)</w:t>
      </w:r>
    </w:p>
    <w:p>
      <w:pPr>
        <w:ind w:firstLine="480"/>
        <w:jc w:val="left"/>
        <w:rPr>
          <w:rFonts w:eastAsia="新宋体" w:cs="Times New Roman"/>
          <w:rPrChange w:id="7995" w:author="China" w:date="2017-06-09T13:29:00Z">
            <w:rPr>
              <w:rFonts w:cs="Times New Roman"/>
            </w:rPr>
          </w:rPrChange>
        </w:rPr>
        <w:pPrChange w:id="7994" w:author="China" w:date="2017-06-09T13:29:00Z">
          <w:pPr>
            <w:ind w:firstLine="400"/>
            <w:jc w:val="left"/>
          </w:pPr>
        </w:pPrChange>
      </w:pPr>
      <w:r>
        <w:rPr>
          <w:rFonts w:ascii="Times New Roman" w:hAnsi="Times New Roman" w:eastAsia="新宋体" w:cs="Times New Roman"/>
          <w:color w:val="auto"/>
          <w:sz w:val="24"/>
          <w:rPrChange w:id="7996" w:author="China" w:date="2017-06-09T13:29:00Z">
            <w:rPr>
              <w:rFonts w:ascii="Courier New" w:hAnsi="Courier New"/>
              <w:color w:val="000000"/>
              <w:sz w:val="20"/>
            </w:rPr>
          </w:rPrChange>
        </w:rPr>
        <w:t>S=</w:t>
      </w:r>
      <w:r>
        <w:rPr>
          <w:rFonts w:ascii="Times New Roman" w:hAnsi="Times New Roman" w:eastAsia="新宋体" w:cs="Times New Roman"/>
          <w:color w:val="auto"/>
          <w:sz w:val="24"/>
          <w:rPrChange w:id="7997" w:author="China" w:date="2017-06-09T13:29:00Z">
            <w:rPr>
              <w:rFonts w:ascii="Courier New" w:hAnsi="Courier New"/>
              <w:color w:val="000000"/>
              <w:sz w:val="20"/>
            </w:rPr>
          </w:rPrChange>
        </w:rPr>
        <w:t>S(</w:t>
      </w:r>
      <w:r>
        <w:rPr>
          <w:rFonts w:ascii="Times New Roman" w:hAnsi="Times New Roman" w:eastAsia="新宋体" w:cs="Times New Roman"/>
          <w:color w:val="auto"/>
          <w:sz w:val="24"/>
          <w:rPrChange w:id="7998" w:author="China" w:date="2017-06-09T13:29:00Z">
            <w:rPr>
              <w:rFonts w:ascii="Courier New" w:hAnsi="Courier New"/>
              <w:color w:val="000000"/>
              <w:sz w:val="20"/>
            </w:rPr>
          </w:rPrChange>
        </w:rPr>
        <w:t>N1:N2);</w:t>
      </w:r>
    </w:p>
    <w:p>
      <w:pPr>
        <w:ind w:firstLine="480"/>
        <w:jc w:val="left"/>
        <w:rPr>
          <w:rFonts w:eastAsia="新宋体" w:cs="Times New Roman"/>
          <w:rPrChange w:id="8000" w:author="China" w:date="2017-06-09T13:29:00Z">
            <w:rPr>
              <w:rFonts w:cs="Times New Roman"/>
            </w:rPr>
          </w:rPrChange>
        </w:rPr>
        <w:pPrChange w:id="7999" w:author="China" w:date="2017-06-09T13:29:00Z">
          <w:pPr>
            <w:ind w:firstLine="400"/>
            <w:jc w:val="left"/>
          </w:pPr>
        </w:pPrChange>
      </w:pPr>
      <w:r>
        <w:rPr>
          <w:rFonts w:ascii="Times New Roman" w:hAnsi="Times New Roman" w:eastAsia="新宋体" w:cs="Times New Roman"/>
          <w:color w:val="auto"/>
          <w:sz w:val="24"/>
          <w:rPrChange w:id="8001" w:author="China" w:date="2017-06-09T13:29:00Z">
            <w:rPr>
              <w:rFonts w:ascii="Courier New" w:hAnsi="Courier New"/>
              <w:color w:val="000000"/>
              <w:sz w:val="20"/>
            </w:rPr>
          </w:rPrChange>
        </w:rPr>
        <w:t>N=length(S);</w:t>
      </w:r>
    </w:p>
    <w:p>
      <w:pPr>
        <w:ind w:firstLine="480"/>
        <w:jc w:val="left"/>
        <w:rPr>
          <w:rFonts w:eastAsia="新宋体" w:cs="Times New Roman"/>
          <w:rPrChange w:id="8003" w:author="China" w:date="2017-06-09T13:29:00Z">
            <w:rPr>
              <w:rFonts w:cs="Times New Roman"/>
            </w:rPr>
          </w:rPrChange>
        </w:rPr>
        <w:pPrChange w:id="8002" w:author="China" w:date="2017-06-09T13:29:00Z">
          <w:pPr>
            <w:ind w:firstLine="400"/>
            <w:jc w:val="left"/>
          </w:pPr>
        </w:pPrChange>
      </w:pPr>
      <w:r>
        <w:rPr>
          <w:rFonts w:ascii="Times New Roman" w:hAnsi="Times New Roman" w:eastAsia="新宋体" w:cs="Times New Roman"/>
          <w:color w:val="auto"/>
          <w:sz w:val="24"/>
          <w:rPrChange w:id="8004" w:author="China" w:date="2017-06-09T13:29:00Z">
            <w:rPr>
              <w:rFonts w:ascii="Courier New" w:hAnsi="Courier New"/>
              <w:color w:val="000000"/>
              <w:sz w:val="20"/>
            </w:rPr>
          </w:rPrChange>
        </w:rPr>
        <w:t>F1=0.1</w:t>
      </w:r>
      <w:r>
        <w:rPr>
          <w:rFonts w:ascii="Times New Roman" w:hAnsi="Times New Roman" w:eastAsia="新宋体" w:cs="Times New Roman"/>
          <w:color w:val="auto"/>
          <w:sz w:val="24"/>
          <w:rPrChange w:id="8005" w:author="China" w:date="2017-06-09T13:29:00Z">
            <w:rPr>
              <w:rFonts w:ascii="Courier New" w:hAnsi="Courier New"/>
              <w:color w:val="000000"/>
              <w:sz w:val="20"/>
            </w:rPr>
          </w:rPrChange>
        </w:rPr>
        <w:t>;F2</w:t>
      </w:r>
      <w:r>
        <w:rPr>
          <w:rFonts w:ascii="Times New Roman" w:hAnsi="Times New Roman" w:eastAsia="新宋体" w:cs="Times New Roman"/>
          <w:color w:val="auto"/>
          <w:sz w:val="24"/>
          <w:rPrChange w:id="8006" w:author="China" w:date="2017-06-09T13:29:00Z">
            <w:rPr>
              <w:rFonts w:ascii="Courier New" w:hAnsi="Courier New"/>
              <w:color w:val="000000"/>
              <w:sz w:val="20"/>
            </w:rPr>
          </w:rPrChange>
        </w:rPr>
        <w:t>=0.8;F3=1.3;F4=2;</w:t>
      </w:r>
    </w:p>
    <w:p>
      <w:pPr>
        <w:ind w:firstLine="480"/>
        <w:jc w:val="left"/>
        <w:rPr>
          <w:rFonts w:eastAsia="新宋体" w:cs="Times New Roman"/>
          <w:rPrChange w:id="8008" w:author="China" w:date="2017-06-09T13:29:00Z">
            <w:rPr>
              <w:rFonts w:cs="Times New Roman"/>
            </w:rPr>
          </w:rPrChange>
        </w:rPr>
        <w:pPrChange w:id="8007" w:author="China" w:date="2017-06-09T13:29:00Z">
          <w:pPr>
            <w:ind w:firstLine="400"/>
            <w:jc w:val="left"/>
          </w:pPr>
        </w:pPrChange>
      </w:pPr>
      <w:r>
        <w:rPr>
          <w:rFonts w:ascii="Times New Roman" w:hAnsi="Times New Roman" w:eastAsia="新宋体" w:cs="Times New Roman"/>
          <w:color w:val="auto"/>
          <w:sz w:val="24"/>
          <w:rPrChange w:id="8009" w:author="China" w:date="2017-06-09T13:29:00Z">
            <w:rPr>
              <w:rFonts w:ascii="Courier New" w:hAnsi="Courier New"/>
              <w:color w:val="000000"/>
              <w:sz w:val="20"/>
            </w:rPr>
          </w:rPrChange>
        </w:rPr>
        <w:t>dt=</w:t>
      </w:r>
      <w:r>
        <w:rPr>
          <w:rFonts w:ascii="Times New Roman" w:hAnsi="Times New Roman" w:eastAsia="新宋体" w:cs="Times New Roman"/>
          <w:color w:val="auto"/>
          <w:sz w:val="24"/>
          <w:rPrChange w:id="8010" w:author="China" w:date="2017-06-09T13:29:00Z">
            <w:rPr>
              <w:rFonts w:ascii="Courier New" w:hAnsi="Courier New"/>
              <w:color w:val="000000"/>
              <w:sz w:val="20"/>
            </w:rPr>
          </w:rPrChange>
        </w:rPr>
        <w:t>0.2;</w:t>
      </w:r>
    </w:p>
    <w:p>
      <w:pPr>
        <w:ind w:firstLine="480"/>
        <w:jc w:val="left"/>
        <w:rPr>
          <w:rFonts w:eastAsia="新宋体" w:cs="Times New Roman"/>
          <w:rPrChange w:id="8012" w:author="China" w:date="2017-06-09T13:29:00Z">
            <w:rPr>
              <w:rFonts w:cs="Times New Roman"/>
            </w:rPr>
          </w:rPrChange>
        </w:rPr>
        <w:pPrChange w:id="8011" w:author="China" w:date="2017-06-09T13:29:00Z">
          <w:pPr>
            <w:ind w:firstLine="400"/>
            <w:jc w:val="left"/>
          </w:pPr>
        </w:pPrChange>
      </w:pPr>
      <w:r>
        <w:rPr>
          <w:rFonts w:ascii="Times New Roman" w:hAnsi="Times New Roman" w:eastAsia="新宋体" w:cs="Times New Roman"/>
          <w:color w:val="auto"/>
          <w:sz w:val="24"/>
          <w:rPrChange w:id="8013" w:author="China" w:date="2017-06-09T13:29:00Z">
            <w:rPr>
              <w:rFonts w:ascii="Courier New" w:hAnsi="Courier New"/>
              <w:color w:val="000000"/>
              <w:sz w:val="20"/>
            </w:rPr>
          </w:rPrChange>
        </w:rPr>
        <w:t>df=</w:t>
      </w:r>
      <w:r>
        <w:rPr>
          <w:rFonts w:ascii="Times New Roman" w:hAnsi="Times New Roman" w:eastAsia="新宋体" w:cs="Times New Roman"/>
          <w:color w:val="auto"/>
          <w:sz w:val="24"/>
          <w:rPrChange w:id="8014" w:author="China" w:date="2017-06-09T13:29:00Z">
            <w:rPr>
              <w:rFonts w:ascii="Courier New" w:hAnsi="Courier New"/>
              <w:color w:val="000000"/>
              <w:sz w:val="20"/>
            </w:rPr>
          </w:rPrChange>
        </w:rPr>
        <w:t>1/(dt*N);</w:t>
      </w:r>
    </w:p>
    <w:p>
      <w:pPr>
        <w:ind w:firstLine="480"/>
        <w:jc w:val="left"/>
        <w:rPr>
          <w:rFonts w:eastAsia="新宋体" w:cs="Times New Roman"/>
          <w:rPrChange w:id="8016" w:author="China" w:date="2017-06-09T13:29:00Z">
            <w:rPr>
              <w:rFonts w:cs="Times New Roman"/>
            </w:rPr>
          </w:rPrChange>
        </w:rPr>
        <w:pPrChange w:id="8015" w:author="China" w:date="2017-06-09T13:29:00Z">
          <w:pPr>
            <w:ind w:firstLine="400"/>
            <w:jc w:val="left"/>
          </w:pPr>
        </w:pPrChange>
      </w:pPr>
      <w:r>
        <w:rPr>
          <w:rFonts w:ascii="Times New Roman" w:hAnsi="Times New Roman" w:eastAsia="新宋体" w:cs="Times New Roman"/>
          <w:color w:val="auto"/>
          <w:sz w:val="24"/>
          <w:rPrChange w:id="8017" w:author="China" w:date="2017-06-09T13:29:00Z">
            <w:rPr>
              <w:rFonts w:ascii="Courier New" w:hAnsi="Courier New"/>
              <w:color w:val="000000"/>
              <w:sz w:val="20"/>
            </w:rPr>
          </w:rPrChange>
        </w:rPr>
        <w:t>f=df*(0</w:t>
      </w:r>
      <w:r>
        <w:rPr>
          <w:rFonts w:ascii="Times New Roman" w:hAnsi="Times New Roman" w:eastAsia="新宋体" w:cs="Times New Roman"/>
          <w:color w:val="auto"/>
          <w:sz w:val="24"/>
          <w:rPrChange w:id="8018" w:author="China" w:date="2017-06-09T13:29:00Z">
            <w:rPr>
              <w:rFonts w:ascii="Courier New" w:hAnsi="Courier New"/>
              <w:color w:val="000000"/>
              <w:sz w:val="20"/>
            </w:rPr>
          </w:rPrChange>
        </w:rPr>
        <w:t>:N</w:t>
      </w:r>
      <w:r>
        <w:rPr>
          <w:rFonts w:ascii="Times New Roman" w:hAnsi="Times New Roman" w:eastAsia="新宋体" w:cs="Times New Roman"/>
          <w:color w:val="auto"/>
          <w:sz w:val="24"/>
          <w:rPrChange w:id="8019" w:author="China" w:date="2017-06-09T13:29:00Z">
            <w:rPr>
              <w:rFonts w:ascii="Courier New" w:hAnsi="Courier New"/>
              <w:color w:val="000000"/>
              <w:sz w:val="20"/>
            </w:rPr>
          </w:rPrChange>
        </w:rPr>
        <w:t>-1);</w:t>
      </w:r>
    </w:p>
    <w:p>
      <w:pPr>
        <w:ind w:firstLine="480"/>
        <w:jc w:val="left"/>
        <w:rPr>
          <w:rFonts w:eastAsia="新宋体" w:cs="Times New Roman"/>
          <w:rPrChange w:id="8021" w:author="China" w:date="2017-06-09T13:29:00Z">
            <w:rPr>
              <w:rFonts w:cs="Times New Roman"/>
            </w:rPr>
          </w:rPrChange>
        </w:rPr>
        <w:pPrChange w:id="8020" w:author="China" w:date="2017-06-09T13:29:00Z">
          <w:pPr>
            <w:ind w:firstLine="400"/>
            <w:jc w:val="left"/>
          </w:pPr>
        </w:pPrChange>
      </w:pPr>
      <w:r>
        <w:rPr>
          <w:rFonts w:ascii="Times New Roman" w:hAnsi="Times New Roman" w:eastAsia="新宋体" w:cs="Times New Roman"/>
          <w:color w:val="auto"/>
          <w:sz w:val="24"/>
          <w:rPrChange w:id="8022" w:author="China" w:date="2017-06-09T13:29:00Z">
            <w:rPr>
              <w:rFonts w:ascii="Courier New" w:hAnsi="Courier New"/>
              <w:color w:val="000000"/>
              <w:sz w:val="20"/>
            </w:rPr>
          </w:rPrChange>
        </w:rPr>
        <w:t>Sf</w:t>
      </w:r>
      <w:r>
        <w:rPr>
          <w:rFonts w:ascii="Times New Roman" w:hAnsi="Times New Roman" w:eastAsia="新宋体" w:cs="Times New Roman"/>
          <w:color w:val="auto"/>
          <w:sz w:val="24"/>
          <w:rPrChange w:id="8023" w:author="China" w:date="2017-06-09T13:29:00Z">
            <w:rPr>
              <w:rFonts w:ascii="Courier New" w:hAnsi="Courier New"/>
              <w:color w:val="000000"/>
              <w:sz w:val="20"/>
            </w:rPr>
          </w:rPrChange>
        </w:rPr>
        <w:t>=(</w:t>
      </w:r>
      <w:r>
        <w:rPr>
          <w:rFonts w:ascii="Times New Roman" w:hAnsi="Times New Roman" w:eastAsia="新宋体" w:cs="Times New Roman"/>
          <w:color w:val="auto"/>
          <w:sz w:val="24"/>
          <w:rPrChange w:id="8024" w:author="China" w:date="2017-06-09T13:29:00Z">
            <w:rPr>
              <w:rFonts w:ascii="Courier New" w:hAnsi="Courier New"/>
              <w:color w:val="000000"/>
              <w:sz w:val="20"/>
            </w:rPr>
          </w:rPrChange>
        </w:rPr>
        <w:t>fft(S));Temp=Sf(1);Sf(1)=0;</w:t>
      </w:r>
    </w:p>
    <w:p>
      <w:pPr>
        <w:ind w:firstLine="480"/>
        <w:jc w:val="left"/>
        <w:rPr>
          <w:rFonts w:eastAsia="新宋体" w:cs="Times New Roman"/>
          <w:rPrChange w:id="8026" w:author="China" w:date="2017-06-09T13:29:00Z">
            <w:rPr>
              <w:rFonts w:cs="Times New Roman"/>
            </w:rPr>
          </w:rPrChange>
        </w:rPr>
        <w:pPrChange w:id="8025" w:author="China" w:date="2017-06-09T13:29:00Z">
          <w:pPr>
            <w:ind w:firstLine="400"/>
            <w:jc w:val="left"/>
          </w:pPr>
        </w:pPrChange>
      </w:pPr>
      <w:r>
        <w:rPr>
          <w:rFonts w:ascii="Times New Roman" w:hAnsi="Times New Roman" w:eastAsia="新宋体" w:cs="Times New Roman"/>
          <w:color w:val="auto"/>
          <w:sz w:val="24"/>
          <w:rPrChange w:id="8027" w:author="China" w:date="2017-06-09T13:29:00Z">
            <w:rPr>
              <w:rFonts w:ascii="Courier New" w:hAnsi="Courier New"/>
              <w:color w:val="000000"/>
              <w:sz w:val="20"/>
            </w:rPr>
          </w:rPrChange>
        </w:rPr>
        <w:t>SD=HAMMING_WINDOW(Sf</w:t>
      </w:r>
      <w:r>
        <w:rPr>
          <w:rFonts w:hint="eastAsia" w:ascii="Times New Roman" w:hAnsi="Times New Roman" w:eastAsia="新宋体" w:cs="Times New Roman"/>
          <w:color w:val="auto"/>
          <w:sz w:val="24"/>
          <w:rPrChange w:id="8028"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029" w:author="China" w:date="2017-06-09T13:29:00Z">
            <w:rPr>
              <w:rFonts w:ascii="Courier New" w:hAnsi="Courier New"/>
              <w:color w:val="000000"/>
              <w:sz w:val="20"/>
            </w:rPr>
          </w:rPrChange>
        </w:rPr>
        <w:t>F1/df</w:t>
      </w:r>
      <w:r>
        <w:rPr>
          <w:rFonts w:hint="eastAsia" w:ascii="Times New Roman" w:hAnsi="Times New Roman" w:eastAsia="新宋体" w:cs="Times New Roman"/>
          <w:color w:val="auto"/>
          <w:sz w:val="24"/>
          <w:rPrChange w:id="8030"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031" w:author="China" w:date="2017-06-09T13:29:00Z">
            <w:rPr>
              <w:rFonts w:ascii="Courier New" w:hAnsi="Courier New"/>
              <w:color w:val="000000"/>
              <w:sz w:val="20"/>
            </w:rPr>
          </w:rPrChange>
        </w:rPr>
        <w:t>F2/df</w:t>
      </w:r>
      <w:r>
        <w:rPr>
          <w:rFonts w:hint="eastAsia" w:ascii="Times New Roman" w:hAnsi="Times New Roman" w:eastAsia="新宋体" w:cs="Times New Roman"/>
          <w:color w:val="auto"/>
          <w:sz w:val="24"/>
          <w:rPrChange w:id="8032"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033" w:author="China" w:date="2017-06-09T13:29:00Z">
            <w:rPr>
              <w:rFonts w:ascii="Courier New" w:hAnsi="Courier New"/>
              <w:color w:val="000000"/>
              <w:sz w:val="20"/>
            </w:rPr>
          </w:rPrChange>
        </w:rPr>
        <w:t>F3/df</w:t>
      </w:r>
      <w:r>
        <w:rPr>
          <w:rFonts w:hint="eastAsia" w:ascii="Times New Roman" w:hAnsi="Times New Roman" w:eastAsia="新宋体" w:cs="Times New Roman"/>
          <w:color w:val="auto"/>
          <w:sz w:val="24"/>
          <w:rPrChange w:id="8034"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035" w:author="China" w:date="2017-06-09T13:29:00Z">
            <w:rPr>
              <w:rFonts w:ascii="Courier New" w:hAnsi="Courier New"/>
              <w:color w:val="000000"/>
              <w:sz w:val="20"/>
            </w:rPr>
          </w:rPrChange>
        </w:rPr>
        <w:t>F4/df);</w:t>
      </w:r>
    </w:p>
    <w:p>
      <w:pPr>
        <w:ind w:firstLine="480"/>
        <w:jc w:val="left"/>
        <w:rPr>
          <w:rFonts w:eastAsia="新宋体" w:cs="Times New Roman"/>
          <w:rPrChange w:id="8037" w:author="China" w:date="2017-06-09T13:29:00Z">
            <w:rPr>
              <w:rFonts w:cs="Times New Roman"/>
            </w:rPr>
          </w:rPrChange>
        </w:rPr>
        <w:pPrChange w:id="8036" w:author="China" w:date="2017-06-09T13:29:00Z">
          <w:pPr>
            <w:ind w:firstLine="400"/>
            <w:jc w:val="left"/>
          </w:pPr>
        </w:pPrChange>
      </w:pPr>
      <w:r>
        <w:rPr>
          <w:rFonts w:ascii="Times New Roman" w:hAnsi="Times New Roman" w:eastAsia="新宋体" w:cs="Times New Roman"/>
          <w:color w:val="auto"/>
          <w:sz w:val="24"/>
          <w:rPrChange w:id="8038"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039" w:author="China" w:date="2017-06-09T13:29:00Z">
            <w:rPr>
              <w:rFonts w:ascii="Courier New" w:hAnsi="Courier New"/>
              <w:color w:val="000000"/>
              <w:sz w:val="20"/>
            </w:rPr>
          </w:rPrChange>
        </w:rPr>
        <w:t>plot(</w:t>
      </w:r>
      <w:r>
        <w:rPr>
          <w:rFonts w:ascii="Times New Roman" w:hAnsi="Times New Roman" w:eastAsia="新宋体" w:cs="Times New Roman"/>
          <w:color w:val="auto"/>
          <w:sz w:val="24"/>
          <w:rPrChange w:id="8040" w:author="China" w:date="2017-06-09T13:29:00Z">
            <w:rPr>
              <w:rFonts w:ascii="Courier New" w:hAnsi="Courier New"/>
              <w:color w:val="000000"/>
              <w:sz w:val="20"/>
            </w:rPr>
          </w:rPrChange>
        </w:rPr>
        <w:t>abs(Sf));</w:t>
      </w:r>
    </w:p>
    <w:p>
      <w:pPr>
        <w:ind w:firstLine="480"/>
        <w:jc w:val="left"/>
        <w:rPr>
          <w:rFonts w:eastAsia="新宋体" w:cs="Times New Roman"/>
          <w:rPrChange w:id="8042" w:author="China" w:date="2017-06-09T13:29:00Z">
            <w:rPr>
              <w:rFonts w:cs="Times New Roman"/>
            </w:rPr>
          </w:rPrChange>
        </w:rPr>
        <w:pPrChange w:id="8041" w:author="China" w:date="2017-06-09T13:29:00Z">
          <w:pPr>
            <w:ind w:firstLine="400"/>
            <w:jc w:val="left"/>
          </w:pPr>
        </w:pPrChange>
      </w:pPr>
      <w:r>
        <w:rPr>
          <w:rFonts w:ascii="Times New Roman" w:hAnsi="Times New Roman" w:eastAsia="新宋体" w:cs="Times New Roman"/>
          <w:color w:val="auto"/>
          <w:sz w:val="24"/>
          <w:rPrChange w:id="8043"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044" w:author="China" w:date="2017-06-09T13:29:00Z">
            <w:rPr>
              <w:rFonts w:ascii="Courier New" w:hAnsi="Courier New"/>
              <w:color w:val="000000"/>
              <w:sz w:val="20"/>
            </w:rPr>
          </w:rPrChange>
        </w:rPr>
        <w:t>plot(</w:t>
      </w:r>
      <w:r>
        <w:rPr>
          <w:rFonts w:ascii="Times New Roman" w:hAnsi="Times New Roman" w:eastAsia="新宋体" w:cs="Times New Roman"/>
          <w:color w:val="auto"/>
          <w:sz w:val="24"/>
          <w:rPrChange w:id="8045" w:author="China" w:date="2017-06-09T13:29:00Z">
            <w:rPr>
              <w:rFonts w:ascii="Courier New" w:hAnsi="Courier New"/>
              <w:color w:val="000000"/>
              <w:sz w:val="20"/>
            </w:rPr>
          </w:rPrChange>
        </w:rPr>
        <w:t>S);</w:t>
      </w:r>
    </w:p>
    <w:p>
      <w:pPr>
        <w:ind w:firstLine="480"/>
        <w:jc w:val="left"/>
        <w:rPr>
          <w:rFonts w:eastAsia="新宋体" w:cs="Times New Roman"/>
          <w:rPrChange w:id="8047" w:author="China" w:date="2017-06-09T13:29:00Z">
            <w:rPr>
              <w:rFonts w:cs="Times New Roman"/>
            </w:rPr>
          </w:rPrChange>
        </w:rPr>
        <w:pPrChange w:id="8046" w:author="China" w:date="2017-06-09T13:29:00Z">
          <w:pPr>
            <w:ind w:firstLine="400"/>
            <w:jc w:val="left"/>
          </w:pPr>
        </w:pPrChange>
      </w:pPr>
      <w:r>
        <w:rPr>
          <w:rFonts w:ascii="Times New Roman" w:hAnsi="Times New Roman" w:eastAsia="新宋体" w:cs="Times New Roman"/>
          <w:color w:val="auto"/>
          <w:sz w:val="24"/>
          <w:rPrChange w:id="8048" w:author="China" w:date="2017-06-09T13:29:00Z">
            <w:rPr>
              <w:rFonts w:ascii="Courier New" w:hAnsi="Courier New"/>
              <w:color w:val="000000"/>
              <w:sz w:val="20"/>
            </w:rPr>
          </w:rPrChange>
        </w:rPr>
        <w:t>subplot(</w:t>
      </w:r>
      <w:r>
        <w:rPr>
          <w:rFonts w:ascii="Times New Roman" w:hAnsi="Times New Roman" w:eastAsia="新宋体" w:cs="Times New Roman"/>
          <w:color w:val="auto"/>
          <w:sz w:val="24"/>
          <w:rPrChange w:id="8049" w:author="China" w:date="2017-06-09T13:29:00Z">
            <w:rPr>
              <w:rFonts w:ascii="Courier New" w:hAnsi="Courier New"/>
              <w:color w:val="000000"/>
              <w:sz w:val="20"/>
            </w:rPr>
          </w:rPrChange>
        </w:rPr>
        <w:t>211)</w:t>
      </w:r>
    </w:p>
    <w:p>
      <w:pPr>
        <w:ind w:firstLine="480"/>
        <w:jc w:val="left"/>
        <w:rPr>
          <w:rFonts w:eastAsia="新宋体" w:cs="Times New Roman"/>
          <w:rPrChange w:id="8051" w:author="China" w:date="2017-06-09T13:29:00Z">
            <w:rPr>
              <w:rFonts w:cs="Times New Roman"/>
            </w:rPr>
          </w:rPrChange>
        </w:rPr>
        <w:pPrChange w:id="8050" w:author="China" w:date="2017-06-09T13:29:00Z">
          <w:pPr>
            <w:ind w:firstLine="400"/>
            <w:jc w:val="left"/>
          </w:pPr>
        </w:pPrChange>
      </w:pPr>
      <w:r>
        <w:rPr>
          <w:rFonts w:ascii="Times New Roman" w:hAnsi="Times New Roman" w:eastAsia="新宋体" w:cs="Times New Roman"/>
          <w:color w:val="auto"/>
          <w:sz w:val="24"/>
          <w:rPrChange w:id="8052" w:author="China" w:date="2017-06-09T13:29:00Z">
            <w:rPr>
              <w:rFonts w:ascii="Courier New" w:hAnsi="Courier New"/>
              <w:color w:val="000000"/>
              <w:sz w:val="20"/>
            </w:rPr>
          </w:rPrChange>
        </w:rPr>
        <w:t>plot(f</w:t>
      </w:r>
      <w:r>
        <w:rPr>
          <w:rFonts w:hint="eastAsia" w:ascii="Times New Roman" w:hAnsi="Times New Roman" w:eastAsia="新宋体" w:cs="Times New Roman"/>
          <w:color w:val="auto"/>
          <w:sz w:val="24"/>
          <w:rPrChange w:id="8053"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054" w:author="China" w:date="2017-06-09T13:29:00Z">
            <w:rPr>
              <w:rFonts w:ascii="Courier New" w:hAnsi="Courier New"/>
              <w:color w:val="000000"/>
              <w:sz w:val="20"/>
            </w:rPr>
          </w:rPrChange>
        </w:rPr>
        <w:t>abs(SD));</w:t>
      </w:r>
    </w:p>
    <w:p>
      <w:pPr>
        <w:ind w:firstLine="480"/>
        <w:jc w:val="left"/>
        <w:rPr>
          <w:rFonts w:eastAsia="新宋体" w:cs="Times New Roman"/>
          <w:rPrChange w:id="8056" w:author="China" w:date="2017-06-09T13:29:00Z">
            <w:rPr>
              <w:rFonts w:cs="Times New Roman"/>
            </w:rPr>
          </w:rPrChange>
        </w:rPr>
        <w:pPrChange w:id="8055" w:author="China" w:date="2017-06-09T13:29:00Z">
          <w:pPr>
            <w:ind w:firstLine="400"/>
            <w:jc w:val="left"/>
          </w:pPr>
        </w:pPrChange>
      </w:pPr>
      <w:r>
        <w:rPr>
          <w:rFonts w:ascii="Times New Roman" w:hAnsi="Times New Roman" w:eastAsia="新宋体" w:cs="Times New Roman"/>
          <w:color w:val="auto"/>
          <w:sz w:val="24"/>
          <w:rPrChange w:id="8057"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058" w:author="China" w:date="2017-06-09T13:29:00Z">
            <w:rPr>
              <w:rFonts w:ascii="Courier New" w:hAnsi="Courier New"/>
              <w:color w:val="000000"/>
              <w:sz w:val="20"/>
            </w:rPr>
          </w:rPrChange>
        </w:rPr>
        <w:t>xlabel(</w:t>
      </w:r>
      <w:r>
        <w:rPr>
          <w:rFonts w:ascii="Times New Roman" w:hAnsi="Times New Roman" w:eastAsia="新宋体" w:cs="Times New Roman"/>
          <w:color w:val="auto"/>
          <w:sz w:val="24"/>
          <w:rPrChange w:id="8059" w:author="China" w:date="2017-06-09T13:29:00Z">
            <w:rPr>
              <w:rFonts w:ascii="Courier New" w:hAnsi="Courier New"/>
              <w:color w:val="A020F0"/>
              <w:sz w:val="20"/>
            </w:rPr>
          </w:rPrChange>
        </w:rPr>
        <w:t>'f(Hz)'</w:t>
      </w:r>
      <w:r>
        <w:rPr>
          <w:rFonts w:ascii="Times New Roman" w:hAnsi="Times New Roman" w:eastAsia="新宋体" w:cs="Times New Roman"/>
          <w:color w:val="auto"/>
          <w:sz w:val="24"/>
          <w:rPrChange w:id="8060" w:author="China" w:date="2017-06-09T13:29:00Z">
            <w:rPr>
              <w:rFonts w:ascii="Courier New" w:hAnsi="Courier New"/>
              <w:color w:val="000000"/>
              <w:sz w:val="20"/>
            </w:rPr>
          </w:rPrChange>
        </w:rPr>
        <w:t>)</w:t>
      </w:r>
    </w:p>
    <w:p>
      <w:pPr>
        <w:ind w:firstLine="480"/>
        <w:jc w:val="left"/>
        <w:rPr>
          <w:rFonts w:eastAsia="新宋体" w:cs="Times New Roman"/>
          <w:rPrChange w:id="8062" w:author="China" w:date="2017-06-09T13:29:00Z">
            <w:rPr>
              <w:rFonts w:cs="Times New Roman"/>
            </w:rPr>
          </w:rPrChange>
        </w:rPr>
        <w:pPrChange w:id="8061" w:author="China" w:date="2017-06-09T13:29:00Z">
          <w:pPr>
            <w:ind w:firstLine="400"/>
            <w:jc w:val="left"/>
          </w:pPr>
        </w:pPrChange>
      </w:pPr>
      <w:r>
        <w:rPr>
          <w:rFonts w:ascii="Times New Roman" w:hAnsi="Times New Roman" w:eastAsia="新宋体" w:cs="Times New Roman"/>
          <w:color w:val="auto"/>
          <w:sz w:val="24"/>
          <w:rPrChange w:id="8063" w:author="China" w:date="2017-06-09T13:29:00Z">
            <w:rPr>
              <w:rFonts w:ascii="Courier New" w:hAnsi="Courier New"/>
              <w:color w:val="000000"/>
              <w:sz w:val="20"/>
            </w:rPr>
          </w:rPrChange>
        </w:rPr>
        <w:t xml:space="preserve"> ylabel(</w:t>
      </w:r>
      <w:r>
        <w:rPr>
          <w:rFonts w:ascii="Times New Roman" w:hAnsi="Times New Roman" w:eastAsia="新宋体" w:cs="Times New Roman"/>
          <w:color w:val="auto"/>
          <w:sz w:val="24"/>
          <w:rPrChange w:id="8064" w:author="China" w:date="2017-06-09T13:29:00Z">
            <w:rPr>
              <w:rFonts w:ascii="Courier New" w:hAnsi="Courier New"/>
              <w:color w:val="A020F0"/>
              <w:sz w:val="20"/>
            </w:rPr>
          </w:rPrChange>
        </w:rPr>
        <w:t>'</w:t>
      </w:r>
      <w:r>
        <w:rPr>
          <w:rFonts w:hint="eastAsia" w:ascii="Times New Roman" w:hAnsi="Times New Roman" w:eastAsia="新宋体" w:cs="Times New Roman"/>
          <w:color w:val="auto"/>
          <w:sz w:val="24"/>
          <w:rPrChange w:id="8065" w:author="China" w:date="2017-06-09T13:29:00Z">
            <w:rPr>
              <w:rFonts w:hint="eastAsia" w:ascii="Courier New" w:hAnsi="Courier New"/>
              <w:color w:val="A020F0"/>
              <w:sz w:val="20"/>
            </w:rPr>
          </w:rPrChange>
        </w:rPr>
        <w:t>幅值</w:t>
      </w:r>
      <w:r>
        <w:rPr>
          <w:rFonts w:ascii="Times New Roman" w:hAnsi="Times New Roman" w:eastAsia="新宋体" w:cs="Times New Roman"/>
          <w:color w:val="auto"/>
          <w:sz w:val="24"/>
          <w:rPrChange w:id="8066" w:author="China" w:date="2017-06-09T13:29:00Z">
            <w:rPr>
              <w:rFonts w:ascii="Courier New" w:hAnsi="Courier New"/>
              <w:color w:val="A020F0"/>
              <w:sz w:val="20"/>
            </w:rPr>
          </w:rPrChange>
        </w:rPr>
        <w:t>'</w:t>
      </w:r>
      <w:r>
        <w:rPr>
          <w:rFonts w:ascii="Times New Roman" w:hAnsi="Times New Roman" w:eastAsia="新宋体" w:cs="Times New Roman"/>
          <w:color w:val="auto"/>
          <w:sz w:val="24"/>
          <w:rPrChange w:id="8067" w:author="China" w:date="2017-06-09T13:29:00Z">
            <w:rPr>
              <w:rFonts w:ascii="Courier New" w:hAnsi="Courier New"/>
              <w:color w:val="000000"/>
              <w:sz w:val="20"/>
            </w:rPr>
          </w:rPrChange>
        </w:rPr>
        <w:t>)</w:t>
      </w:r>
    </w:p>
    <w:p>
      <w:pPr>
        <w:ind w:firstLine="480"/>
        <w:jc w:val="left"/>
        <w:rPr>
          <w:rFonts w:eastAsia="新宋体" w:cs="Times New Roman"/>
          <w:rPrChange w:id="8069" w:author="China" w:date="2017-06-09T13:29:00Z">
            <w:rPr>
              <w:rFonts w:cs="Times New Roman"/>
            </w:rPr>
          </w:rPrChange>
        </w:rPr>
        <w:pPrChange w:id="8068" w:author="China" w:date="2017-06-09T13:29:00Z">
          <w:pPr>
            <w:ind w:firstLine="400"/>
            <w:jc w:val="left"/>
          </w:pPr>
        </w:pPrChange>
      </w:pPr>
      <w:r>
        <w:rPr>
          <w:rFonts w:ascii="Times New Roman" w:hAnsi="Times New Roman" w:eastAsia="新宋体" w:cs="Times New Roman"/>
          <w:color w:val="auto"/>
          <w:sz w:val="24"/>
          <w:rPrChange w:id="8070" w:author="China" w:date="2017-06-09T13:29:00Z">
            <w:rPr>
              <w:rFonts w:ascii="Courier New" w:hAnsi="Courier New"/>
              <w:color w:val="000000"/>
              <w:sz w:val="20"/>
            </w:rPr>
          </w:rPrChange>
        </w:rPr>
        <w:t>subplot(</w:t>
      </w:r>
      <w:r>
        <w:rPr>
          <w:rFonts w:ascii="Times New Roman" w:hAnsi="Times New Roman" w:eastAsia="新宋体" w:cs="Times New Roman"/>
          <w:color w:val="auto"/>
          <w:sz w:val="24"/>
          <w:rPrChange w:id="8071" w:author="China" w:date="2017-06-09T13:29:00Z">
            <w:rPr>
              <w:rFonts w:ascii="Courier New" w:hAnsi="Courier New"/>
              <w:color w:val="000000"/>
              <w:sz w:val="20"/>
            </w:rPr>
          </w:rPrChange>
        </w:rPr>
        <w:t>212)</w:t>
      </w:r>
    </w:p>
    <w:p>
      <w:pPr>
        <w:ind w:firstLine="480"/>
        <w:jc w:val="left"/>
        <w:rPr>
          <w:rFonts w:eastAsia="新宋体" w:cs="Times New Roman"/>
          <w:rPrChange w:id="8073" w:author="China" w:date="2017-06-09T13:29:00Z">
            <w:rPr>
              <w:rFonts w:cs="Times New Roman"/>
            </w:rPr>
          </w:rPrChange>
        </w:rPr>
        <w:pPrChange w:id="8072" w:author="China" w:date="2017-06-09T13:29:00Z">
          <w:pPr>
            <w:ind w:firstLine="400"/>
            <w:jc w:val="left"/>
          </w:pPr>
        </w:pPrChange>
      </w:pPr>
      <w:r>
        <w:rPr>
          <w:rFonts w:ascii="Times New Roman" w:hAnsi="Times New Roman" w:eastAsia="新宋体" w:cs="Times New Roman"/>
          <w:color w:val="auto"/>
          <w:sz w:val="24"/>
          <w:rPrChange w:id="8074" w:author="China" w:date="2017-06-09T13:29:00Z">
            <w:rPr>
              <w:rFonts w:ascii="Courier New" w:hAnsi="Courier New"/>
              <w:color w:val="000000"/>
              <w:sz w:val="20"/>
            </w:rPr>
          </w:rPrChange>
        </w:rPr>
        <w:t>SD(</w:t>
      </w:r>
      <w:r>
        <w:rPr>
          <w:rFonts w:ascii="Times New Roman" w:hAnsi="Times New Roman" w:eastAsia="新宋体" w:cs="Times New Roman"/>
          <w:color w:val="auto"/>
          <w:sz w:val="24"/>
          <w:rPrChange w:id="8075" w:author="China" w:date="2017-06-09T13:29:00Z">
            <w:rPr>
              <w:rFonts w:ascii="Courier New" w:hAnsi="Courier New"/>
              <w:color w:val="000000"/>
              <w:sz w:val="20"/>
            </w:rPr>
          </w:rPrChange>
        </w:rPr>
        <w:t>1)=Temp;</w:t>
      </w:r>
    </w:p>
    <w:p>
      <w:pPr>
        <w:ind w:firstLine="480"/>
        <w:jc w:val="left"/>
        <w:rPr>
          <w:rFonts w:eastAsia="新宋体" w:cs="Times New Roman"/>
          <w:rPrChange w:id="8077" w:author="China" w:date="2017-06-09T13:29:00Z">
            <w:rPr>
              <w:rFonts w:cs="Times New Roman"/>
            </w:rPr>
          </w:rPrChange>
        </w:rPr>
        <w:pPrChange w:id="8076" w:author="China" w:date="2017-06-09T13:29:00Z">
          <w:pPr>
            <w:ind w:firstLine="400"/>
            <w:jc w:val="left"/>
          </w:pPr>
        </w:pPrChange>
      </w:pPr>
      <w:r>
        <w:rPr>
          <w:rFonts w:ascii="Times New Roman" w:hAnsi="Times New Roman" w:eastAsia="新宋体" w:cs="Times New Roman"/>
          <w:color w:val="auto"/>
          <w:sz w:val="24"/>
          <w:rPrChange w:id="8078" w:author="China" w:date="2017-06-09T13:29:00Z">
            <w:rPr>
              <w:rFonts w:ascii="Courier New" w:hAnsi="Courier New"/>
              <w:color w:val="000000"/>
              <w:sz w:val="20"/>
            </w:rPr>
          </w:rPrChange>
        </w:rPr>
        <w:t>ISD=</w:t>
      </w:r>
      <w:r>
        <w:rPr>
          <w:rFonts w:ascii="Times New Roman" w:hAnsi="Times New Roman" w:eastAsia="新宋体" w:cs="Times New Roman"/>
          <w:color w:val="auto"/>
          <w:sz w:val="24"/>
          <w:rPrChange w:id="8079" w:author="China" w:date="2017-06-09T13:29:00Z">
            <w:rPr>
              <w:rFonts w:ascii="Courier New" w:hAnsi="Courier New"/>
              <w:color w:val="000000"/>
              <w:sz w:val="20"/>
            </w:rPr>
          </w:rPrChange>
        </w:rPr>
        <w:t>real(</w:t>
      </w:r>
      <w:r>
        <w:rPr>
          <w:rFonts w:ascii="Times New Roman" w:hAnsi="Times New Roman" w:eastAsia="新宋体" w:cs="Times New Roman"/>
          <w:color w:val="auto"/>
          <w:sz w:val="24"/>
          <w:rPrChange w:id="8080" w:author="China" w:date="2017-06-09T13:29:00Z">
            <w:rPr>
              <w:rFonts w:ascii="Courier New" w:hAnsi="Courier New"/>
              <w:color w:val="000000"/>
              <w:sz w:val="20"/>
            </w:rPr>
          </w:rPrChange>
        </w:rPr>
        <w:t>ifft(SD));</w:t>
      </w:r>
    </w:p>
    <w:p>
      <w:pPr>
        <w:ind w:firstLine="480"/>
        <w:jc w:val="left"/>
        <w:rPr>
          <w:rFonts w:eastAsia="新宋体" w:cs="Times New Roman"/>
          <w:rPrChange w:id="8082" w:author="China" w:date="2017-06-09T13:29:00Z">
            <w:rPr>
              <w:rFonts w:cs="Times New Roman"/>
            </w:rPr>
          </w:rPrChange>
        </w:rPr>
        <w:pPrChange w:id="8081" w:author="China" w:date="2017-06-09T13:29:00Z">
          <w:pPr>
            <w:ind w:firstLine="400"/>
            <w:jc w:val="left"/>
          </w:pPr>
        </w:pPrChange>
      </w:pPr>
      <w:r>
        <w:rPr>
          <w:rFonts w:ascii="Times New Roman" w:hAnsi="Times New Roman" w:eastAsia="新宋体" w:cs="Times New Roman"/>
          <w:color w:val="auto"/>
          <w:sz w:val="24"/>
          <w:rPrChange w:id="8083" w:author="China" w:date="2017-06-09T13:29:00Z">
            <w:rPr>
              <w:rFonts w:ascii="Courier New" w:hAnsi="Courier New"/>
              <w:color w:val="000000"/>
              <w:sz w:val="20"/>
            </w:rPr>
          </w:rPrChange>
        </w:rPr>
        <w:t>plot(0:N-1</w:t>
      </w:r>
      <w:r>
        <w:rPr>
          <w:rFonts w:hint="eastAsia" w:ascii="Times New Roman" w:hAnsi="Times New Roman" w:eastAsia="新宋体" w:cs="Times New Roman"/>
          <w:color w:val="auto"/>
          <w:sz w:val="24"/>
          <w:rPrChange w:id="8084"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085" w:author="China" w:date="2017-06-09T13:29:00Z">
            <w:rPr>
              <w:rFonts w:ascii="Courier New" w:hAnsi="Courier New"/>
              <w:color w:val="000000"/>
              <w:sz w:val="20"/>
            </w:rPr>
          </w:rPrChange>
        </w:rPr>
        <w:t>ISD);</w:t>
      </w:r>
    </w:p>
    <w:p>
      <w:pPr>
        <w:ind w:firstLine="480"/>
        <w:jc w:val="left"/>
        <w:rPr>
          <w:rFonts w:eastAsia="新宋体" w:cs="Times New Roman"/>
          <w:rPrChange w:id="8087" w:author="China" w:date="2017-06-09T13:29:00Z">
            <w:rPr>
              <w:rFonts w:cs="Times New Roman"/>
            </w:rPr>
          </w:rPrChange>
        </w:rPr>
        <w:pPrChange w:id="8086" w:author="China" w:date="2017-06-09T13:29:00Z">
          <w:pPr>
            <w:ind w:firstLine="400"/>
            <w:jc w:val="left"/>
          </w:pPr>
        </w:pPrChange>
      </w:pPr>
      <w:r>
        <w:rPr>
          <w:rFonts w:ascii="Times New Roman" w:hAnsi="Times New Roman" w:eastAsia="新宋体" w:cs="Times New Roman"/>
          <w:color w:val="auto"/>
          <w:sz w:val="24"/>
          <w:rPrChange w:id="8088" w:author="China" w:date="2017-06-09T13:29:00Z">
            <w:rPr>
              <w:rFonts w:ascii="Courier New" w:hAnsi="Courier New"/>
              <w:color w:val="000000"/>
              <w:sz w:val="20"/>
            </w:rPr>
          </w:rPrChange>
        </w:rPr>
        <w:t>xlabel(</w:t>
      </w:r>
      <w:r>
        <w:rPr>
          <w:rFonts w:ascii="Times New Roman" w:hAnsi="Times New Roman" w:eastAsia="新宋体" w:cs="Times New Roman"/>
          <w:color w:val="auto"/>
          <w:sz w:val="24"/>
          <w:rPrChange w:id="8089" w:author="China" w:date="2017-06-09T13:29:00Z">
            <w:rPr>
              <w:rFonts w:ascii="Courier New" w:hAnsi="Courier New"/>
              <w:color w:val="A020F0"/>
              <w:sz w:val="20"/>
            </w:rPr>
          </w:rPrChange>
        </w:rPr>
        <w:t>'t(s))'</w:t>
      </w:r>
      <w:r>
        <w:rPr>
          <w:rFonts w:ascii="Times New Roman" w:hAnsi="Times New Roman" w:eastAsia="新宋体" w:cs="Times New Roman"/>
          <w:color w:val="auto"/>
          <w:sz w:val="24"/>
          <w:rPrChange w:id="8090" w:author="China" w:date="2017-06-09T13:29:00Z">
            <w:rPr>
              <w:rFonts w:ascii="Courier New" w:hAnsi="Courier New"/>
              <w:color w:val="000000"/>
              <w:sz w:val="20"/>
            </w:rPr>
          </w:rPrChange>
        </w:rPr>
        <w:t>)</w:t>
      </w:r>
    </w:p>
    <w:p>
      <w:pPr>
        <w:ind w:firstLine="480"/>
        <w:jc w:val="left"/>
        <w:rPr>
          <w:rFonts w:eastAsia="新宋体" w:cs="Times New Roman"/>
          <w:rPrChange w:id="8092" w:author="China" w:date="2017-06-09T13:29:00Z">
            <w:rPr>
              <w:rFonts w:cs="Times New Roman"/>
            </w:rPr>
          </w:rPrChange>
        </w:rPr>
        <w:pPrChange w:id="8091" w:author="China" w:date="2017-06-09T13:29:00Z">
          <w:pPr>
            <w:ind w:firstLine="400"/>
            <w:jc w:val="left"/>
          </w:pPr>
        </w:pPrChange>
      </w:pPr>
      <w:r>
        <w:rPr>
          <w:rFonts w:ascii="Times New Roman" w:hAnsi="Times New Roman" w:eastAsia="新宋体" w:cs="Times New Roman"/>
          <w:color w:val="auto"/>
          <w:sz w:val="24"/>
          <w:rPrChange w:id="8093" w:author="China" w:date="2017-06-09T13:29:00Z">
            <w:rPr>
              <w:rFonts w:ascii="Courier New" w:hAnsi="Courier New"/>
              <w:color w:val="000000"/>
              <w:sz w:val="20"/>
            </w:rPr>
          </w:rPrChange>
        </w:rPr>
        <w:t>ylabel(</w:t>
      </w:r>
      <w:r>
        <w:rPr>
          <w:rFonts w:ascii="Times New Roman" w:hAnsi="Times New Roman" w:eastAsia="新宋体" w:cs="Times New Roman"/>
          <w:color w:val="auto"/>
          <w:sz w:val="24"/>
          <w:rPrChange w:id="8094" w:author="China" w:date="2017-06-09T13:29:00Z">
            <w:rPr>
              <w:rFonts w:ascii="Courier New" w:hAnsi="Courier New"/>
              <w:color w:val="A020F0"/>
              <w:sz w:val="20"/>
            </w:rPr>
          </w:rPrChange>
        </w:rPr>
        <w:t>'V(v)'</w:t>
      </w:r>
      <w:r>
        <w:rPr>
          <w:rFonts w:ascii="Times New Roman" w:hAnsi="Times New Roman" w:eastAsia="新宋体" w:cs="Times New Roman"/>
          <w:color w:val="auto"/>
          <w:sz w:val="24"/>
          <w:rPrChange w:id="8095" w:author="China" w:date="2017-06-09T13:29:00Z">
            <w:rPr>
              <w:rFonts w:ascii="Courier New" w:hAnsi="Courier New"/>
              <w:color w:val="000000"/>
              <w:sz w:val="20"/>
            </w:rPr>
          </w:rPrChange>
        </w:rPr>
        <w:t>)</w:t>
      </w:r>
    </w:p>
    <w:p>
      <w:pPr>
        <w:ind w:firstLine="480"/>
        <w:jc w:val="left"/>
        <w:rPr>
          <w:rFonts w:eastAsia="新宋体" w:cs="Times New Roman"/>
          <w:rPrChange w:id="8097" w:author="China" w:date="2017-06-09T13:29:00Z">
            <w:rPr>
              <w:rFonts w:cs="Times New Roman"/>
            </w:rPr>
          </w:rPrChange>
        </w:rPr>
        <w:pPrChange w:id="8096" w:author="China" w:date="2017-06-09T13:29:00Z">
          <w:pPr>
            <w:ind w:firstLine="400"/>
            <w:jc w:val="left"/>
          </w:pPr>
        </w:pPrChange>
      </w:pPr>
      <w:r>
        <w:rPr>
          <w:rFonts w:ascii="Times New Roman" w:hAnsi="Times New Roman" w:eastAsia="新宋体" w:cs="Times New Roman"/>
          <w:color w:val="auto"/>
          <w:sz w:val="24"/>
          <w:rPrChange w:id="8098" w:author="China" w:date="2017-06-09T13:29:00Z">
            <w:rPr>
              <w:rFonts w:ascii="Courier New" w:hAnsi="Courier New"/>
              <w:color w:val="000000"/>
              <w:sz w:val="20"/>
            </w:rPr>
          </w:rPrChange>
        </w:rPr>
        <w:t>xlswrite(</w:t>
      </w:r>
      <w:r>
        <w:rPr>
          <w:rFonts w:ascii="Times New Roman" w:hAnsi="Times New Roman" w:eastAsia="新宋体" w:cs="Times New Roman"/>
          <w:color w:val="auto"/>
          <w:sz w:val="24"/>
          <w:rPrChange w:id="8099" w:author="China" w:date="2017-06-09T13:29:00Z">
            <w:rPr>
              <w:rFonts w:ascii="Courier New" w:hAnsi="Courier New"/>
              <w:color w:val="A020F0"/>
              <w:sz w:val="20"/>
            </w:rPr>
          </w:rPrChange>
        </w:rPr>
        <w:t>'output.xls'</w:t>
      </w:r>
      <w:r>
        <w:rPr>
          <w:rFonts w:hint="eastAsia" w:ascii="Times New Roman" w:hAnsi="Times New Roman" w:eastAsia="新宋体" w:cs="Times New Roman"/>
          <w:color w:val="auto"/>
          <w:sz w:val="24"/>
          <w:rPrChange w:id="8100"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101" w:author="China" w:date="2017-06-09T13:29:00Z">
            <w:rPr>
              <w:rFonts w:ascii="Courier New" w:hAnsi="Courier New"/>
              <w:color w:val="000000"/>
              <w:sz w:val="20"/>
            </w:rPr>
          </w:rPrChange>
        </w:rPr>
        <w:t>ISD);</w:t>
      </w:r>
    </w:p>
    <w:p>
      <w:pPr>
        <w:ind w:firstLine="480"/>
        <w:jc w:val="left"/>
        <w:rPr>
          <w:rFonts w:eastAsia="新宋体" w:cs="Times New Roman"/>
          <w:rPrChange w:id="8103" w:author="China" w:date="2017-06-09T13:29:00Z">
            <w:rPr>
              <w:rFonts w:cs="Times New Roman"/>
            </w:rPr>
          </w:rPrChange>
        </w:rPr>
        <w:pPrChange w:id="8102" w:author="China" w:date="2017-06-09T13:29:00Z">
          <w:pPr>
            <w:ind w:firstLine="400"/>
            <w:jc w:val="left"/>
          </w:pPr>
        </w:pPrChange>
      </w:pPr>
      <w:r>
        <w:rPr>
          <w:rFonts w:ascii="Times New Roman" w:hAnsi="Times New Roman" w:eastAsia="新宋体" w:cs="Times New Roman"/>
          <w:color w:val="auto"/>
          <w:sz w:val="24"/>
          <w:rPrChange w:id="8104" w:author="China" w:date="2017-06-09T13:29:00Z">
            <w:rPr>
              <w:rFonts w:ascii="Courier New" w:hAnsi="Courier New"/>
              <w:color w:val="0000FF"/>
              <w:sz w:val="20"/>
            </w:rPr>
          </w:rPrChange>
        </w:rPr>
        <w:t>end</w:t>
      </w:r>
    </w:p>
    <w:p>
      <w:pPr>
        <w:ind w:firstLine="480"/>
        <w:jc w:val="left"/>
        <w:rPr>
          <w:rFonts w:eastAsia="新宋体" w:cs="Times New Roman"/>
          <w:rPrChange w:id="8106" w:author="China" w:date="2017-06-09T13:29:00Z">
            <w:rPr>
              <w:rFonts w:cs="Times New Roman"/>
            </w:rPr>
          </w:rPrChange>
        </w:rPr>
        <w:pPrChange w:id="8105" w:author="China" w:date="2017-06-09T13:29:00Z">
          <w:pPr>
            <w:ind w:firstLine="400"/>
            <w:jc w:val="left"/>
          </w:pPr>
        </w:pPrChange>
      </w:pPr>
      <w:r>
        <w:rPr>
          <w:rFonts w:ascii="Times New Roman" w:hAnsi="Times New Roman" w:eastAsia="新宋体" w:cs="Times New Roman"/>
          <w:color w:val="auto"/>
          <w:sz w:val="24"/>
          <w:rPrChange w:id="8107" w:author="China" w:date="2017-06-09T13:29:00Z">
            <w:rPr>
              <w:rFonts w:ascii="Courier New" w:hAnsi="Courier New"/>
              <w:color w:val="0000FF"/>
              <w:sz w:val="20"/>
            </w:rPr>
          </w:rPrChange>
        </w:rPr>
        <w:t>function</w:t>
      </w:r>
      <w:r>
        <w:rPr>
          <w:rFonts w:ascii="Times New Roman" w:hAnsi="Times New Roman" w:eastAsia="新宋体" w:cs="Times New Roman"/>
          <w:color w:val="auto"/>
          <w:sz w:val="24"/>
          <w:rPrChange w:id="8108" w:author="China" w:date="2017-06-09T13:29:00Z">
            <w:rPr>
              <w:rFonts w:ascii="Courier New" w:hAnsi="Courier New"/>
              <w:color w:val="000000"/>
              <w:sz w:val="20"/>
            </w:rPr>
          </w:rPrChange>
        </w:rPr>
        <w:t xml:space="preserve"> [Data]=HAMMING_WINDOW(D</w:t>
      </w:r>
      <w:r>
        <w:rPr>
          <w:rFonts w:hint="eastAsia" w:ascii="Times New Roman" w:hAnsi="Times New Roman" w:eastAsia="新宋体" w:cs="Times New Roman"/>
          <w:color w:val="auto"/>
          <w:sz w:val="24"/>
          <w:rPrChange w:id="8109"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110" w:author="China" w:date="2017-06-09T13:29:00Z">
            <w:rPr>
              <w:rFonts w:ascii="Courier New" w:hAnsi="Courier New"/>
              <w:color w:val="000000"/>
              <w:sz w:val="20"/>
            </w:rPr>
          </w:rPrChange>
        </w:rPr>
        <w:t>N1</w:t>
      </w:r>
      <w:r>
        <w:rPr>
          <w:rFonts w:hint="eastAsia" w:ascii="Times New Roman" w:hAnsi="Times New Roman" w:eastAsia="新宋体" w:cs="Times New Roman"/>
          <w:color w:val="auto"/>
          <w:sz w:val="24"/>
          <w:rPrChange w:id="8111"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112" w:author="China" w:date="2017-06-09T13:29:00Z">
            <w:rPr>
              <w:rFonts w:ascii="Courier New" w:hAnsi="Courier New"/>
              <w:color w:val="000000"/>
              <w:sz w:val="20"/>
            </w:rPr>
          </w:rPrChange>
        </w:rPr>
        <w:t>N2</w:t>
      </w:r>
      <w:r>
        <w:rPr>
          <w:rFonts w:hint="eastAsia" w:ascii="Times New Roman" w:hAnsi="Times New Roman" w:eastAsia="新宋体" w:cs="Times New Roman"/>
          <w:color w:val="auto"/>
          <w:sz w:val="24"/>
          <w:rPrChange w:id="8113"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114" w:author="China" w:date="2017-06-09T13:29:00Z">
            <w:rPr>
              <w:rFonts w:ascii="Courier New" w:hAnsi="Courier New"/>
              <w:color w:val="000000"/>
              <w:sz w:val="20"/>
            </w:rPr>
          </w:rPrChange>
        </w:rPr>
        <w:t>N3</w:t>
      </w:r>
      <w:r>
        <w:rPr>
          <w:rFonts w:hint="eastAsia" w:ascii="Times New Roman" w:hAnsi="Times New Roman" w:eastAsia="新宋体" w:cs="Times New Roman"/>
          <w:color w:val="auto"/>
          <w:sz w:val="24"/>
          <w:rPrChange w:id="8115" w:author="China" w:date="2017-06-09T13:29:00Z">
            <w:rPr>
              <w:rFonts w:hint="eastAsia" w:ascii="Courier New" w:hAnsi="Courier New"/>
              <w:color w:val="000000"/>
              <w:sz w:val="20"/>
            </w:rPr>
          </w:rPrChange>
        </w:rPr>
        <w:t>，</w:t>
      </w:r>
      <w:r>
        <w:rPr>
          <w:rFonts w:ascii="Times New Roman" w:hAnsi="Times New Roman" w:eastAsia="新宋体" w:cs="Times New Roman"/>
          <w:color w:val="auto"/>
          <w:sz w:val="24"/>
          <w:rPrChange w:id="8116" w:author="China" w:date="2017-06-09T13:29:00Z">
            <w:rPr>
              <w:rFonts w:ascii="Courier New" w:hAnsi="Courier New"/>
              <w:color w:val="000000"/>
              <w:sz w:val="20"/>
            </w:rPr>
          </w:rPrChange>
        </w:rPr>
        <w:t>N4)</w:t>
      </w:r>
    </w:p>
    <w:p>
      <w:pPr>
        <w:ind w:firstLine="480"/>
        <w:jc w:val="left"/>
        <w:rPr>
          <w:rFonts w:eastAsia="新宋体" w:cs="Times New Roman"/>
          <w:rPrChange w:id="8118" w:author="China" w:date="2017-06-09T13:29:00Z">
            <w:rPr>
              <w:rFonts w:cs="Times New Roman"/>
            </w:rPr>
          </w:rPrChange>
        </w:rPr>
        <w:pPrChange w:id="8117" w:author="China" w:date="2017-06-09T13:29:00Z">
          <w:pPr>
            <w:ind w:firstLine="400"/>
            <w:jc w:val="left"/>
          </w:pPr>
        </w:pPrChange>
      </w:pPr>
      <w:r>
        <w:rPr>
          <w:rFonts w:ascii="Times New Roman" w:hAnsi="Times New Roman" w:eastAsia="新宋体" w:cs="Times New Roman"/>
          <w:color w:val="auto"/>
          <w:sz w:val="24"/>
          <w:rPrChange w:id="8119" w:author="China" w:date="2017-06-09T13:29:00Z">
            <w:rPr>
              <w:rFonts w:ascii="Courier New" w:hAnsi="Courier New"/>
              <w:color w:val="000000"/>
              <w:sz w:val="20"/>
            </w:rPr>
          </w:rPrChange>
        </w:rPr>
        <w:t xml:space="preserve">    N=</w:t>
      </w:r>
      <w:r>
        <w:rPr>
          <w:rFonts w:ascii="Times New Roman" w:hAnsi="Times New Roman" w:eastAsia="新宋体" w:cs="Times New Roman"/>
          <w:color w:val="auto"/>
          <w:sz w:val="24"/>
          <w:rPrChange w:id="8120" w:author="China" w:date="2017-06-09T13:29:00Z">
            <w:rPr>
              <w:rFonts w:ascii="Courier New" w:hAnsi="Courier New"/>
              <w:color w:val="000000"/>
              <w:sz w:val="20"/>
            </w:rPr>
          </w:rPrChange>
        </w:rPr>
        <w:t>length(</w:t>
      </w:r>
      <w:r>
        <w:rPr>
          <w:rFonts w:ascii="Times New Roman" w:hAnsi="Times New Roman" w:eastAsia="新宋体" w:cs="Times New Roman"/>
          <w:color w:val="auto"/>
          <w:sz w:val="24"/>
          <w:rPrChange w:id="8121" w:author="China" w:date="2017-06-09T13:29:00Z">
            <w:rPr>
              <w:rFonts w:ascii="Courier New" w:hAnsi="Courier New"/>
              <w:color w:val="000000"/>
              <w:sz w:val="20"/>
            </w:rPr>
          </w:rPrChange>
        </w:rPr>
        <w:t>D);</w:t>
      </w:r>
    </w:p>
    <w:p>
      <w:pPr>
        <w:ind w:firstLine="480"/>
        <w:jc w:val="left"/>
        <w:rPr>
          <w:rFonts w:eastAsia="新宋体" w:cs="Times New Roman"/>
          <w:rPrChange w:id="8123" w:author="China" w:date="2017-06-09T13:29:00Z">
            <w:rPr>
              <w:rFonts w:cs="Times New Roman"/>
            </w:rPr>
          </w:rPrChange>
        </w:rPr>
        <w:pPrChange w:id="8122" w:author="China" w:date="2017-06-09T13:29:00Z">
          <w:pPr>
            <w:ind w:firstLine="400"/>
            <w:jc w:val="left"/>
          </w:pPr>
        </w:pPrChange>
      </w:pPr>
      <w:r>
        <w:rPr>
          <w:rFonts w:ascii="Times New Roman" w:hAnsi="Times New Roman" w:eastAsia="新宋体" w:cs="Times New Roman"/>
          <w:color w:val="auto"/>
          <w:sz w:val="24"/>
          <w:rPrChange w:id="8124" w:author="China" w:date="2017-06-09T13:29:00Z">
            <w:rPr>
              <w:rFonts w:ascii="Courier New" w:hAnsi="Courier New"/>
              <w:color w:val="000000"/>
              <w:sz w:val="20"/>
            </w:rPr>
          </w:rPrChange>
        </w:rPr>
        <w:t xml:space="preserve">    Data=D;</w:t>
      </w:r>
    </w:p>
    <w:p>
      <w:pPr>
        <w:ind w:firstLine="480"/>
        <w:jc w:val="left"/>
        <w:rPr>
          <w:rFonts w:eastAsia="新宋体" w:cs="Times New Roman"/>
          <w:rPrChange w:id="8126" w:author="China" w:date="2017-06-09T13:29:00Z">
            <w:rPr>
              <w:rFonts w:cs="Times New Roman"/>
            </w:rPr>
          </w:rPrChange>
        </w:rPr>
        <w:pPrChange w:id="8125" w:author="China" w:date="2017-06-09T13:29:00Z">
          <w:pPr>
            <w:ind w:firstLine="400"/>
            <w:jc w:val="left"/>
          </w:pPr>
        </w:pPrChange>
      </w:pPr>
      <w:r>
        <w:rPr>
          <w:rFonts w:ascii="Times New Roman" w:hAnsi="Times New Roman" w:eastAsia="新宋体" w:cs="Times New Roman"/>
          <w:color w:val="auto"/>
          <w:sz w:val="24"/>
          <w:rPrChange w:id="8127"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128" w:author="China" w:date="2017-06-09T13:29:00Z">
            <w:rPr>
              <w:rFonts w:ascii="Courier New" w:hAnsi="Courier New"/>
              <w:color w:val="0000FF"/>
              <w:sz w:val="20"/>
            </w:rPr>
          </w:rPrChange>
        </w:rPr>
        <w:t>for</w:t>
      </w:r>
      <w:r>
        <w:rPr>
          <w:rFonts w:ascii="Times New Roman" w:hAnsi="Times New Roman" w:eastAsia="新宋体" w:cs="Times New Roman"/>
          <w:color w:val="auto"/>
          <w:sz w:val="24"/>
          <w:rPrChange w:id="8129" w:author="China" w:date="2017-06-09T13:29:00Z">
            <w:rPr>
              <w:rFonts w:ascii="Courier New" w:hAnsi="Courier New"/>
              <w:color w:val="000000"/>
              <w:sz w:val="20"/>
            </w:rPr>
          </w:rPrChange>
        </w:rPr>
        <w:t xml:space="preserve"> i=1:N</w:t>
      </w:r>
    </w:p>
    <w:p>
      <w:pPr>
        <w:ind w:firstLine="480"/>
        <w:jc w:val="left"/>
        <w:rPr>
          <w:rFonts w:eastAsia="新宋体" w:cs="Times New Roman"/>
          <w:rPrChange w:id="8131" w:author="China" w:date="2017-06-09T13:29:00Z">
            <w:rPr>
              <w:rFonts w:cs="Times New Roman"/>
            </w:rPr>
          </w:rPrChange>
        </w:rPr>
        <w:pPrChange w:id="8130" w:author="China" w:date="2017-06-09T13:29:00Z">
          <w:pPr>
            <w:ind w:firstLine="400"/>
            <w:jc w:val="left"/>
          </w:pPr>
        </w:pPrChange>
      </w:pPr>
      <w:r>
        <w:rPr>
          <w:rFonts w:ascii="Times New Roman" w:hAnsi="Times New Roman" w:eastAsia="新宋体" w:cs="Times New Roman"/>
          <w:color w:val="auto"/>
          <w:sz w:val="24"/>
          <w:rPrChange w:id="8132"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133" w:author="China" w:date="2017-06-09T13:29:00Z">
            <w:rPr>
              <w:rFonts w:ascii="Courier New" w:hAnsi="Courier New"/>
              <w:color w:val="0000FF"/>
              <w:sz w:val="20"/>
            </w:rPr>
          </w:rPrChange>
        </w:rPr>
        <w:t>if</w:t>
      </w:r>
      <w:r>
        <w:rPr>
          <w:rFonts w:ascii="Times New Roman" w:hAnsi="Times New Roman" w:eastAsia="新宋体" w:cs="Times New Roman"/>
          <w:color w:val="auto"/>
          <w:sz w:val="24"/>
          <w:rPrChange w:id="8134" w:author="China" w:date="2017-06-09T13:29:00Z">
            <w:rPr>
              <w:rFonts w:ascii="Courier New" w:hAnsi="Courier New"/>
              <w:color w:val="000000"/>
              <w:sz w:val="20"/>
            </w:rPr>
          </w:rPrChange>
        </w:rPr>
        <w:t>(</w:t>
      </w:r>
      <w:r>
        <w:rPr>
          <w:rFonts w:ascii="Times New Roman" w:hAnsi="Times New Roman" w:eastAsia="新宋体" w:cs="Times New Roman"/>
          <w:color w:val="auto"/>
          <w:sz w:val="24"/>
          <w:rPrChange w:id="8135" w:author="China" w:date="2017-06-09T13:29:00Z">
            <w:rPr>
              <w:rFonts w:ascii="Courier New" w:hAnsi="Courier New"/>
              <w:color w:val="000000"/>
              <w:sz w:val="20"/>
            </w:rPr>
          </w:rPrChange>
        </w:rPr>
        <w:t>i&gt;=N1&amp;&amp;i&lt;N2)</w:t>
      </w:r>
    </w:p>
    <w:p>
      <w:pPr>
        <w:ind w:firstLine="480"/>
        <w:jc w:val="left"/>
        <w:rPr>
          <w:rFonts w:eastAsia="新宋体" w:cs="Times New Roman"/>
          <w:rPrChange w:id="8137" w:author="China" w:date="2017-06-09T13:29:00Z">
            <w:rPr>
              <w:rFonts w:cs="Times New Roman"/>
            </w:rPr>
          </w:rPrChange>
        </w:rPr>
        <w:pPrChange w:id="8136" w:author="China" w:date="2017-06-09T13:29:00Z">
          <w:pPr>
            <w:ind w:firstLine="400"/>
            <w:jc w:val="left"/>
          </w:pPr>
        </w:pPrChange>
      </w:pPr>
      <w:r>
        <w:rPr>
          <w:rFonts w:ascii="Times New Roman" w:hAnsi="Times New Roman" w:eastAsia="新宋体" w:cs="Times New Roman"/>
          <w:color w:val="auto"/>
          <w:sz w:val="24"/>
          <w:rPrChange w:id="8138" w:author="China" w:date="2017-06-09T13:29:00Z">
            <w:rPr>
              <w:rFonts w:ascii="Courier New" w:hAnsi="Courier New"/>
              <w:color w:val="000000"/>
              <w:sz w:val="20"/>
            </w:rPr>
          </w:rPrChange>
        </w:rPr>
        <w:t xml:space="preserve">        Hammingw=0.54+0.46*</w:t>
      </w:r>
      <w:r>
        <w:rPr>
          <w:rFonts w:ascii="Times New Roman" w:hAnsi="Times New Roman" w:eastAsia="新宋体" w:cs="Times New Roman"/>
          <w:color w:val="auto"/>
          <w:sz w:val="24"/>
          <w:rPrChange w:id="8139" w:author="China" w:date="2017-06-09T13:29:00Z">
            <w:rPr>
              <w:rFonts w:ascii="Courier New" w:hAnsi="Courier New"/>
              <w:color w:val="000000"/>
              <w:sz w:val="20"/>
            </w:rPr>
          </w:rPrChange>
        </w:rPr>
        <w:t>cos(</w:t>
      </w:r>
      <w:r>
        <w:rPr>
          <w:rFonts w:ascii="Times New Roman" w:hAnsi="Times New Roman" w:eastAsia="新宋体" w:cs="Times New Roman"/>
          <w:color w:val="auto"/>
          <w:sz w:val="24"/>
          <w:rPrChange w:id="8140" w:author="China" w:date="2017-06-09T13:29:00Z">
            <w:rPr>
              <w:rFonts w:ascii="Courier New" w:hAnsi="Courier New"/>
              <w:color w:val="000000"/>
              <w:sz w:val="20"/>
            </w:rPr>
          </w:rPrChange>
        </w:rPr>
        <w:t xml:space="preserve">pi*(i-N1)/(N2-N1)-pi);  </w:t>
      </w:r>
    </w:p>
    <w:p>
      <w:pPr>
        <w:ind w:firstLine="480"/>
        <w:jc w:val="left"/>
        <w:rPr>
          <w:rFonts w:eastAsia="新宋体" w:cs="Times New Roman"/>
          <w:rPrChange w:id="8142" w:author="China" w:date="2017-06-09T13:29:00Z">
            <w:rPr>
              <w:rFonts w:cs="Times New Roman"/>
            </w:rPr>
          </w:rPrChange>
        </w:rPr>
        <w:pPrChange w:id="8141" w:author="China" w:date="2017-06-09T13:29:00Z">
          <w:pPr>
            <w:ind w:firstLine="400"/>
            <w:jc w:val="left"/>
          </w:pPr>
        </w:pPrChange>
      </w:pPr>
      <w:r>
        <w:rPr>
          <w:rFonts w:ascii="Times New Roman" w:hAnsi="Times New Roman" w:eastAsia="新宋体" w:cs="Times New Roman"/>
          <w:color w:val="auto"/>
          <w:sz w:val="24"/>
          <w:rPrChange w:id="8143"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144" w:author="China" w:date="2017-06-09T13:29:00Z">
            <w:rPr>
              <w:rFonts w:ascii="Courier New" w:hAnsi="Courier New"/>
              <w:color w:val="000000"/>
              <w:sz w:val="20"/>
            </w:rPr>
          </w:rPrChange>
        </w:rPr>
        <w:t>Data(</w:t>
      </w:r>
      <w:r>
        <w:rPr>
          <w:rFonts w:ascii="Times New Roman" w:hAnsi="Times New Roman" w:eastAsia="新宋体" w:cs="Times New Roman"/>
          <w:color w:val="auto"/>
          <w:sz w:val="24"/>
          <w:rPrChange w:id="8145" w:author="China" w:date="2017-06-09T13:29:00Z">
            <w:rPr>
              <w:rFonts w:ascii="Courier New" w:hAnsi="Courier New"/>
              <w:color w:val="000000"/>
              <w:sz w:val="20"/>
            </w:rPr>
          </w:rPrChange>
        </w:rPr>
        <w:t>i)=Data(i)*Hammingw;</w:t>
      </w:r>
    </w:p>
    <w:p>
      <w:pPr>
        <w:ind w:firstLine="480"/>
        <w:jc w:val="left"/>
        <w:rPr>
          <w:rFonts w:eastAsia="新宋体" w:cs="Times New Roman"/>
          <w:rPrChange w:id="8147" w:author="China" w:date="2017-06-09T13:29:00Z">
            <w:rPr>
              <w:rFonts w:cs="Times New Roman"/>
            </w:rPr>
          </w:rPrChange>
        </w:rPr>
        <w:pPrChange w:id="8146" w:author="China" w:date="2017-06-09T13:29:00Z">
          <w:pPr>
            <w:ind w:firstLine="400"/>
            <w:jc w:val="left"/>
          </w:pPr>
        </w:pPrChange>
      </w:pPr>
      <w:r>
        <w:rPr>
          <w:rFonts w:ascii="Times New Roman" w:hAnsi="Times New Roman" w:eastAsia="新宋体" w:cs="Times New Roman"/>
          <w:color w:val="auto"/>
          <w:sz w:val="24"/>
          <w:rPrChange w:id="8148"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149" w:author="China" w:date="2017-06-09T13:29:00Z">
            <w:rPr>
              <w:rFonts w:ascii="Courier New" w:hAnsi="Courier New"/>
              <w:color w:val="0000FF"/>
              <w:sz w:val="20"/>
            </w:rPr>
          </w:rPrChange>
        </w:rPr>
        <w:t>elseif</w:t>
      </w:r>
      <w:r>
        <w:rPr>
          <w:rFonts w:ascii="Times New Roman" w:hAnsi="Times New Roman" w:eastAsia="新宋体" w:cs="Times New Roman"/>
          <w:color w:val="auto"/>
          <w:sz w:val="24"/>
          <w:rPrChange w:id="8150" w:author="China" w:date="2017-06-09T13:29:00Z">
            <w:rPr>
              <w:rFonts w:ascii="Courier New" w:hAnsi="Courier New"/>
              <w:color w:val="000000"/>
              <w:sz w:val="20"/>
            </w:rPr>
          </w:rPrChange>
        </w:rPr>
        <w:t>(</w:t>
      </w:r>
      <w:r>
        <w:rPr>
          <w:rFonts w:ascii="Times New Roman" w:hAnsi="Times New Roman" w:eastAsia="新宋体" w:cs="Times New Roman"/>
          <w:color w:val="auto"/>
          <w:sz w:val="24"/>
          <w:rPrChange w:id="8151" w:author="China" w:date="2017-06-09T13:29:00Z">
            <w:rPr>
              <w:rFonts w:ascii="Courier New" w:hAnsi="Courier New"/>
              <w:color w:val="000000"/>
              <w:sz w:val="20"/>
            </w:rPr>
          </w:rPrChange>
        </w:rPr>
        <w:t>i&gt;N3&amp;&amp;(i&lt;=N4))</w:t>
      </w:r>
    </w:p>
    <w:p>
      <w:pPr>
        <w:ind w:firstLine="480"/>
        <w:jc w:val="left"/>
        <w:rPr>
          <w:rFonts w:eastAsia="新宋体" w:cs="Times New Roman"/>
          <w:rPrChange w:id="8153" w:author="China" w:date="2017-06-09T13:29:00Z">
            <w:rPr>
              <w:rFonts w:cs="Times New Roman"/>
            </w:rPr>
          </w:rPrChange>
        </w:rPr>
        <w:pPrChange w:id="8152" w:author="China" w:date="2017-06-09T13:29:00Z">
          <w:pPr>
            <w:ind w:firstLine="400"/>
            <w:jc w:val="left"/>
          </w:pPr>
        </w:pPrChange>
      </w:pPr>
      <w:r>
        <w:rPr>
          <w:rFonts w:ascii="Times New Roman" w:hAnsi="Times New Roman" w:eastAsia="新宋体" w:cs="Times New Roman"/>
          <w:color w:val="auto"/>
          <w:sz w:val="24"/>
          <w:rPrChange w:id="8154" w:author="China" w:date="2017-06-09T13:29:00Z">
            <w:rPr>
              <w:rFonts w:ascii="Courier New" w:hAnsi="Courier New"/>
              <w:color w:val="000000"/>
              <w:sz w:val="20"/>
            </w:rPr>
          </w:rPrChange>
        </w:rPr>
        <w:t xml:space="preserve">        Hammingw=0.54+0.46*</w:t>
      </w:r>
      <w:r>
        <w:rPr>
          <w:rFonts w:ascii="Times New Roman" w:hAnsi="Times New Roman" w:eastAsia="新宋体" w:cs="Times New Roman"/>
          <w:color w:val="auto"/>
          <w:sz w:val="24"/>
          <w:rPrChange w:id="8155" w:author="China" w:date="2017-06-09T13:29:00Z">
            <w:rPr>
              <w:rFonts w:ascii="Courier New" w:hAnsi="Courier New"/>
              <w:color w:val="000000"/>
              <w:sz w:val="20"/>
            </w:rPr>
          </w:rPrChange>
        </w:rPr>
        <w:t>cos(</w:t>
      </w:r>
      <w:r>
        <w:rPr>
          <w:rFonts w:ascii="Times New Roman" w:hAnsi="Times New Roman" w:eastAsia="新宋体" w:cs="Times New Roman"/>
          <w:color w:val="auto"/>
          <w:sz w:val="24"/>
          <w:rPrChange w:id="8156" w:author="China" w:date="2017-06-09T13:29:00Z">
            <w:rPr>
              <w:rFonts w:ascii="Courier New" w:hAnsi="Courier New"/>
              <w:color w:val="000000"/>
              <w:sz w:val="20"/>
            </w:rPr>
          </w:rPrChange>
        </w:rPr>
        <w:t>pi*(N3-i)/(N4-N3));</w:t>
      </w:r>
    </w:p>
    <w:p>
      <w:pPr>
        <w:ind w:firstLine="480"/>
        <w:jc w:val="left"/>
        <w:rPr>
          <w:rFonts w:eastAsia="新宋体" w:cs="Times New Roman"/>
          <w:rPrChange w:id="8158" w:author="China" w:date="2017-06-09T13:29:00Z">
            <w:rPr>
              <w:rFonts w:cs="Times New Roman"/>
            </w:rPr>
          </w:rPrChange>
        </w:rPr>
        <w:pPrChange w:id="8157" w:author="China" w:date="2017-06-09T13:29:00Z">
          <w:pPr>
            <w:ind w:firstLine="400"/>
            <w:jc w:val="left"/>
          </w:pPr>
        </w:pPrChange>
      </w:pPr>
      <w:r>
        <w:rPr>
          <w:rFonts w:ascii="Times New Roman" w:hAnsi="Times New Roman" w:eastAsia="新宋体" w:cs="Times New Roman"/>
          <w:color w:val="auto"/>
          <w:sz w:val="24"/>
          <w:rPrChange w:id="8159"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160" w:author="China" w:date="2017-06-09T13:29:00Z">
            <w:rPr>
              <w:rFonts w:ascii="Courier New" w:hAnsi="Courier New"/>
              <w:color w:val="000000"/>
              <w:sz w:val="20"/>
            </w:rPr>
          </w:rPrChange>
        </w:rPr>
        <w:t>Data(</w:t>
      </w:r>
      <w:r>
        <w:rPr>
          <w:rFonts w:ascii="Times New Roman" w:hAnsi="Times New Roman" w:eastAsia="新宋体" w:cs="Times New Roman"/>
          <w:color w:val="auto"/>
          <w:sz w:val="24"/>
          <w:rPrChange w:id="8161" w:author="China" w:date="2017-06-09T13:29:00Z">
            <w:rPr>
              <w:rFonts w:ascii="Courier New" w:hAnsi="Courier New"/>
              <w:color w:val="000000"/>
              <w:sz w:val="20"/>
            </w:rPr>
          </w:rPrChange>
        </w:rPr>
        <w:t>i)=Data(i)*Hamming</w:t>
      </w:r>
      <w:r>
        <w:rPr>
          <w:rFonts w:ascii="Times New Roman" w:hAnsi="Times New Roman" w:eastAsia="新宋体" w:cs="Times New Roman"/>
          <w:color w:val="auto"/>
          <w:sz w:val="24"/>
          <w:rPrChange w:id="8162" w:author="China" w:date="2017-06-09T13:29:00Z">
            <w:rPr>
              <w:rFonts w:ascii="Courier New" w:hAnsi="Courier New"/>
              <w:color w:val="000000"/>
              <w:sz w:val="20"/>
            </w:rPr>
          </w:rPrChange>
        </w:rPr>
        <w:t>w;</w:t>
      </w:r>
    </w:p>
    <w:p>
      <w:pPr>
        <w:ind w:firstLine="480"/>
        <w:jc w:val="left"/>
        <w:rPr>
          <w:rFonts w:eastAsia="新宋体" w:cs="Times New Roman"/>
          <w:rPrChange w:id="8164" w:author="China" w:date="2017-06-09T13:29:00Z">
            <w:rPr>
              <w:rFonts w:cs="Times New Roman"/>
            </w:rPr>
          </w:rPrChange>
        </w:rPr>
        <w:pPrChange w:id="8163" w:author="China" w:date="2017-06-09T13:29:00Z">
          <w:pPr>
            <w:ind w:firstLine="400"/>
            <w:jc w:val="left"/>
          </w:pPr>
        </w:pPrChange>
      </w:pPr>
      <w:r>
        <w:rPr>
          <w:rFonts w:ascii="Times New Roman" w:hAnsi="Times New Roman" w:eastAsia="新宋体" w:cs="Times New Roman"/>
          <w:color w:val="auto"/>
          <w:sz w:val="24"/>
          <w:rPrChange w:id="8165"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166" w:author="China" w:date="2017-06-09T13:29:00Z">
            <w:rPr>
              <w:rFonts w:ascii="Courier New" w:hAnsi="Courier New"/>
              <w:color w:val="0000FF"/>
              <w:sz w:val="20"/>
            </w:rPr>
          </w:rPrChange>
        </w:rPr>
        <w:t>elseif</w:t>
      </w:r>
      <w:r>
        <w:rPr>
          <w:rFonts w:ascii="Times New Roman" w:hAnsi="Times New Roman" w:eastAsia="新宋体" w:cs="Times New Roman"/>
          <w:color w:val="auto"/>
          <w:sz w:val="24"/>
          <w:rPrChange w:id="8167" w:author="China" w:date="2017-06-09T13:29:00Z">
            <w:rPr>
              <w:rFonts w:ascii="Courier New" w:hAnsi="Courier New"/>
              <w:color w:val="000000"/>
              <w:sz w:val="20"/>
            </w:rPr>
          </w:rPrChange>
        </w:rPr>
        <w:t>(</w:t>
      </w:r>
      <w:r>
        <w:rPr>
          <w:rFonts w:ascii="Times New Roman" w:hAnsi="Times New Roman" w:eastAsia="新宋体" w:cs="Times New Roman"/>
          <w:color w:val="auto"/>
          <w:sz w:val="24"/>
          <w:rPrChange w:id="8168" w:author="China" w:date="2017-06-09T13:29:00Z">
            <w:rPr>
              <w:rFonts w:ascii="Courier New" w:hAnsi="Courier New"/>
              <w:color w:val="000000"/>
              <w:sz w:val="20"/>
            </w:rPr>
          </w:rPrChange>
        </w:rPr>
        <w:t>i&lt;N1||i&gt;N4)</w:t>
      </w:r>
    </w:p>
    <w:p>
      <w:pPr>
        <w:ind w:firstLine="480"/>
        <w:jc w:val="left"/>
        <w:rPr>
          <w:rFonts w:eastAsia="新宋体" w:cs="Times New Roman"/>
          <w:rPrChange w:id="8170" w:author="China" w:date="2017-06-09T13:29:00Z">
            <w:rPr>
              <w:rFonts w:cs="Times New Roman"/>
            </w:rPr>
          </w:rPrChange>
        </w:rPr>
        <w:pPrChange w:id="8169" w:author="China" w:date="2017-06-09T13:29:00Z">
          <w:pPr>
            <w:ind w:firstLine="400"/>
            <w:jc w:val="left"/>
          </w:pPr>
        </w:pPrChange>
      </w:pPr>
      <w:r>
        <w:rPr>
          <w:rFonts w:ascii="Times New Roman" w:hAnsi="Times New Roman" w:eastAsia="新宋体" w:cs="Times New Roman"/>
          <w:color w:val="auto"/>
          <w:sz w:val="24"/>
          <w:rPrChange w:id="8171"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172" w:author="China" w:date="2017-06-09T13:29:00Z">
            <w:rPr>
              <w:rFonts w:ascii="Courier New" w:hAnsi="Courier New"/>
              <w:color w:val="000000"/>
              <w:sz w:val="20"/>
            </w:rPr>
          </w:rPrChange>
        </w:rPr>
        <w:t>Data(</w:t>
      </w:r>
      <w:r>
        <w:rPr>
          <w:rFonts w:ascii="Times New Roman" w:hAnsi="Times New Roman" w:eastAsia="新宋体" w:cs="Times New Roman"/>
          <w:color w:val="auto"/>
          <w:sz w:val="24"/>
          <w:rPrChange w:id="8173" w:author="China" w:date="2017-06-09T13:29:00Z">
            <w:rPr>
              <w:rFonts w:ascii="Courier New" w:hAnsi="Courier New"/>
              <w:color w:val="000000"/>
              <w:sz w:val="20"/>
            </w:rPr>
          </w:rPrChange>
        </w:rPr>
        <w:t>i)=0;</w:t>
      </w:r>
    </w:p>
    <w:p>
      <w:pPr>
        <w:ind w:firstLine="480"/>
        <w:jc w:val="left"/>
        <w:rPr>
          <w:rFonts w:eastAsia="新宋体" w:cs="Times New Roman"/>
          <w:rPrChange w:id="8175" w:author="China" w:date="2017-06-09T13:29:00Z">
            <w:rPr>
              <w:rFonts w:cs="Times New Roman"/>
            </w:rPr>
          </w:rPrChange>
        </w:rPr>
        <w:pPrChange w:id="8174" w:author="China" w:date="2017-06-09T13:29:00Z">
          <w:pPr>
            <w:ind w:firstLine="400"/>
            <w:jc w:val="left"/>
          </w:pPr>
        </w:pPrChange>
      </w:pPr>
      <w:r>
        <w:rPr>
          <w:rFonts w:ascii="Times New Roman" w:hAnsi="Times New Roman" w:eastAsia="新宋体" w:cs="Times New Roman"/>
          <w:color w:val="auto"/>
          <w:sz w:val="24"/>
          <w:rPrChange w:id="8176"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177" w:author="China" w:date="2017-06-09T13:29:00Z">
            <w:rPr>
              <w:rFonts w:ascii="Courier New" w:hAnsi="Courier New"/>
              <w:color w:val="0000FF"/>
              <w:sz w:val="20"/>
            </w:rPr>
          </w:rPrChange>
        </w:rPr>
        <w:t>end</w:t>
      </w:r>
    </w:p>
    <w:p>
      <w:pPr>
        <w:ind w:firstLine="480"/>
        <w:jc w:val="left"/>
        <w:rPr>
          <w:rFonts w:eastAsia="新宋体" w:cs="Times New Roman"/>
          <w:rPrChange w:id="8179" w:author="China" w:date="2017-06-09T13:29:00Z">
            <w:rPr>
              <w:rFonts w:cs="Times New Roman"/>
            </w:rPr>
          </w:rPrChange>
        </w:rPr>
        <w:pPrChange w:id="8178" w:author="China" w:date="2017-06-09T13:29:00Z">
          <w:pPr>
            <w:ind w:firstLine="400"/>
            <w:jc w:val="left"/>
          </w:pPr>
        </w:pPrChange>
      </w:pPr>
      <w:r>
        <w:rPr>
          <w:rFonts w:ascii="Times New Roman" w:hAnsi="Times New Roman" w:eastAsia="新宋体" w:cs="Times New Roman"/>
          <w:color w:val="auto"/>
          <w:sz w:val="24"/>
          <w:rPrChange w:id="8180" w:author="China" w:date="2017-06-09T13:29:00Z">
            <w:rPr>
              <w:rFonts w:ascii="Courier New" w:hAnsi="Courier New"/>
              <w:color w:val="000000"/>
              <w:sz w:val="20"/>
            </w:rPr>
          </w:rPrChange>
        </w:rPr>
        <w:t xml:space="preserve">    </w:t>
      </w:r>
      <w:r>
        <w:rPr>
          <w:rFonts w:ascii="Times New Roman" w:hAnsi="Times New Roman" w:eastAsia="新宋体" w:cs="Times New Roman"/>
          <w:color w:val="auto"/>
          <w:sz w:val="24"/>
          <w:rPrChange w:id="8181" w:author="China" w:date="2017-06-09T13:29:00Z">
            <w:rPr>
              <w:rFonts w:ascii="Courier New" w:hAnsi="Courier New"/>
              <w:color w:val="0000FF"/>
              <w:sz w:val="20"/>
            </w:rPr>
          </w:rPrChange>
        </w:rPr>
        <w:t>end</w:t>
      </w:r>
    </w:p>
    <w:p>
      <w:pPr>
        <w:ind w:firstLine="480"/>
        <w:jc w:val="left"/>
        <w:rPr>
          <w:rFonts w:ascii="Times New Roman" w:hAnsi="Times New Roman" w:eastAsia="新宋体" w:cs="Times New Roman"/>
          <w:rPrChange w:id="8183" w:author="China" w:date="2017-06-06T20:51:00Z">
            <w:rPr>
              <w:rFonts w:ascii="新宋体" w:hAnsi="新宋体" w:eastAsia="新宋体"/>
            </w:rPr>
          </w:rPrChange>
        </w:rPr>
        <w:pPrChange w:id="8182" w:author="China" w:date="2017-06-09T13:29:00Z">
          <w:pPr>
            <w:ind w:firstLine="400"/>
            <w:jc w:val="left"/>
          </w:pPr>
        </w:pPrChange>
      </w:pPr>
      <w:r>
        <w:rPr>
          <w:rFonts w:ascii="Times New Roman" w:hAnsi="Times New Roman" w:eastAsia="新宋体" w:cs="Times New Roman"/>
          <w:color w:val="auto"/>
          <w:sz w:val="24"/>
          <w:rPrChange w:id="8184" w:author="China" w:date="2017-06-09T13:29:00Z">
            <w:rPr>
              <w:rFonts w:ascii="Courier New" w:hAnsi="Courier New"/>
              <w:color w:val="0000FF"/>
              <w:sz w:val="20"/>
            </w:rPr>
          </w:rPrChange>
        </w:rPr>
        <w:t>end</w:t>
      </w:r>
    </w:p>
    <w:p>
      <w:pPr>
        <w:ind w:firstLine="0" w:firstLineChars="0"/>
        <w:rPr>
          <w:rFonts w:ascii="Times New Roman" w:hAnsi="Times New Roman" w:cs="Times New Roman" w:eastAsiaTheme="minorEastAsia"/>
          <w:sz w:val="32"/>
          <w:szCs w:val="32"/>
          <w:rPrChange w:id="8185" w:author="China" w:date="2017-06-06T20:51:00Z">
            <w:rPr>
              <w:rFonts w:asciiTheme="minorEastAsia" w:hAnsiTheme="minorEastAsia" w:eastAsiaTheme="minorEastAsia" w:cstheme="minorEastAsia"/>
              <w:sz w:val="32"/>
              <w:szCs w:val="32"/>
            </w:rPr>
          </w:rPrChange>
        </w:rPr>
      </w:pPr>
      <w:r>
        <w:rPr>
          <w:rFonts w:ascii="Times New Roman" w:hAnsi="Times New Roman" w:cs="Times New Roman" w:eastAsiaTheme="minorEastAsia"/>
          <w:sz w:val="32"/>
          <w:szCs w:val="32"/>
          <w:rPrChange w:id="8186" w:author="China" w:date="2017-06-06T20:51:00Z">
            <w:rPr>
              <w:rFonts w:asciiTheme="minorEastAsia" w:hAnsiTheme="minorEastAsia" w:eastAsiaTheme="minorEastAsia" w:cstheme="minorEastAsia"/>
              <w:sz w:val="32"/>
              <w:szCs w:val="32"/>
            </w:rPr>
          </w:rPrChange>
        </w:rPr>
        <w:br w:type="page"/>
      </w:r>
    </w:p>
    <w:p>
      <w:pPr>
        <w:ind w:firstLine="0" w:firstLineChars="0"/>
        <w:rPr>
          <w:rFonts w:ascii="Times New Roman" w:hAnsi="Times New Roman" w:cs="Times New Roman" w:eastAsiaTheme="minorEastAsia"/>
          <w:sz w:val="32"/>
          <w:szCs w:val="32"/>
          <w:rPrChange w:id="8187" w:author="China" w:date="2017-06-06T20:51:00Z">
            <w:rPr>
              <w:rFonts w:asciiTheme="minorEastAsia" w:hAnsiTheme="minorEastAsia" w:eastAsiaTheme="minorEastAsia" w:cstheme="minorEastAsia"/>
              <w:sz w:val="32"/>
              <w:szCs w:val="32"/>
            </w:rPr>
          </w:rPrChange>
        </w:rPr>
      </w:pPr>
      <w:r>
        <w:rPr>
          <w:rFonts w:hint="eastAsia" w:ascii="Times New Roman" w:hAnsi="Times New Roman" w:cs="Times New Roman" w:eastAsiaTheme="minorEastAsia"/>
          <w:sz w:val="32"/>
          <w:szCs w:val="32"/>
          <w:rPrChange w:id="8188" w:author="China" w:date="2017-06-06T20:51:00Z">
            <w:rPr>
              <w:rFonts w:hint="eastAsia" w:asciiTheme="minorEastAsia" w:hAnsiTheme="minorEastAsia" w:eastAsiaTheme="minorEastAsia" w:cstheme="minorEastAsia"/>
              <w:sz w:val="32"/>
              <w:szCs w:val="32"/>
            </w:rPr>
          </w:rPrChange>
        </w:rPr>
        <w:t>附录</w:t>
      </w:r>
      <w:r>
        <w:rPr>
          <w:rFonts w:ascii="Times New Roman" w:hAnsi="Times New Roman" w:cs="Times New Roman" w:eastAsiaTheme="minorEastAsia"/>
          <w:sz w:val="32"/>
          <w:szCs w:val="32"/>
          <w:rPrChange w:id="8189" w:author="China" w:date="2017-06-06T20:51:00Z">
            <w:rPr>
              <w:rFonts w:asciiTheme="minorEastAsia" w:hAnsiTheme="minorEastAsia" w:eastAsiaTheme="minorEastAsia" w:cstheme="minorEastAsia"/>
              <w:sz w:val="32"/>
              <w:szCs w:val="32"/>
            </w:rPr>
          </w:rPrChange>
        </w:rPr>
        <w:t>4</w:t>
      </w:r>
      <w:r>
        <w:rPr>
          <w:rFonts w:hint="eastAsia" w:ascii="Times New Roman" w:hAnsi="Times New Roman" w:cs="Times New Roman" w:eastAsiaTheme="minorEastAsia"/>
          <w:sz w:val="32"/>
          <w:szCs w:val="32"/>
          <w:rPrChange w:id="8190" w:author="China" w:date="2017-06-06T20:51:00Z">
            <w:rPr>
              <w:rFonts w:hint="eastAsia" w:asciiTheme="minorEastAsia" w:hAnsiTheme="minorEastAsia" w:eastAsiaTheme="minorEastAsia" w:cstheme="minorEastAsia"/>
              <w:sz w:val="32"/>
              <w:szCs w:val="32"/>
            </w:rPr>
          </w:rPrChange>
        </w:rPr>
        <w:t>：</w:t>
      </w:r>
    </w:p>
    <w:p>
      <w:pPr>
        <w:ind w:firstLine="0" w:firstLineChars="0"/>
        <w:rPr>
          <w:rFonts w:ascii="Times New Roman" w:hAnsi="Times New Roman" w:cs="Times New Roman" w:eastAsiaTheme="minorEastAsia"/>
          <w:sz w:val="32"/>
          <w:szCs w:val="32"/>
          <w:rPrChange w:id="8191" w:author="China" w:date="2017-06-06T20:51:00Z">
            <w:rPr>
              <w:rFonts w:asciiTheme="minorEastAsia" w:hAnsiTheme="minorEastAsia" w:eastAsiaTheme="minorEastAsia" w:cstheme="minorEastAsia"/>
              <w:sz w:val="32"/>
              <w:szCs w:val="32"/>
            </w:rPr>
          </w:rPrChange>
        </w:rPr>
      </w:pPr>
      <w:r>
        <w:rPr>
          <w:rFonts w:hint="eastAsia" w:ascii="Times New Roman" w:hAnsi="Times New Roman" w:cs="Times New Roman" w:eastAsiaTheme="minorEastAsia"/>
          <w:sz w:val="32"/>
          <w:szCs w:val="32"/>
          <w:rPrChange w:id="8192" w:author="China" w:date="2017-06-06T20:51:00Z">
            <w:rPr>
              <w:rFonts w:hint="eastAsia" w:asciiTheme="minorEastAsia" w:hAnsiTheme="minorEastAsia" w:eastAsiaTheme="minorEastAsia" w:cstheme="minorEastAsia"/>
              <w:sz w:val="32"/>
              <w:szCs w:val="32"/>
            </w:rPr>
          </w:rPrChange>
        </w:rPr>
        <w:t>滤波显示程序</w:t>
      </w:r>
    </w:p>
    <w:p>
      <w:pPr>
        <w:ind w:firstLine="480"/>
        <w:jc w:val="left"/>
        <w:rPr>
          <w:rFonts w:ascii="Times New Roman" w:hAnsi="Times New Roman" w:eastAsia="新宋体" w:cs="Times New Roman"/>
          <w:rPrChange w:id="8193" w:author="China" w:date="2017-06-06T20:51:00Z">
            <w:rPr>
              <w:rFonts w:ascii="新宋体" w:hAnsi="新宋体" w:eastAsia="新宋体"/>
            </w:rPr>
          </w:rPrChange>
        </w:rPr>
      </w:pPr>
      <w:r>
        <w:rPr>
          <w:rFonts w:ascii="Times New Roman" w:hAnsi="Times New Roman" w:eastAsia="新宋体" w:cs="Times New Roman"/>
          <w:color w:val="0000FF"/>
          <w:rPrChange w:id="8194" w:author="China" w:date="2017-06-06T20:51:00Z">
            <w:rPr>
              <w:rFonts w:ascii="新宋体" w:hAnsi="新宋体" w:eastAsia="新宋体"/>
              <w:color w:val="0000FF"/>
            </w:rPr>
          </w:rPrChange>
        </w:rPr>
        <w:t>using</w:t>
      </w:r>
      <w:r>
        <w:rPr>
          <w:rFonts w:ascii="Times New Roman" w:hAnsi="Times New Roman" w:eastAsia="新宋体" w:cs="Times New Roman"/>
          <w:rPrChange w:id="8195" w:author="China" w:date="2017-06-06T20:51:00Z">
            <w:rPr>
              <w:rFonts w:ascii="新宋体" w:hAnsi="新宋体" w:eastAsia="新宋体"/>
            </w:rPr>
          </w:rPrChange>
        </w:rPr>
        <w:t xml:space="preserve"> System;</w:t>
      </w:r>
    </w:p>
    <w:p>
      <w:pPr>
        <w:ind w:firstLine="480"/>
        <w:jc w:val="left"/>
        <w:rPr>
          <w:rFonts w:ascii="Times New Roman" w:hAnsi="Times New Roman" w:eastAsia="新宋体" w:cs="Times New Roman"/>
          <w:rPrChange w:id="8196" w:author="China" w:date="2017-06-06T20:51:00Z">
            <w:rPr>
              <w:rFonts w:ascii="新宋体" w:hAnsi="新宋体" w:eastAsia="新宋体"/>
            </w:rPr>
          </w:rPrChange>
        </w:rPr>
      </w:pPr>
      <w:r>
        <w:rPr>
          <w:rFonts w:ascii="Times New Roman" w:hAnsi="Times New Roman" w:eastAsia="新宋体" w:cs="Times New Roman"/>
          <w:color w:val="0000FF"/>
          <w:rPrChange w:id="8197" w:author="China" w:date="2017-06-06T20:51:00Z">
            <w:rPr>
              <w:rFonts w:ascii="新宋体" w:hAnsi="新宋体" w:eastAsia="新宋体"/>
              <w:color w:val="0000FF"/>
            </w:rPr>
          </w:rPrChange>
        </w:rPr>
        <w:t>using</w:t>
      </w:r>
      <w:r>
        <w:rPr>
          <w:rFonts w:ascii="Times New Roman" w:hAnsi="Times New Roman" w:eastAsia="新宋体" w:cs="Times New Roman"/>
          <w:rPrChange w:id="8198" w:author="China" w:date="2017-06-06T20:51:00Z">
            <w:rPr>
              <w:rFonts w:ascii="新宋体" w:hAnsi="新宋体" w:eastAsia="新宋体"/>
            </w:rPr>
          </w:rPrChange>
        </w:rPr>
        <w:t xml:space="preserve"> System.Collections.Generic;</w:t>
      </w:r>
    </w:p>
    <w:p>
      <w:pPr>
        <w:ind w:firstLine="480"/>
        <w:jc w:val="left"/>
        <w:rPr>
          <w:rFonts w:ascii="Times New Roman" w:hAnsi="Times New Roman" w:eastAsia="新宋体" w:cs="Times New Roman"/>
          <w:rPrChange w:id="8199" w:author="China" w:date="2017-06-06T20:51:00Z">
            <w:rPr>
              <w:rFonts w:ascii="新宋体" w:hAnsi="新宋体" w:eastAsia="新宋体"/>
            </w:rPr>
          </w:rPrChange>
        </w:rPr>
      </w:pPr>
      <w:r>
        <w:rPr>
          <w:rFonts w:ascii="Times New Roman" w:hAnsi="Times New Roman" w:eastAsia="新宋体" w:cs="Times New Roman"/>
          <w:color w:val="0000FF"/>
          <w:rPrChange w:id="8200" w:author="China" w:date="2017-06-06T20:51:00Z">
            <w:rPr>
              <w:rFonts w:ascii="新宋体" w:hAnsi="新宋体" w:eastAsia="新宋体"/>
              <w:color w:val="0000FF"/>
            </w:rPr>
          </w:rPrChange>
        </w:rPr>
        <w:t>using</w:t>
      </w:r>
      <w:r>
        <w:rPr>
          <w:rFonts w:ascii="Times New Roman" w:hAnsi="Times New Roman" w:eastAsia="新宋体" w:cs="Times New Roman"/>
          <w:rPrChange w:id="8201" w:author="China" w:date="2017-06-06T20:51:00Z">
            <w:rPr>
              <w:rFonts w:ascii="新宋体" w:hAnsi="新宋体" w:eastAsia="新宋体"/>
            </w:rPr>
          </w:rPrChange>
        </w:rPr>
        <w:t xml:space="preserve"> System.ComponentModel;</w:t>
      </w:r>
    </w:p>
    <w:p>
      <w:pPr>
        <w:ind w:firstLine="480"/>
        <w:jc w:val="left"/>
        <w:rPr>
          <w:rFonts w:ascii="Times New Roman" w:hAnsi="Times New Roman" w:eastAsia="新宋体" w:cs="Times New Roman"/>
          <w:rPrChange w:id="8202" w:author="China" w:date="2017-06-06T20:51:00Z">
            <w:rPr>
              <w:rFonts w:ascii="新宋体" w:hAnsi="新宋体" w:eastAsia="新宋体"/>
            </w:rPr>
          </w:rPrChange>
        </w:rPr>
      </w:pPr>
      <w:r>
        <w:rPr>
          <w:rFonts w:ascii="Times New Roman" w:hAnsi="Times New Roman" w:eastAsia="新宋体" w:cs="Times New Roman"/>
          <w:color w:val="0000FF"/>
          <w:rPrChange w:id="8203" w:author="China" w:date="2017-06-06T20:51:00Z">
            <w:rPr>
              <w:rFonts w:ascii="新宋体" w:hAnsi="新宋体" w:eastAsia="新宋体"/>
              <w:color w:val="0000FF"/>
            </w:rPr>
          </w:rPrChange>
        </w:rPr>
        <w:t>using</w:t>
      </w:r>
      <w:r>
        <w:rPr>
          <w:rFonts w:ascii="Times New Roman" w:hAnsi="Times New Roman" w:eastAsia="新宋体" w:cs="Times New Roman"/>
          <w:rPrChange w:id="8204" w:author="China" w:date="2017-06-06T20:51:00Z">
            <w:rPr>
              <w:rFonts w:ascii="新宋体" w:hAnsi="新宋体" w:eastAsia="新宋体"/>
            </w:rPr>
          </w:rPrChange>
        </w:rPr>
        <w:t xml:space="preserve"> System.Data;</w:t>
      </w:r>
    </w:p>
    <w:p>
      <w:pPr>
        <w:ind w:firstLine="480"/>
        <w:jc w:val="left"/>
        <w:rPr>
          <w:rFonts w:ascii="Times New Roman" w:hAnsi="Times New Roman" w:eastAsia="新宋体" w:cs="Times New Roman"/>
          <w:rPrChange w:id="8205" w:author="China" w:date="2017-06-06T20:51:00Z">
            <w:rPr>
              <w:rFonts w:ascii="新宋体" w:hAnsi="新宋体" w:eastAsia="新宋体"/>
            </w:rPr>
          </w:rPrChange>
        </w:rPr>
      </w:pPr>
      <w:r>
        <w:rPr>
          <w:rFonts w:ascii="Times New Roman" w:hAnsi="Times New Roman" w:eastAsia="新宋体" w:cs="Times New Roman"/>
          <w:color w:val="0000FF"/>
          <w:rPrChange w:id="8206" w:author="China" w:date="2017-06-06T20:51:00Z">
            <w:rPr>
              <w:rFonts w:ascii="新宋体" w:hAnsi="新宋体" w:eastAsia="新宋体"/>
              <w:color w:val="0000FF"/>
            </w:rPr>
          </w:rPrChange>
        </w:rPr>
        <w:t>using</w:t>
      </w:r>
      <w:r>
        <w:rPr>
          <w:rFonts w:ascii="Times New Roman" w:hAnsi="Times New Roman" w:eastAsia="新宋体" w:cs="Times New Roman"/>
          <w:rPrChange w:id="8207" w:author="China" w:date="2017-06-06T20:51:00Z">
            <w:rPr>
              <w:rFonts w:ascii="新宋体" w:hAnsi="新宋体" w:eastAsia="新宋体"/>
            </w:rPr>
          </w:rPrChange>
        </w:rPr>
        <w:t xml:space="preserve"> System.Drawing;</w:t>
      </w:r>
    </w:p>
    <w:p>
      <w:pPr>
        <w:ind w:firstLine="480"/>
        <w:jc w:val="left"/>
        <w:rPr>
          <w:rFonts w:ascii="Times New Roman" w:hAnsi="Times New Roman" w:eastAsia="新宋体" w:cs="Times New Roman"/>
          <w:rPrChange w:id="8208" w:author="China" w:date="2017-06-06T20:51:00Z">
            <w:rPr>
              <w:rFonts w:ascii="新宋体" w:hAnsi="新宋体" w:eastAsia="新宋体"/>
            </w:rPr>
          </w:rPrChange>
        </w:rPr>
      </w:pPr>
      <w:r>
        <w:rPr>
          <w:rFonts w:ascii="Times New Roman" w:hAnsi="Times New Roman" w:eastAsia="新宋体" w:cs="Times New Roman"/>
          <w:color w:val="0000FF"/>
          <w:rPrChange w:id="8209" w:author="China" w:date="2017-06-06T20:51:00Z">
            <w:rPr>
              <w:rFonts w:ascii="新宋体" w:hAnsi="新宋体" w:eastAsia="新宋体"/>
              <w:color w:val="0000FF"/>
            </w:rPr>
          </w:rPrChange>
        </w:rPr>
        <w:t>using</w:t>
      </w:r>
      <w:r>
        <w:rPr>
          <w:rFonts w:ascii="Times New Roman" w:hAnsi="Times New Roman" w:eastAsia="新宋体" w:cs="Times New Roman"/>
          <w:rPrChange w:id="8210" w:author="China" w:date="2017-06-06T20:51:00Z">
            <w:rPr>
              <w:rFonts w:ascii="新宋体" w:hAnsi="新宋体" w:eastAsia="新宋体"/>
            </w:rPr>
          </w:rPrChange>
        </w:rPr>
        <w:t xml:space="preserve"> System.Linq;</w:t>
      </w:r>
    </w:p>
    <w:p>
      <w:pPr>
        <w:ind w:firstLine="480"/>
        <w:jc w:val="left"/>
        <w:rPr>
          <w:rFonts w:ascii="Times New Roman" w:hAnsi="Times New Roman" w:eastAsia="新宋体" w:cs="Times New Roman"/>
          <w:rPrChange w:id="8211" w:author="China" w:date="2017-06-06T20:51:00Z">
            <w:rPr>
              <w:rFonts w:ascii="新宋体" w:hAnsi="新宋体" w:eastAsia="新宋体"/>
            </w:rPr>
          </w:rPrChange>
        </w:rPr>
      </w:pPr>
      <w:r>
        <w:rPr>
          <w:rFonts w:ascii="Times New Roman" w:hAnsi="Times New Roman" w:eastAsia="新宋体" w:cs="Times New Roman"/>
          <w:color w:val="0000FF"/>
          <w:rPrChange w:id="8212" w:author="China" w:date="2017-06-06T20:51:00Z">
            <w:rPr>
              <w:rFonts w:ascii="新宋体" w:hAnsi="新宋体" w:eastAsia="新宋体"/>
              <w:color w:val="0000FF"/>
            </w:rPr>
          </w:rPrChange>
        </w:rPr>
        <w:t>using</w:t>
      </w:r>
      <w:r>
        <w:rPr>
          <w:rFonts w:ascii="Times New Roman" w:hAnsi="Times New Roman" w:eastAsia="新宋体" w:cs="Times New Roman"/>
          <w:rPrChange w:id="8213" w:author="China" w:date="2017-06-06T20:51:00Z">
            <w:rPr>
              <w:rFonts w:ascii="新宋体" w:hAnsi="新宋体" w:eastAsia="新宋体"/>
            </w:rPr>
          </w:rPrChange>
        </w:rPr>
        <w:t xml:space="preserve"> System.Text;</w:t>
      </w:r>
    </w:p>
    <w:p>
      <w:pPr>
        <w:ind w:firstLine="480"/>
        <w:jc w:val="left"/>
        <w:rPr>
          <w:rFonts w:ascii="Times New Roman" w:hAnsi="Times New Roman" w:eastAsia="新宋体" w:cs="Times New Roman"/>
          <w:rPrChange w:id="8214" w:author="China" w:date="2017-06-06T20:51:00Z">
            <w:rPr>
              <w:rFonts w:ascii="新宋体" w:hAnsi="新宋体" w:eastAsia="新宋体"/>
            </w:rPr>
          </w:rPrChange>
        </w:rPr>
      </w:pPr>
      <w:r>
        <w:rPr>
          <w:rFonts w:ascii="Times New Roman" w:hAnsi="Times New Roman" w:eastAsia="新宋体" w:cs="Times New Roman"/>
          <w:color w:val="0000FF"/>
          <w:rPrChange w:id="8215" w:author="China" w:date="2017-06-06T20:51:00Z">
            <w:rPr>
              <w:rFonts w:ascii="新宋体" w:hAnsi="新宋体" w:eastAsia="新宋体"/>
              <w:color w:val="0000FF"/>
            </w:rPr>
          </w:rPrChange>
        </w:rPr>
        <w:t>using</w:t>
      </w:r>
      <w:r>
        <w:rPr>
          <w:rFonts w:ascii="Times New Roman" w:hAnsi="Times New Roman" w:eastAsia="新宋体" w:cs="Times New Roman"/>
          <w:rPrChange w:id="8216" w:author="China" w:date="2017-06-06T20:51:00Z">
            <w:rPr>
              <w:rFonts w:ascii="新宋体" w:hAnsi="新宋体" w:eastAsia="新宋体"/>
            </w:rPr>
          </w:rPrChange>
        </w:rPr>
        <w:t xml:space="preserve"> System.Windows.Forms;</w:t>
      </w:r>
    </w:p>
    <w:p>
      <w:pPr>
        <w:ind w:firstLine="480"/>
        <w:jc w:val="left"/>
        <w:rPr>
          <w:ins w:id="8217" w:author="刘宁" w:date="2017-06-09T10:17:00Z"/>
          <w:rFonts w:eastAsia="新宋体" w:cs="Times New Roman"/>
        </w:rPr>
      </w:pPr>
      <w:r>
        <w:rPr>
          <w:rFonts w:ascii="Times New Roman" w:hAnsi="Times New Roman" w:eastAsia="新宋体" w:cs="Times New Roman"/>
          <w:color w:val="0000FF"/>
          <w:rPrChange w:id="8218" w:author="China" w:date="2017-06-06T20:51:00Z">
            <w:rPr>
              <w:rFonts w:ascii="新宋体" w:hAnsi="新宋体" w:eastAsia="新宋体"/>
              <w:color w:val="0000FF"/>
            </w:rPr>
          </w:rPrChange>
        </w:rPr>
        <w:t>using</w:t>
      </w:r>
      <w:r>
        <w:rPr>
          <w:rFonts w:ascii="Times New Roman" w:hAnsi="Times New Roman" w:eastAsia="新宋体" w:cs="Times New Roman"/>
          <w:rPrChange w:id="8219" w:author="China" w:date="2017-06-06T20:51:00Z">
            <w:rPr>
              <w:rFonts w:ascii="新宋体" w:hAnsi="新宋体" w:eastAsia="新宋体"/>
            </w:rPr>
          </w:rPrChange>
        </w:rPr>
        <w:t xml:space="preserve"> Wavelet;</w:t>
      </w:r>
    </w:p>
    <w:p>
      <w:pPr>
        <w:ind w:firstLine="480"/>
        <w:jc w:val="left"/>
        <w:rPr>
          <w:rFonts w:ascii="Times New Roman" w:hAnsi="Times New Roman" w:eastAsia="新宋体" w:cs="Times New Roman"/>
          <w:rPrChange w:id="8220" w:author="China" w:date="2017-06-06T20:51:00Z">
            <w:rPr>
              <w:rFonts w:ascii="新宋体" w:hAnsi="新宋体" w:eastAsia="新宋体"/>
            </w:rPr>
          </w:rPrChange>
        </w:rPr>
      </w:pPr>
      <w:ins w:id="8221" w:author="刘宁" w:date="2017-06-09T10:17:00Z">
        <w:r>
          <w:rPr>
            <w:rFonts w:eastAsia="新宋体" w:cs="Times New Roman"/>
            <w:color w:val="0000FF"/>
          </w:rPr>
          <w:t>using</w:t>
        </w:r>
      </w:ins>
      <w:ins w:id="8222" w:author="刘宁" w:date="2017-06-09T10:17:00Z">
        <w:r>
          <w:rPr>
            <w:rFonts w:eastAsia="新宋体" w:cs="Times New Roman"/>
          </w:rPr>
          <w:t xml:space="preserve"> Filter.h</w:t>
        </w:r>
      </w:ins>
      <w:ins w:id="8223" w:author="刘宁" w:date="2017-06-09T10:17:00Z">
        <w:r>
          <w:rPr>
            <w:rFonts w:hint="eastAsia" w:eastAsia="新宋体" w:cs="Times New Roman"/>
          </w:rPr>
          <w:t>;</w:t>
        </w:r>
      </w:ins>
    </w:p>
    <w:p>
      <w:pPr>
        <w:ind w:firstLine="480"/>
        <w:jc w:val="left"/>
        <w:rPr>
          <w:rFonts w:ascii="Times New Roman" w:hAnsi="Times New Roman" w:eastAsia="新宋体" w:cs="Times New Roman"/>
          <w:rPrChange w:id="8224" w:author="China" w:date="2017-06-06T20:51:00Z">
            <w:rPr>
              <w:rFonts w:ascii="新宋体" w:hAnsi="新宋体" w:eastAsia="新宋体"/>
            </w:rPr>
          </w:rPrChange>
        </w:rPr>
      </w:pPr>
      <w:r>
        <w:rPr>
          <w:rFonts w:ascii="Times New Roman" w:hAnsi="Times New Roman" w:eastAsia="新宋体" w:cs="Times New Roman"/>
          <w:color w:val="0000FF"/>
          <w:rPrChange w:id="8225" w:author="China" w:date="2017-06-06T20:51:00Z">
            <w:rPr>
              <w:rFonts w:ascii="新宋体" w:hAnsi="新宋体" w:eastAsia="新宋体"/>
              <w:color w:val="0000FF"/>
            </w:rPr>
          </w:rPrChange>
        </w:rPr>
        <w:t>using</w:t>
      </w:r>
      <w:r>
        <w:rPr>
          <w:rFonts w:ascii="Times New Roman" w:hAnsi="Times New Roman" w:eastAsia="新宋体" w:cs="Times New Roman"/>
          <w:rPrChange w:id="8226" w:author="China" w:date="2017-06-06T20:51:00Z">
            <w:rPr>
              <w:rFonts w:ascii="新宋体" w:hAnsi="新宋体" w:eastAsia="新宋体"/>
            </w:rPr>
          </w:rPrChange>
        </w:rPr>
        <w:t xml:space="preserve"> System.IO;</w:t>
      </w:r>
    </w:p>
    <w:p>
      <w:pPr>
        <w:ind w:firstLine="480"/>
        <w:jc w:val="left"/>
        <w:rPr>
          <w:rFonts w:ascii="Times New Roman" w:hAnsi="Times New Roman" w:eastAsia="新宋体" w:cs="Times New Roman"/>
          <w:rPrChange w:id="8227" w:author="China" w:date="2017-06-06T20:51:00Z">
            <w:rPr>
              <w:rFonts w:ascii="新宋体" w:hAnsi="新宋体" w:eastAsia="新宋体"/>
            </w:rPr>
          </w:rPrChange>
        </w:rPr>
      </w:pPr>
      <w:r>
        <w:rPr>
          <w:rFonts w:ascii="Times New Roman" w:hAnsi="Times New Roman" w:eastAsia="新宋体" w:cs="Times New Roman"/>
          <w:color w:val="0000FF"/>
          <w:rPrChange w:id="8228" w:author="China" w:date="2017-06-06T20:51:00Z">
            <w:rPr>
              <w:rFonts w:ascii="新宋体" w:hAnsi="新宋体" w:eastAsia="新宋体"/>
              <w:color w:val="0000FF"/>
            </w:rPr>
          </w:rPrChange>
        </w:rPr>
        <w:t>using</w:t>
      </w:r>
      <w:r>
        <w:rPr>
          <w:rFonts w:ascii="Times New Roman" w:hAnsi="Times New Roman" w:eastAsia="新宋体" w:cs="Times New Roman"/>
          <w:rPrChange w:id="8229" w:author="China" w:date="2017-06-06T20:51:00Z">
            <w:rPr>
              <w:rFonts w:ascii="新宋体" w:hAnsi="新宋体" w:eastAsia="新宋体"/>
            </w:rPr>
          </w:rPrChange>
        </w:rPr>
        <w:t xml:space="preserve"> NTUIControl;</w:t>
      </w:r>
    </w:p>
    <w:p>
      <w:pPr>
        <w:ind w:firstLine="480"/>
        <w:jc w:val="left"/>
        <w:rPr>
          <w:rFonts w:ascii="Times New Roman" w:hAnsi="Times New Roman" w:eastAsia="新宋体" w:cs="Times New Roman"/>
          <w:rPrChange w:id="8230" w:author="China" w:date="2017-06-06T20:51:00Z">
            <w:rPr>
              <w:rFonts w:ascii="新宋体" w:hAnsi="新宋体" w:eastAsia="新宋体"/>
            </w:rPr>
          </w:rPrChange>
        </w:rPr>
      </w:pPr>
      <w:r>
        <w:rPr>
          <w:rFonts w:ascii="Times New Roman" w:hAnsi="Times New Roman" w:eastAsia="新宋体" w:cs="Times New Roman"/>
          <w:color w:val="0000FF"/>
          <w:rPrChange w:id="8231" w:author="China" w:date="2017-06-06T20:51:00Z">
            <w:rPr>
              <w:rFonts w:ascii="新宋体" w:hAnsi="新宋体" w:eastAsia="新宋体"/>
              <w:color w:val="0000FF"/>
            </w:rPr>
          </w:rPrChange>
        </w:rPr>
        <w:t>using</w:t>
      </w:r>
      <w:r>
        <w:rPr>
          <w:rFonts w:ascii="Times New Roman" w:hAnsi="Times New Roman" w:eastAsia="新宋体" w:cs="Times New Roman"/>
          <w:rPrChange w:id="8232" w:author="China" w:date="2017-06-06T20:51:00Z">
            <w:rPr>
              <w:rFonts w:ascii="新宋体" w:hAnsi="新宋体" w:eastAsia="新宋体"/>
            </w:rPr>
          </w:rPrChange>
        </w:rPr>
        <w:t xml:space="preserve"> System.Drawing.Drawing2D;</w:t>
      </w:r>
    </w:p>
    <w:p>
      <w:pPr>
        <w:ind w:firstLine="480"/>
        <w:jc w:val="left"/>
        <w:rPr>
          <w:rFonts w:ascii="Times New Roman" w:hAnsi="Times New Roman" w:eastAsia="新宋体" w:cs="Times New Roman"/>
          <w:rPrChange w:id="8233" w:author="China" w:date="2017-06-06T20:51:00Z">
            <w:rPr>
              <w:rFonts w:ascii="新宋体" w:hAnsi="新宋体" w:eastAsia="新宋体"/>
            </w:rPr>
          </w:rPrChange>
        </w:rPr>
      </w:pPr>
      <w:r>
        <w:rPr>
          <w:rFonts w:ascii="Times New Roman" w:hAnsi="Times New Roman" w:eastAsia="新宋体" w:cs="Times New Roman"/>
          <w:color w:val="0000FF"/>
          <w:rPrChange w:id="8234" w:author="China" w:date="2017-06-06T20:51:00Z">
            <w:rPr>
              <w:rFonts w:ascii="新宋体" w:hAnsi="新宋体" w:eastAsia="新宋体"/>
              <w:color w:val="0000FF"/>
            </w:rPr>
          </w:rPrChange>
        </w:rPr>
        <w:t>using</w:t>
      </w:r>
      <w:r>
        <w:rPr>
          <w:rFonts w:ascii="Times New Roman" w:hAnsi="Times New Roman" w:eastAsia="新宋体" w:cs="Times New Roman"/>
          <w:rPrChange w:id="8235" w:author="China" w:date="2017-06-06T20:51:00Z">
            <w:rPr>
              <w:rFonts w:ascii="新宋体" w:hAnsi="新宋体" w:eastAsia="新宋体"/>
            </w:rPr>
          </w:rPrChange>
        </w:rPr>
        <w:t xml:space="preserve"> System.Windows.Forms.DataVisualization.Charting;</w:t>
      </w:r>
    </w:p>
    <w:p>
      <w:pPr>
        <w:ind w:firstLine="480"/>
        <w:jc w:val="left"/>
        <w:rPr>
          <w:rFonts w:ascii="Times New Roman" w:hAnsi="Times New Roman" w:eastAsia="新宋体" w:cs="Times New Roman"/>
          <w:rPrChange w:id="8236" w:author="China" w:date="2017-06-06T20:51:00Z">
            <w:rPr>
              <w:rFonts w:ascii="新宋体" w:hAnsi="新宋体" w:eastAsia="新宋体"/>
            </w:rPr>
          </w:rPrChange>
        </w:rPr>
      </w:pPr>
      <w:r>
        <w:rPr>
          <w:rFonts w:ascii="Times New Roman" w:hAnsi="Times New Roman" w:eastAsia="新宋体" w:cs="Times New Roman"/>
          <w:color w:val="0000FF"/>
          <w:rPrChange w:id="8237" w:author="China" w:date="2017-06-06T20:51:00Z">
            <w:rPr>
              <w:rFonts w:ascii="新宋体" w:hAnsi="新宋体" w:eastAsia="新宋体"/>
              <w:color w:val="0000FF"/>
            </w:rPr>
          </w:rPrChange>
        </w:rPr>
        <w:t>using</w:t>
      </w:r>
      <w:r>
        <w:rPr>
          <w:rFonts w:ascii="Times New Roman" w:hAnsi="Times New Roman" w:eastAsia="新宋体" w:cs="Times New Roman"/>
          <w:rPrChange w:id="8238" w:author="China" w:date="2017-06-06T20:51:00Z">
            <w:rPr>
              <w:rFonts w:ascii="新宋体" w:hAnsi="新宋体" w:eastAsia="新宋体"/>
            </w:rPr>
          </w:rPrChange>
        </w:rPr>
        <w:t xml:space="preserve"> System.Data.OleDb;</w:t>
      </w:r>
    </w:p>
    <w:p>
      <w:pPr>
        <w:ind w:firstLine="480"/>
        <w:jc w:val="left"/>
        <w:rPr>
          <w:del w:id="8239" w:author="刘宁" w:date="2017-06-09T10:17:00Z"/>
          <w:rFonts w:ascii="Times New Roman" w:hAnsi="Times New Roman" w:eastAsia="新宋体" w:cs="Times New Roman"/>
          <w:rPrChange w:id="8240" w:author="China" w:date="2017-06-06T20:51:00Z">
            <w:rPr>
              <w:del w:id="8241" w:author="刘宁" w:date="2017-06-09T10:17:00Z"/>
              <w:rFonts w:ascii="新宋体" w:hAnsi="新宋体" w:eastAsia="新宋体"/>
            </w:rPr>
          </w:rPrChange>
        </w:rPr>
      </w:pPr>
      <w:del w:id="8242" w:author="刘宁" w:date="2017-06-09T10:17:00Z">
        <w:r>
          <w:rPr>
            <w:rFonts w:ascii="Times New Roman" w:hAnsi="Times New Roman" w:eastAsia="新宋体" w:cs="Times New Roman"/>
            <w:color w:val="0000FF"/>
            <w:rPrChange w:id="8243" w:author="China" w:date="2017-06-06T20:51:00Z">
              <w:rPr>
                <w:rFonts w:ascii="新宋体" w:hAnsi="新宋体" w:eastAsia="新宋体"/>
                <w:color w:val="0000FF"/>
              </w:rPr>
            </w:rPrChange>
          </w:rPr>
          <w:delText>using</w:delText>
        </w:r>
      </w:del>
      <w:del w:id="8244" w:author="刘宁" w:date="2017-06-09T10:17:00Z">
        <w:r>
          <w:rPr>
            <w:rFonts w:ascii="Times New Roman" w:hAnsi="Times New Roman" w:eastAsia="新宋体" w:cs="Times New Roman"/>
            <w:rPrChange w:id="8245" w:author="China" w:date="2017-06-06T20:51:00Z">
              <w:rPr>
                <w:rFonts w:ascii="新宋体" w:hAnsi="新宋体" w:eastAsia="新宋体"/>
              </w:rPr>
            </w:rPrChange>
          </w:rPr>
          <w:delText xml:space="preserve"> Filter.h</w:delText>
        </w:r>
      </w:del>
    </w:p>
    <w:p>
      <w:pPr>
        <w:ind w:firstLine="480"/>
        <w:jc w:val="left"/>
        <w:rPr>
          <w:rFonts w:ascii="Times New Roman" w:hAnsi="Times New Roman" w:eastAsia="新宋体" w:cs="Times New Roman"/>
          <w:rPrChange w:id="8246" w:author="China" w:date="2017-06-06T20:51:00Z">
            <w:rPr>
              <w:rFonts w:ascii="新宋体" w:hAnsi="新宋体" w:eastAsia="新宋体"/>
            </w:rPr>
          </w:rPrChange>
        </w:rPr>
      </w:pPr>
    </w:p>
    <w:p>
      <w:pPr>
        <w:ind w:firstLine="480"/>
        <w:jc w:val="left"/>
        <w:rPr>
          <w:rFonts w:ascii="Times New Roman" w:hAnsi="Times New Roman" w:eastAsia="新宋体" w:cs="Times New Roman"/>
          <w:rPrChange w:id="8247" w:author="China" w:date="2017-06-06T20:51:00Z">
            <w:rPr>
              <w:rFonts w:ascii="新宋体" w:hAnsi="新宋体" w:eastAsia="新宋体"/>
            </w:rPr>
          </w:rPrChange>
        </w:rPr>
      </w:pPr>
      <w:r>
        <w:rPr>
          <w:rFonts w:ascii="Times New Roman" w:hAnsi="Times New Roman" w:eastAsia="新宋体" w:cs="Times New Roman"/>
          <w:color w:val="0000FF"/>
          <w:rPrChange w:id="8248" w:author="China" w:date="2017-06-06T20:51:00Z">
            <w:rPr>
              <w:rFonts w:ascii="新宋体" w:hAnsi="新宋体" w:eastAsia="新宋体"/>
              <w:color w:val="0000FF"/>
            </w:rPr>
          </w:rPrChange>
        </w:rPr>
        <w:t>namespace</w:t>
      </w:r>
      <w:r>
        <w:rPr>
          <w:rFonts w:ascii="Times New Roman" w:hAnsi="Times New Roman" w:eastAsia="新宋体" w:cs="Times New Roman"/>
          <w:rPrChange w:id="8249" w:author="China" w:date="2017-06-06T20:51:00Z">
            <w:rPr>
              <w:rFonts w:ascii="新宋体" w:hAnsi="新宋体" w:eastAsia="新宋体"/>
            </w:rPr>
          </w:rPrChange>
        </w:rPr>
        <w:t xml:space="preserve"> </w:t>
      </w:r>
      <w:r>
        <w:rPr>
          <w:rFonts w:hint="eastAsia" w:ascii="Times New Roman" w:hAnsi="Times New Roman" w:eastAsia="新宋体" w:cs="Times New Roman"/>
          <w:rPrChange w:id="8250" w:author="China" w:date="2017-06-06T20:51:00Z">
            <w:rPr>
              <w:rFonts w:hint="eastAsia" w:ascii="新宋体" w:hAnsi="新宋体" w:eastAsia="新宋体"/>
            </w:rPr>
          </w:rPrChange>
        </w:rPr>
        <w:t>带通滤波分析显示</w:t>
      </w:r>
    </w:p>
    <w:p>
      <w:pPr>
        <w:ind w:firstLine="480"/>
        <w:jc w:val="left"/>
        <w:rPr>
          <w:rFonts w:ascii="Times New Roman" w:hAnsi="Times New Roman" w:eastAsia="新宋体" w:cs="Times New Roman"/>
          <w:rPrChange w:id="8251" w:author="China" w:date="2017-06-06T20:51:00Z">
            <w:rPr>
              <w:rFonts w:ascii="新宋体" w:hAnsi="新宋体" w:eastAsia="新宋体"/>
            </w:rPr>
          </w:rPrChange>
        </w:rPr>
      </w:pPr>
      <w:r>
        <w:rPr>
          <w:rFonts w:ascii="Times New Roman" w:hAnsi="Times New Roman" w:eastAsia="新宋体" w:cs="Times New Roman"/>
          <w:rPrChange w:id="8252"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253" w:author="China" w:date="2017-06-06T20:51:00Z">
            <w:rPr>
              <w:rFonts w:ascii="新宋体" w:hAnsi="新宋体" w:eastAsia="新宋体"/>
            </w:rPr>
          </w:rPrChange>
        </w:rPr>
      </w:pPr>
      <w:r>
        <w:rPr>
          <w:rFonts w:ascii="Times New Roman" w:hAnsi="Times New Roman" w:eastAsia="新宋体" w:cs="Times New Roman"/>
          <w:rPrChange w:id="8254" w:author="China" w:date="2017-06-06T20:51:00Z">
            <w:rPr>
              <w:rFonts w:ascii="新宋体" w:hAnsi="新宋体" w:eastAsia="新宋体"/>
            </w:rPr>
          </w:rPrChange>
        </w:rPr>
        <w:t xml:space="preserve">    </w:t>
      </w:r>
      <w:r>
        <w:rPr>
          <w:rFonts w:ascii="Times New Roman" w:hAnsi="Times New Roman" w:eastAsia="新宋体" w:cs="Times New Roman"/>
          <w:color w:val="0000FF"/>
          <w:rPrChange w:id="8255" w:author="China" w:date="2017-06-06T20:51:00Z">
            <w:rPr>
              <w:rFonts w:ascii="新宋体" w:hAnsi="新宋体" w:eastAsia="新宋体"/>
              <w:color w:val="0000FF"/>
            </w:rPr>
          </w:rPrChange>
        </w:rPr>
        <w:t>public</w:t>
      </w:r>
      <w:r>
        <w:rPr>
          <w:rFonts w:ascii="Times New Roman" w:hAnsi="Times New Roman" w:eastAsia="新宋体" w:cs="Times New Roman"/>
          <w:rPrChange w:id="8256" w:author="China" w:date="2017-06-06T20:51:00Z">
            <w:rPr>
              <w:rFonts w:ascii="新宋体" w:hAnsi="新宋体" w:eastAsia="新宋体"/>
            </w:rPr>
          </w:rPrChange>
        </w:rPr>
        <w:t xml:space="preserve"> </w:t>
      </w:r>
      <w:r>
        <w:rPr>
          <w:rFonts w:ascii="Times New Roman" w:hAnsi="Times New Roman" w:eastAsia="新宋体" w:cs="Times New Roman"/>
          <w:color w:val="0000FF"/>
          <w:rPrChange w:id="8257" w:author="China" w:date="2017-06-06T20:51:00Z">
            <w:rPr>
              <w:rFonts w:ascii="新宋体" w:hAnsi="新宋体" w:eastAsia="新宋体"/>
              <w:color w:val="0000FF"/>
            </w:rPr>
          </w:rPrChange>
        </w:rPr>
        <w:t>partial</w:t>
      </w:r>
      <w:r>
        <w:rPr>
          <w:rFonts w:ascii="Times New Roman" w:hAnsi="Times New Roman" w:eastAsia="新宋体" w:cs="Times New Roman"/>
          <w:rPrChange w:id="8258" w:author="China" w:date="2017-06-06T20:51:00Z">
            <w:rPr>
              <w:rFonts w:ascii="新宋体" w:hAnsi="新宋体" w:eastAsia="新宋体"/>
            </w:rPr>
          </w:rPrChange>
        </w:rPr>
        <w:t xml:space="preserve"> </w:t>
      </w:r>
      <w:r>
        <w:rPr>
          <w:rFonts w:ascii="Times New Roman" w:hAnsi="Times New Roman" w:eastAsia="新宋体" w:cs="Times New Roman"/>
          <w:color w:val="0000FF"/>
          <w:rPrChange w:id="8259" w:author="China" w:date="2017-06-06T20:51:00Z">
            <w:rPr>
              <w:rFonts w:ascii="新宋体" w:hAnsi="新宋体" w:eastAsia="新宋体"/>
              <w:color w:val="0000FF"/>
            </w:rPr>
          </w:rPrChange>
        </w:rPr>
        <w:t>class</w:t>
      </w:r>
      <w:r>
        <w:rPr>
          <w:rFonts w:ascii="Times New Roman" w:hAnsi="Times New Roman" w:eastAsia="新宋体" w:cs="Times New Roman"/>
          <w:rPrChange w:id="8260" w:author="China" w:date="2017-06-06T20:51:00Z">
            <w:rPr>
              <w:rFonts w:ascii="新宋体" w:hAnsi="新宋体" w:eastAsia="新宋体"/>
            </w:rPr>
          </w:rPrChange>
        </w:rPr>
        <w:t xml:space="preserve"> </w:t>
      </w:r>
      <w:r>
        <w:rPr>
          <w:rFonts w:ascii="Times New Roman" w:hAnsi="Times New Roman" w:eastAsia="新宋体" w:cs="Times New Roman"/>
          <w:color w:val="2B91AF"/>
          <w:rPrChange w:id="8261" w:author="China" w:date="2017-06-06T20:51:00Z">
            <w:rPr>
              <w:rFonts w:ascii="新宋体" w:hAnsi="新宋体" w:eastAsia="新宋体"/>
              <w:color w:val="2B91AF"/>
            </w:rPr>
          </w:rPrChange>
        </w:rPr>
        <w:t>frmWavelet</w:t>
      </w:r>
      <w:r>
        <w:rPr>
          <w:rFonts w:ascii="Times New Roman" w:hAnsi="Times New Roman" w:eastAsia="新宋体" w:cs="Times New Roman"/>
          <w:rPrChange w:id="8262" w:author="China" w:date="2017-06-06T20:51:00Z">
            <w:rPr>
              <w:rFonts w:ascii="新宋体" w:hAnsi="新宋体" w:eastAsia="新宋体"/>
            </w:rPr>
          </w:rPrChange>
        </w:rPr>
        <w:t xml:space="preserve"> : </w:t>
      </w:r>
      <w:r>
        <w:rPr>
          <w:rFonts w:ascii="Times New Roman" w:hAnsi="Times New Roman" w:eastAsia="新宋体" w:cs="Times New Roman"/>
          <w:color w:val="2B91AF"/>
          <w:rPrChange w:id="8263" w:author="China" w:date="2017-06-06T20:51:00Z">
            <w:rPr>
              <w:rFonts w:ascii="新宋体" w:hAnsi="新宋体" w:eastAsia="新宋体"/>
              <w:color w:val="2B91AF"/>
            </w:rPr>
          </w:rPrChange>
        </w:rPr>
        <w:t>UForm</w:t>
      </w:r>
    </w:p>
    <w:p>
      <w:pPr>
        <w:ind w:firstLine="480"/>
        <w:jc w:val="left"/>
        <w:rPr>
          <w:rFonts w:ascii="Times New Roman" w:hAnsi="Times New Roman" w:eastAsia="新宋体" w:cs="Times New Roman"/>
          <w:rPrChange w:id="8264" w:author="China" w:date="2017-06-06T20:51:00Z">
            <w:rPr>
              <w:rFonts w:ascii="新宋体" w:hAnsi="新宋体" w:eastAsia="新宋体"/>
            </w:rPr>
          </w:rPrChange>
        </w:rPr>
      </w:pPr>
      <w:r>
        <w:rPr>
          <w:rFonts w:ascii="Times New Roman" w:hAnsi="Times New Roman" w:eastAsia="新宋体" w:cs="Times New Roman"/>
          <w:rPrChange w:id="826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266" w:author="China" w:date="2017-06-06T20:51:00Z">
            <w:rPr>
              <w:rFonts w:ascii="新宋体" w:hAnsi="新宋体" w:eastAsia="新宋体"/>
            </w:rPr>
          </w:rPrChange>
        </w:rPr>
      </w:pPr>
      <w:r>
        <w:rPr>
          <w:rFonts w:ascii="Times New Roman" w:hAnsi="Times New Roman" w:eastAsia="新宋体" w:cs="Times New Roman"/>
          <w:rPrChange w:id="8267" w:author="China" w:date="2017-06-06T20:51:00Z">
            <w:rPr>
              <w:rFonts w:ascii="新宋体" w:hAnsi="新宋体" w:eastAsia="新宋体"/>
            </w:rPr>
          </w:rPrChange>
        </w:rPr>
        <w:t xml:space="preserve">        </w:t>
      </w:r>
      <w:r>
        <w:rPr>
          <w:rFonts w:ascii="Times New Roman" w:hAnsi="Times New Roman" w:eastAsia="新宋体" w:cs="Times New Roman"/>
          <w:color w:val="2B91AF"/>
          <w:rPrChange w:id="8268" w:author="China" w:date="2017-06-06T20:51:00Z">
            <w:rPr>
              <w:rFonts w:ascii="新宋体" w:hAnsi="新宋体" w:eastAsia="新宋体"/>
              <w:color w:val="2B91AF"/>
            </w:rPr>
          </w:rPrChange>
        </w:rPr>
        <w:t>FileStream</w:t>
      </w:r>
      <w:r>
        <w:rPr>
          <w:rFonts w:ascii="Times New Roman" w:hAnsi="Times New Roman" w:eastAsia="新宋体" w:cs="Times New Roman"/>
          <w:rPrChange w:id="8269" w:author="China" w:date="2017-06-06T20:51:00Z">
            <w:rPr>
              <w:rFonts w:ascii="新宋体" w:hAnsi="新宋体" w:eastAsia="新宋体"/>
            </w:rPr>
          </w:rPrChange>
        </w:rPr>
        <w:t xml:space="preserve"> fs;</w:t>
      </w:r>
    </w:p>
    <w:p>
      <w:pPr>
        <w:ind w:firstLine="480"/>
        <w:jc w:val="left"/>
        <w:rPr>
          <w:rFonts w:ascii="Times New Roman" w:hAnsi="Times New Roman" w:eastAsia="新宋体" w:cs="Times New Roman"/>
          <w:rPrChange w:id="8270" w:author="China" w:date="2017-06-06T20:51:00Z">
            <w:rPr>
              <w:rFonts w:ascii="新宋体" w:hAnsi="新宋体" w:eastAsia="新宋体"/>
            </w:rPr>
          </w:rPrChange>
        </w:rPr>
      </w:pPr>
      <w:r>
        <w:rPr>
          <w:rFonts w:ascii="Times New Roman" w:hAnsi="Times New Roman" w:eastAsia="新宋体" w:cs="Times New Roman"/>
          <w:rPrChange w:id="8271" w:author="China" w:date="2017-06-06T20:51:00Z">
            <w:rPr>
              <w:rFonts w:ascii="新宋体" w:hAnsi="新宋体" w:eastAsia="新宋体"/>
            </w:rPr>
          </w:rPrChange>
        </w:rPr>
        <w:t xml:space="preserve">        </w:t>
      </w:r>
      <w:r>
        <w:rPr>
          <w:rFonts w:ascii="Times New Roman" w:hAnsi="Times New Roman" w:eastAsia="新宋体" w:cs="Times New Roman"/>
          <w:color w:val="2B91AF"/>
          <w:rPrChange w:id="8272" w:author="China" w:date="2017-06-06T20:51:00Z">
            <w:rPr>
              <w:rFonts w:ascii="新宋体" w:hAnsi="新宋体" w:eastAsia="新宋体"/>
              <w:color w:val="2B91AF"/>
            </w:rPr>
          </w:rPrChange>
        </w:rPr>
        <w:t>FileInfo</w:t>
      </w:r>
      <w:r>
        <w:rPr>
          <w:rFonts w:ascii="Times New Roman" w:hAnsi="Times New Roman" w:eastAsia="新宋体" w:cs="Times New Roman"/>
          <w:rPrChange w:id="8273" w:author="China" w:date="2017-06-06T20:51:00Z">
            <w:rPr>
              <w:rFonts w:ascii="新宋体" w:hAnsi="新宋体" w:eastAsia="新宋体"/>
            </w:rPr>
          </w:rPrChange>
        </w:rPr>
        <w:t xml:space="preserve"> fi;</w:t>
      </w:r>
    </w:p>
    <w:p>
      <w:pPr>
        <w:ind w:firstLine="480"/>
        <w:jc w:val="left"/>
        <w:rPr>
          <w:rFonts w:ascii="Times New Roman" w:hAnsi="Times New Roman" w:eastAsia="新宋体" w:cs="Times New Roman"/>
          <w:rPrChange w:id="8274" w:author="China" w:date="2017-06-06T20:51:00Z">
            <w:rPr>
              <w:rFonts w:ascii="新宋体" w:hAnsi="新宋体" w:eastAsia="新宋体"/>
            </w:rPr>
          </w:rPrChange>
        </w:rPr>
      </w:pPr>
      <w:r>
        <w:rPr>
          <w:rFonts w:ascii="Times New Roman" w:hAnsi="Times New Roman" w:eastAsia="新宋体" w:cs="Times New Roman"/>
          <w:rPrChange w:id="8275" w:author="China" w:date="2017-06-06T20:51:00Z">
            <w:rPr>
              <w:rFonts w:ascii="新宋体" w:hAnsi="新宋体" w:eastAsia="新宋体"/>
            </w:rPr>
          </w:rPrChange>
        </w:rPr>
        <w:t xml:space="preserve">        </w:t>
      </w:r>
      <w:r>
        <w:rPr>
          <w:rFonts w:ascii="Times New Roman" w:hAnsi="Times New Roman" w:eastAsia="新宋体" w:cs="Times New Roman"/>
          <w:color w:val="2B91AF"/>
          <w:rPrChange w:id="8276" w:author="China" w:date="2017-06-06T20:51:00Z">
            <w:rPr>
              <w:rFonts w:ascii="新宋体" w:hAnsi="新宋体" w:eastAsia="新宋体"/>
              <w:color w:val="2B91AF"/>
            </w:rPr>
          </w:rPrChange>
        </w:rPr>
        <w:t>StreamWriter</w:t>
      </w:r>
      <w:r>
        <w:rPr>
          <w:rFonts w:ascii="Times New Roman" w:hAnsi="Times New Roman" w:eastAsia="新宋体" w:cs="Times New Roman"/>
          <w:rPrChange w:id="8277" w:author="China" w:date="2017-06-06T20:51:00Z">
            <w:rPr>
              <w:rFonts w:ascii="新宋体" w:hAnsi="新宋体" w:eastAsia="新宋体"/>
            </w:rPr>
          </w:rPrChange>
        </w:rPr>
        <w:t xml:space="preserve"> sw;</w:t>
      </w:r>
    </w:p>
    <w:p>
      <w:pPr>
        <w:ind w:firstLine="480"/>
        <w:jc w:val="left"/>
        <w:rPr>
          <w:rFonts w:ascii="Times New Roman" w:hAnsi="Times New Roman" w:eastAsia="新宋体" w:cs="Times New Roman"/>
          <w:rPrChange w:id="8278" w:author="China" w:date="2017-06-06T20:51:00Z">
            <w:rPr>
              <w:rFonts w:ascii="新宋体" w:hAnsi="新宋体" w:eastAsia="新宋体"/>
            </w:rPr>
          </w:rPrChange>
        </w:rPr>
      </w:pPr>
      <w:r>
        <w:rPr>
          <w:rFonts w:ascii="Times New Roman" w:hAnsi="Times New Roman" w:eastAsia="新宋体" w:cs="Times New Roman"/>
          <w:rPrChange w:id="8279" w:author="China" w:date="2017-06-06T20:51:00Z">
            <w:rPr>
              <w:rFonts w:ascii="新宋体" w:hAnsi="新宋体" w:eastAsia="新宋体"/>
            </w:rPr>
          </w:rPrChange>
        </w:rPr>
        <w:t xml:space="preserve">        </w:t>
      </w:r>
      <w:r>
        <w:rPr>
          <w:rFonts w:ascii="Times New Roman" w:hAnsi="Times New Roman" w:eastAsia="新宋体" w:cs="Times New Roman"/>
          <w:color w:val="0000FF"/>
          <w:rPrChange w:id="8280" w:author="China" w:date="2017-06-06T20:51:00Z">
            <w:rPr>
              <w:rFonts w:ascii="新宋体" w:hAnsi="新宋体" w:eastAsia="新宋体"/>
              <w:color w:val="0000FF"/>
            </w:rPr>
          </w:rPrChange>
        </w:rPr>
        <w:t>private</w:t>
      </w:r>
      <w:r>
        <w:rPr>
          <w:rFonts w:ascii="Times New Roman" w:hAnsi="Times New Roman" w:eastAsia="新宋体" w:cs="Times New Roman"/>
          <w:rPrChange w:id="8281" w:author="China" w:date="2017-06-06T20:51:00Z">
            <w:rPr>
              <w:rFonts w:ascii="新宋体" w:hAnsi="新宋体" w:eastAsia="新宋体"/>
            </w:rPr>
          </w:rPrChange>
        </w:rPr>
        <w:t xml:space="preserve"> </w:t>
      </w:r>
      <w:r>
        <w:rPr>
          <w:rFonts w:ascii="Times New Roman" w:hAnsi="Times New Roman" w:eastAsia="新宋体" w:cs="Times New Roman"/>
          <w:color w:val="0000FF"/>
          <w:rPrChange w:id="8282" w:author="China" w:date="2017-06-06T20:51:00Z">
            <w:rPr>
              <w:rFonts w:ascii="新宋体" w:hAnsi="新宋体" w:eastAsia="新宋体"/>
              <w:color w:val="0000FF"/>
            </w:rPr>
          </w:rPrChange>
        </w:rPr>
        <w:t>string</w:t>
      </w:r>
      <w:r>
        <w:rPr>
          <w:rFonts w:ascii="Times New Roman" w:hAnsi="Times New Roman" w:eastAsia="新宋体" w:cs="Times New Roman"/>
          <w:rPrChange w:id="8283" w:author="China" w:date="2017-06-06T20:51:00Z">
            <w:rPr>
              <w:rFonts w:ascii="新宋体" w:hAnsi="新宋体" w:eastAsia="新宋体"/>
            </w:rPr>
          </w:rPrChange>
        </w:rPr>
        <w:t xml:space="preserve"> filePath1 = </w:t>
      </w:r>
      <w:r>
        <w:rPr>
          <w:rFonts w:ascii="Times New Roman" w:hAnsi="Times New Roman" w:eastAsia="新宋体" w:cs="Times New Roman"/>
          <w:color w:val="A31515"/>
          <w:rPrChange w:id="8284" w:author="China" w:date="2017-06-06T20:51:00Z">
            <w:rPr>
              <w:rFonts w:ascii="新宋体" w:hAnsi="新宋体" w:eastAsia="新宋体"/>
              <w:color w:val="A31515"/>
            </w:rPr>
          </w:rPrChange>
        </w:rPr>
        <w:t>"C:\\Users\\</w:t>
      </w:r>
      <w:r>
        <w:rPr>
          <w:rFonts w:hint="eastAsia" w:ascii="Times New Roman" w:hAnsi="Times New Roman" w:eastAsia="新宋体" w:cs="Times New Roman"/>
          <w:color w:val="A31515"/>
          <w:rPrChange w:id="8285" w:author="China" w:date="2017-06-06T20:51:00Z">
            <w:rPr>
              <w:rFonts w:hint="eastAsia" w:ascii="新宋体" w:hAnsi="新宋体" w:eastAsia="新宋体"/>
              <w:color w:val="A31515"/>
            </w:rPr>
          </w:rPrChange>
        </w:rPr>
        <w:t>刘</w:t>
      </w:r>
      <w:del w:id="8286" w:author="刘宁" w:date="2017-06-09T10:15:00Z">
        <w:r>
          <w:rPr>
            <w:rFonts w:ascii="Times New Roman" w:hAnsi="Times New Roman" w:eastAsia="新宋体" w:cs="Times New Roman"/>
            <w:color w:val="A31515"/>
            <w:rPrChange w:id="8287"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288" w:author="China" w:date="2017-06-06T20:51:00Z">
            <w:rPr>
              <w:rFonts w:hint="eastAsia" w:ascii="新宋体" w:hAnsi="新宋体" w:eastAsia="新宋体"/>
              <w:color w:val="A31515"/>
            </w:rPr>
          </w:rPrChange>
        </w:rPr>
        <w:t>宁</w:t>
      </w:r>
      <w:r>
        <w:rPr>
          <w:rFonts w:ascii="Times New Roman" w:hAnsi="Times New Roman" w:eastAsia="新宋体" w:cs="Times New Roman"/>
          <w:color w:val="A31515"/>
          <w:rPrChange w:id="8289" w:author="China" w:date="2017-06-06T20:51:00Z">
            <w:rPr>
              <w:rFonts w:ascii="新宋体" w:hAnsi="新宋体" w:eastAsia="新宋体"/>
              <w:color w:val="A31515"/>
            </w:rPr>
          </w:rPrChange>
        </w:rPr>
        <w:t>t\\Desktop\\</w:t>
      </w:r>
      <w:r>
        <w:rPr>
          <w:rFonts w:hint="eastAsia" w:ascii="Times New Roman" w:hAnsi="Times New Roman" w:eastAsia="新宋体" w:cs="Times New Roman"/>
          <w:color w:val="A31515"/>
          <w:rPrChange w:id="8290" w:author="China" w:date="2017-06-06T20:51:00Z">
            <w:rPr>
              <w:rFonts w:hint="eastAsia" w:ascii="新宋体" w:hAnsi="新宋体" w:eastAsia="新宋体"/>
              <w:color w:val="A31515"/>
            </w:rPr>
          </w:rPrChange>
        </w:rPr>
        <w:t>结</w:t>
      </w:r>
      <w:del w:id="8291" w:author="刘宁" w:date="2017-06-09T10:15:00Z">
        <w:r>
          <w:rPr>
            <w:rFonts w:hint="eastAsia" w:ascii="Times New Roman" w:hAnsi="Times New Roman" w:eastAsia="新宋体" w:cs="Times New Roman"/>
            <w:color w:val="A31515"/>
            <w:rPrChange w:id="8292" w:author="China" w:date="2017-06-06T20:51:00Z">
              <w:rPr>
                <w:rFonts w:hint="eastAsia" w:ascii="新宋体" w:hAnsi="新宋体" w:eastAsia="新宋体"/>
                <w:color w:val="A31515"/>
              </w:rPr>
            </w:rPrChange>
          </w:rPr>
          <w:delText>á</w:delText>
        </w:r>
      </w:del>
      <w:r>
        <w:rPr>
          <w:rFonts w:hint="eastAsia" w:ascii="Times New Roman" w:hAnsi="Times New Roman" w:eastAsia="新宋体" w:cs="Times New Roman"/>
          <w:color w:val="A31515"/>
          <w:rPrChange w:id="8293" w:author="China" w:date="2017-06-06T20:51:00Z">
            <w:rPr>
              <w:rFonts w:hint="eastAsia" w:ascii="新宋体" w:hAnsi="新宋体" w:eastAsia="新宋体"/>
              <w:color w:val="A31515"/>
            </w:rPr>
          </w:rPrChange>
        </w:rPr>
        <w:t>题</w:t>
      </w:r>
      <w:del w:id="8294" w:author="刘宁" w:date="2017-06-09T10:15:00Z">
        <w:r>
          <w:rPr>
            <w:rFonts w:hint="eastAsia" w:ascii="Times New Roman" w:hAnsi="Times New Roman" w:eastAsia="新宋体" w:cs="Times New Roman"/>
            <w:color w:val="A31515"/>
            <w:rPrChange w:id="8295" w:author="China" w:date="2017-06-06T20:51:00Z">
              <w:rPr>
                <w:rFonts w:hint="eastAsia" w:ascii="新宋体" w:hAnsi="新宋体" w:eastAsia="新宋体"/>
                <w:color w:val="A31515"/>
              </w:rPr>
            </w:rPrChange>
          </w:rPr>
          <w:delText>琣</w:delText>
        </w:r>
      </w:del>
      <w:r>
        <w:rPr>
          <w:rFonts w:ascii="Times New Roman" w:hAnsi="Times New Roman" w:eastAsia="新宋体" w:cs="Times New Roman"/>
          <w:color w:val="A31515"/>
          <w:rPrChange w:id="8296"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8297" w:author="China" w:date="2017-06-06T20:51:00Z">
            <w:rPr>
              <w:rFonts w:hint="eastAsia" w:ascii="新宋体" w:hAnsi="新宋体" w:eastAsia="新宋体"/>
              <w:color w:val="A31515"/>
            </w:rPr>
          </w:rPrChange>
        </w:rPr>
        <w:t>新</w:t>
      </w:r>
      <w:del w:id="8298" w:author="刘宁" w:date="2017-06-09T10:15:00Z">
        <w:r>
          <w:rPr>
            <w:rFonts w:ascii="Times New Roman" w:hAnsi="Times New Roman" w:eastAsia="新宋体" w:cs="Times New Roman"/>
            <w:color w:val="A31515"/>
            <w:rPrChange w:id="8299"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300" w:author="China" w:date="2017-06-06T20:51:00Z">
            <w:rPr>
              <w:rFonts w:hint="eastAsia" w:ascii="新宋体" w:hAnsi="新宋体" w:eastAsia="新宋体"/>
              <w:color w:val="A31515"/>
            </w:rPr>
          </w:rPrChange>
        </w:rPr>
        <w:t>数</w:t>
      </w:r>
      <w:del w:id="8301" w:author="刘宁" w:date="2017-06-09T10:15:00Z">
        <w:r>
          <w:rPr>
            <w:rFonts w:hint="eastAsia" w:ascii="Times New Roman" w:hAnsi="Times New Roman" w:eastAsia="新宋体" w:cs="Times New Roman"/>
            <w:color w:val="A31515"/>
            <w:rPrChange w:id="8302" w:author="China" w:date="2017-06-06T20:51:00Z">
              <w:rPr>
                <w:rFonts w:hint="eastAsia" w:ascii="新宋体" w:hAnsi="新宋体" w:eastAsia="新宋体"/>
                <w:color w:val="A31515"/>
              </w:rPr>
            </w:rPrChange>
          </w:rPr>
          <w:delText>簓</w:delText>
        </w:r>
      </w:del>
      <w:r>
        <w:rPr>
          <w:rFonts w:hint="eastAsia" w:ascii="Times New Roman" w:hAnsi="Times New Roman" w:eastAsia="新宋体" w:cs="Times New Roman"/>
          <w:color w:val="A31515"/>
          <w:rPrChange w:id="8303" w:author="China" w:date="2017-06-06T20:51:00Z">
            <w:rPr>
              <w:rFonts w:hint="eastAsia" w:ascii="新宋体" w:hAnsi="新宋体" w:eastAsia="新宋体"/>
              <w:color w:val="A31515"/>
            </w:rPr>
          </w:rPrChange>
        </w:rPr>
        <w:t>据</w:t>
      </w:r>
      <w:del w:id="8304" w:author="刘宁" w:date="2017-06-09T10:15:00Z">
        <w:r>
          <w:rPr>
            <w:rFonts w:ascii="Times New Roman" w:hAnsi="Times New Roman" w:eastAsia="新宋体" w:cs="Times New Roman"/>
            <w:color w:val="A31515"/>
            <w:rPrChange w:id="8305" w:author="China" w:date="2017-06-06T20:51:00Z">
              <w:rPr>
                <w:rFonts w:ascii="新宋体" w:hAnsi="新宋体" w:eastAsia="新宋体"/>
                <w:color w:val="A31515"/>
              </w:rPr>
            </w:rPrChange>
          </w:rPr>
          <w:delText>Y</w:delText>
        </w:r>
      </w:del>
      <w:r>
        <w:rPr>
          <w:rFonts w:ascii="Times New Roman" w:hAnsi="Times New Roman" w:eastAsia="新宋体" w:cs="Times New Roman"/>
          <w:color w:val="A31515"/>
          <w:rPrChange w:id="8306"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8307" w:author="China" w:date="2017-06-06T20:51:00Z">
            <w:rPr>
              <w:rFonts w:hint="eastAsia" w:ascii="新宋体" w:hAnsi="新宋体" w:eastAsia="新宋体"/>
              <w:color w:val="A31515"/>
            </w:rPr>
          </w:rPrChange>
        </w:rPr>
        <w:t>新</w:t>
      </w:r>
      <w:del w:id="8308" w:author="刘宁" w:date="2017-06-09T10:15:00Z">
        <w:r>
          <w:rPr>
            <w:rFonts w:ascii="Times New Roman" w:hAnsi="Times New Roman" w:eastAsia="新宋体" w:cs="Times New Roman"/>
            <w:color w:val="A31515"/>
            <w:rPrChange w:id="8309"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310" w:author="China" w:date="2017-06-06T20:51:00Z">
            <w:rPr>
              <w:rFonts w:hint="eastAsia" w:ascii="新宋体" w:hAnsi="新宋体" w:eastAsia="新宋体"/>
              <w:color w:val="A31515"/>
            </w:rPr>
          </w:rPrChange>
        </w:rPr>
        <w:t>数</w:t>
      </w:r>
      <w:del w:id="8311" w:author="刘宁" w:date="2017-06-09T10:15:00Z">
        <w:r>
          <w:rPr>
            <w:rFonts w:hint="eastAsia" w:ascii="Times New Roman" w:hAnsi="Times New Roman" w:eastAsia="新宋体" w:cs="Times New Roman"/>
            <w:color w:val="A31515"/>
            <w:rPrChange w:id="8312" w:author="China" w:date="2017-06-06T20:51:00Z">
              <w:rPr>
                <w:rFonts w:hint="eastAsia" w:ascii="新宋体" w:hAnsi="新宋体" w:eastAsia="新宋体"/>
                <w:color w:val="A31515"/>
              </w:rPr>
            </w:rPrChange>
          </w:rPr>
          <w:delText>簓</w:delText>
        </w:r>
      </w:del>
      <w:r>
        <w:rPr>
          <w:rFonts w:hint="eastAsia" w:ascii="Times New Roman" w:hAnsi="Times New Roman" w:eastAsia="新宋体" w:cs="Times New Roman"/>
          <w:color w:val="A31515"/>
          <w:rPrChange w:id="8313" w:author="China" w:date="2017-06-06T20:51:00Z">
            <w:rPr>
              <w:rFonts w:hint="eastAsia" w:ascii="新宋体" w:hAnsi="新宋体" w:eastAsia="新宋体"/>
              <w:color w:val="A31515"/>
            </w:rPr>
          </w:rPrChange>
        </w:rPr>
        <w:t>据</w:t>
      </w:r>
      <w:r>
        <w:rPr>
          <w:rFonts w:ascii="Times New Roman" w:hAnsi="Times New Roman" w:eastAsia="新宋体" w:cs="Times New Roman"/>
          <w:color w:val="A31515"/>
          <w:rPrChange w:id="8314" w:author="China" w:date="2017-06-06T20:51:00Z">
            <w:rPr>
              <w:rFonts w:ascii="新宋体" w:hAnsi="新宋体" w:eastAsia="新宋体"/>
              <w:color w:val="A31515"/>
            </w:rPr>
          </w:rPrChange>
        </w:rPr>
        <w:t>Y1.</w:t>
      </w:r>
      <w:r>
        <w:rPr>
          <w:rFonts w:ascii="Times New Roman" w:hAnsi="Times New Roman" w:eastAsia="新宋体" w:cs="Times New Roman"/>
          <w:color w:val="A31515"/>
          <w:rPrChange w:id="8315" w:author="China" w:date="2017-06-06T20:51:00Z">
            <w:rPr>
              <w:rFonts w:ascii="新宋体" w:hAnsi="新宋体" w:eastAsia="新宋体"/>
              <w:color w:val="A31515"/>
            </w:rPr>
          </w:rPrChange>
        </w:rPr>
        <w:t>xls</w:t>
      </w:r>
      <w:r>
        <w:rPr>
          <w:rFonts w:ascii="Times New Roman" w:hAnsi="Times New Roman" w:eastAsia="新宋体" w:cs="Times New Roman"/>
          <w:color w:val="A31515"/>
          <w:rPrChange w:id="8316" w:author="China" w:date="2017-06-06T20:51:00Z">
            <w:rPr>
              <w:rFonts w:ascii="新宋体" w:hAnsi="新宋体" w:eastAsia="新宋体"/>
              <w:color w:val="A31515"/>
            </w:rPr>
          </w:rPrChange>
        </w:rPr>
        <w:t>"</w:t>
      </w:r>
      <w:r>
        <w:rPr>
          <w:rFonts w:ascii="Times New Roman" w:hAnsi="Times New Roman" w:eastAsia="新宋体" w:cs="Times New Roman"/>
          <w:rPrChange w:id="8317"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318" w:author="China" w:date="2017-06-06T20:51:00Z">
            <w:rPr>
              <w:rFonts w:ascii="新宋体" w:hAnsi="新宋体" w:eastAsia="新宋体"/>
            </w:rPr>
          </w:rPrChange>
        </w:rPr>
      </w:pPr>
      <w:r>
        <w:rPr>
          <w:rFonts w:ascii="Times New Roman" w:hAnsi="Times New Roman" w:eastAsia="新宋体" w:cs="Times New Roman"/>
          <w:rPrChange w:id="8319" w:author="China" w:date="2017-06-06T20:51:00Z">
            <w:rPr>
              <w:rFonts w:ascii="新宋体" w:hAnsi="新宋体" w:eastAsia="新宋体"/>
            </w:rPr>
          </w:rPrChange>
        </w:rPr>
        <w:t xml:space="preserve">        </w:t>
      </w:r>
      <w:r>
        <w:rPr>
          <w:rFonts w:ascii="Times New Roman" w:hAnsi="Times New Roman" w:eastAsia="新宋体" w:cs="Times New Roman"/>
          <w:color w:val="0000FF"/>
          <w:rPrChange w:id="8320" w:author="China" w:date="2017-06-06T20:51:00Z">
            <w:rPr>
              <w:rFonts w:ascii="新宋体" w:hAnsi="新宋体" w:eastAsia="新宋体"/>
              <w:color w:val="0000FF"/>
            </w:rPr>
          </w:rPrChange>
        </w:rPr>
        <w:t>private</w:t>
      </w:r>
      <w:r>
        <w:rPr>
          <w:rFonts w:ascii="Times New Roman" w:hAnsi="Times New Roman" w:eastAsia="新宋体" w:cs="Times New Roman"/>
          <w:rPrChange w:id="8321" w:author="China" w:date="2017-06-06T20:51:00Z">
            <w:rPr>
              <w:rFonts w:ascii="新宋体" w:hAnsi="新宋体" w:eastAsia="新宋体"/>
            </w:rPr>
          </w:rPrChange>
        </w:rPr>
        <w:t xml:space="preserve"> </w:t>
      </w:r>
      <w:r>
        <w:rPr>
          <w:rFonts w:ascii="Times New Roman" w:hAnsi="Times New Roman" w:eastAsia="新宋体" w:cs="Times New Roman"/>
          <w:color w:val="0000FF"/>
          <w:rPrChange w:id="8322" w:author="China" w:date="2017-06-06T20:51:00Z">
            <w:rPr>
              <w:rFonts w:ascii="新宋体" w:hAnsi="新宋体" w:eastAsia="新宋体"/>
              <w:color w:val="0000FF"/>
            </w:rPr>
          </w:rPrChange>
        </w:rPr>
        <w:t>string</w:t>
      </w:r>
      <w:r>
        <w:rPr>
          <w:rFonts w:ascii="Times New Roman" w:hAnsi="Times New Roman" w:eastAsia="新宋体" w:cs="Times New Roman"/>
          <w:rPrChange w:id="8323" w:author="China" w:date="2017-06-06T20:51:00Z">
            <w:rPr>
              <w:rFonts w:ascii="新宋体" w:hAnsi="新宋体" w:eastAsia="新宋体"/>
            </w:rPr>
          </w:rPrChange>
        </w:rPr>
        <w:t xml:space="preserve"> filePath2 = </w:t>
      </w:r>
      <w:r>
        <w:rPr>
          <w:rFonts w:ascii="Times New Roman" w:hAnsi="Times New Roman" w:eastAsia="新宋体" w:cs="Times New Roman"/>
          <w:color w:val="A31515"/>
          <w:rPrChange w:id="8324" w:author="China" w:date="2017-06-06T20:51:00Z">
            <w:rPr>
              <w:rFonts w:ascii="新宋体" w:hAnsi="新宋体" w:eastAsia="新宋体"/>
              <w:color w:val="A31515"/>
            </w:rPr>
          </w:rPrChange>
        </w:rPr>
        <w:t>"C:\\Users\\</w:t>
      </w:r>
      <w:r>
        <w:rPr>
          <w:rFonts w:hint="eastAsia" w:ascii="Times New Roman" w:hAnsi="Times New Roman" w:eastAsia="新宋体" w:cs="Times New Roman"/>
          <w:color w:val="A31515"/>
          <w:rPrChange w:id="8325" w:author="China" w:date="2017-06-06T20:51:00Z">
            <w:rPr>
              <w:rFonts w:hint="eastAsia" w:ascii="新宋体" w:hAnsi="新宋体" w:eastAsia="新宋体"/>
              <w:color w:val="A31515"/>
            </w:rPr>
          </w:rPrChange>
        </w:rPr>
        <w:t>刘</w:t>
      </w:r>
      <w:del w:id="8326" w:author="刘宁" w:date="2017-06-09T10:15:00Z">
        <w:r>
          <w:rPr>
            <w:rFonts w:ascii="Times New Roman" w:hAnsi="Times New Roman" w:eastAsia="新宋体" w:cs="Times New Roman"/>
            <w:color w:val="A31515"/>
            <w:rPrChange w:id="8327"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328" w:author="China" w:date="2017-06-06T20:51:00Z">
            <w:rPr>
              <w:rFonts w:hint="eastAsia" w:ascii="新宋体" w:hAnsi="新宋体" w:eastAsia="新宋体"/>
              <w:color w:val="A31515"/>
            </w:rPr>
          </w:rPrChange>
        </w:rPr>
        <w:t>宁</w:t>
      </w:r>
      <w:del w:id="8329" w:author="刘宁" w:date="2017-06-09T10:15:00Z">
        <w:r>
          <w:rPr>
            <w:rFonts w:ascii="Times New Roman" w:hAnsi="Times New Roman" w:eastAsia="新宋体" w:cs="Times New Roman"/>
            <w:color w:val="A31515"/>
            <w:rPrChange w:id="8330" w:author="China" w:date="2017-06-06T20:51:00Z">
              <w:rPr>
                <w:rFonts w:ascii="新宋体" w:hAnsi="新宋体" w:eastAsia="新宋体"/>
                <w:color w:val="A31515"/>
              </w:rPr>
            </w:rPrChange>
          </w:rPr>
          <w:delText>t</w:delText>
        </w:r>
      </w:del>
      <w:r>
        <w:rPr>
          <w:rFonts w:ascii="Times New Roman" w:hAnsi="Times New Roman" w:eastAsia="新宋体" w:cs="Times New Roman"/>
          <w:color w:val="A31515"/>
          <w:rPrChange w:id="8331" w:author="China" w:date="2017-06-06T20:51:00Z">
            <w:rPr>
              <w:rFonts w:ascii="新宋体" w:hAnsi="新宋体" w:eastAsia="新宋体"/>
              <w:color w:val="A31515"/>
            </w:rPr>
          </w:rPrChange>
        </w:rPr>
        <w:t>\\Desktop\\</w:t>
      </w:r>
      <w:r>
        <w:rPr>
          <w:rFonts w:hint="eastAsia" w:ascii="Times New Roman" w:hAnsi="Times New Roman" w:eastAsia="新宋体" w:cs="Times New Roman"/>
          <w:color w:val="A31515"/>
          <w:rPrChange w:id="8332" w:author="China" w:date="2017-06-06T20:51:00Z">
            <w:rPr>
              <w:rFonts w:hint="eastAsia" w:ascii="新宋体" w:hAnsi="新宋体" w:eastAsia="新宋体"/>
              <w:color w:val="A31515"/>
            </w:rPr>
          </w:rPrChange>
        </w:rPr>
        <w:t>结</w:t>
      </w:r>
      <w:del w:id="8333" w:author="刘宁" w:date="2017-06-09T10:15:00Z">
        <w:r>
          <w:rPr>
            <w:rFonts w:hint="eastAsia" w:ascii="Times New Roman" w:hAnsi="Times New Roman" w:eastAsia="新宋体" w:cs="Times New Roman"/>
            <w:color w:val="A31515"/>
            <w:rPrChange w:id="8334" w:author="China" w:date="2017-06-06T20:51:00Z">
              <w:rPr>
                <w:rFonts w:hint="eastAsia" w:ascii="新宋体" w:hAnsi="新宋体" w:eastAsia="新宋体"/>
                <w:color w:val="A31515"/>
              </w:rPr>
            </w:rPrChange>
          </w:rPr>
          <w:delText>á</w:delText>
        </w:r>
      </w:del>
      <w:r>
        <w:rPr>
          <w:rFonts w:hint="eastAsia" w:ascii="Times New Roman" w:hAnsi="Times New Roman" w:eastAsia="新宋体" w:cs="Times New Roman"/>
          <w:color w:val="A31515"/>
          <w:rPrChange w:id="8335" w:author="China" w:date="2017-06-06T20:51:00Z">
            <w:rPr>
              <w:rFonts w:hint="eastAsia" w:ascii="新宋体" w:hAnsi="新宋体" w:eastAsia="新宋体"/>
              <w:color w:val="A31515"/>
            </w:rPr>
          </w:rPrChange>
        </w:rPr>
        <w:t>题</w:t>
      </w:r>
      <w:del w:id="8336" w:author="刘宁" w:date="2017-06-09T10:15:00Z">
        <w:r>
          <w:rPr>
            <w:rFonts w:hint="eastAsia" w:ascii="Times New Roman" w:hAnsi="Times New Roman" w:eastAsia="新宋体" w:cs="Times New Roman"/>
            <w:color w:val="A31515"/>
            <w:rPrChange w:id="8337" w:author="China" w:date="2017-06-06T20:51:00Z">
              <w:rPr>
                <w:rFonts w:hint="eastAsia" w:ascii="新宋体" w:hAnsi="新宋体" w:eastAsia="新宋体"/>
                <w:color w:val="A31515"/>
              </w:rPr>
            </w:rPrChange>
          </w:rPr>
          <w:delText>琣</w:delText>
        </w:r>
      </w:del>
      <w:r>
        <w:rPr>
          <w:rFonts w:ascii="Times New Roman" w:hAnsi="Times New Roman" w:eastAsia="新宋体" w:cs="Times New Roman"/>
          <w:color w:val="A31515"/>
          <w:rPrChange w:id="8338"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8339" w:author="China" w:date="2017-06-06T20:51:00Z">
            <w:rPr>
              <w:rFonts w:hint="eastAsia" w:ascii="新宋体" w:hAnsi="新宋体" w:eastAsia="新宋体"/>
              <w:color w:val="A31515"/>
            </w:rPr>
          </w:rPrChange>
        </w:rPr>
        <w:t>新</w:t>
      </w:r>
      <w:del w:id="8340" w:author="刘宁" w:date="2017-06-09T10:15:00Z">
        <w:r>
          <w:rPr>
            <w:rFonts w:ascii="Times New Roman" w:hAnsi="Times New Roman" w:eastAsia="新宋体" w:cs="Times New Roman"/>
            <w:color w:val="A31515"/>
            <w:rPrChange w:id="8341"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342" w:author="China" w:date="2017-06-06T20:51:00Z">
            <w:rPr>
              <w:rFonts w:hint="eastAsia" w:ascii="新宋体" w:hAnsi="新宋体" w:eastAsia="新宋体"/>
              <w:color w:val="A31515"/>
            </w:rPr>
          </w:rPrChange>
        </w:rPr>
        <w:t>数簓据</w:t>
      </w:r>
      <w:del w:id="8343" w:author="刘宁" w:date="2017-06-09T10:15:00Z">
        <w:r>
          <w:rPr>
            <w:rFonts w:ascii="Times New Roman" w:hAnsi="Times New Roman" w:eastAsia="新宋体" w:cs="Times New Roman"/>
            <w:color w:val="A31515"/>
            <w:rPrChange w:id="8344" w:author="China" w:date="2017-06-06T20:51:00Z">
              <w:rPr>
                <w:rFonts w:ascii="新宋体" w:hAnsi="新宋体" w:eastAsia="新宋体"/>
                <w:color w:val="A31515"/>
              </w:rPr>
            </w:rPrChange>
          </w:rPr>
          <w:delText>Y</w:delText>
        </w:r>
      </w:del>
      <w:r>
        <w:rPr>
          <w:rFonts w:ascii="Times New Roman" w:hAnsi="Times New Roman" w:eastAsia="新宋体" w:cs="Times New Roman"/>
          <w:color w:val="A31515"/>
          <w:rPrChange w:id="8345"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8346" w:author="China" w:date="2017-06-06T20:51:00Z">
            <w:rPr>
              <w:rFonts w:hint="eastAsia" w:ascii="新宋体" w:hAnsi="新宋体" w:eastAsia="新宋体"/>
              <w:color w:val="A31515"/>
            </w:rPr>
          </w:rPrChange>
        </w:rPr>
        <w:t>新</w:t>
      </w:r>
      <w:del w:id="8347" w:author="刘宁" w:date="2017-06-09T10:15:00Z">
        <w:r>
          <w:rPr>
            <w:rFonts w:ascii="Times New Roman" w:hAnsi="Times New Roman" w:eastAsia="新宋体" w:cs="Times New Roman"/>
            <w:color w:val="A31515"/>
            <w:rPrChange w:id="8348"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349" w:author="China" w:date="2017-06-06T20:51:00Z">
            <w:rPr>
              <w:rFonts w:hint="eastAsia" w:ascii="新宋体" w:hAnsi="新宋体" w:eastAsia="新宋体"/>
              <w:color w:val="A31515"/>
            </w:rPr>
          </w:rPrChange>
        </w:rPr>
        <w:t>数</w:t>
      </w:r>
      <w:del w:id="8350" w:author="刘宁" w:date="2017-06-09T10:15:00Z">
        <w:r>
          <w:rPr>
            <w:rFonts w:hint="eastAsia" w:ascii="Times New Roman" w:hAnsi="Times New Roman" w:eastAsia="新宋体" w:cs="Times New Roman"/>
            <w:color w:val="A31515"/>
            <w:rPrChange w:id="8351" w:author="China" w:date="2017-06-06T20:51:00Z">
              <w:rPr>
                <w:rFonts w:hint="eastAsia" w:ascii="新宋体" w:hAnsi="新宋体" w:eastAsia="新宋体"/>
                <w:color w:val="A31515"/>
              </w:rPr>
            </w:rPrChange>
          </w:rPr>
          <w:delText>簓</w:delText>
        </w:r>
      </w:del>
      <w:r>
        <w:rPr>
          <w:rFonts w:hint="eastAsia" w:ascii="Times New Roman" w:hAnsi="Times New Roman" w:eastAsia="新宋体" w:cs="Times New Roman"/>
          <w:color w:val="A31515"/>
          <w:rPrChange w:id="8352" w:author="China" w:date="2017-06-06T20:51:00Z">
            <w:rPr>
              <w:rFonts w:hint="eastAsia" w:ascii="新宋体" w:hAnsi="新宋体" w:eastAsia="新宋体"/>
              <w:color w:val="A31515"/>
            </w:rPr>
          </w:rPrChange>
        </w:rPr>
        <w:t>据</w:t>
      </w:r>
      <w:r>
        <w:rPr>
          <w:rFonts w:ascii="Times New Roman" w:hAnsi="Times New Roman" w:eastAsia="新宋体" w:cs="Times New Roman"/>
          <w:color w:val="A31515"/>
          <w:rPrChange w:id="8353" w:author="China" w:date="2017-06-06T20:51:00Z">
            <w:rPr>
              <w:rFonts w:ascii="新宋体" w:hAnsi="新宋体" w:eastAsia="新宋体"/>
              <w:color w:val="A31515"/>
            </w:rPr>
          </w:rPrChange>
        </w:rPr>
        <w:t>Y3.</w:t>
      </w:r>
      <w:r>
        <w:rPr>
          <w:rFonts w:ascii="Times New Roman" w:hAnsi="Times New Roman" w:eastAsia="新宋体" w:cs="Times New Roman"/>
          <w:color w:val="A31515"/>
          <w:rPrChange w:id="8354" w:author="China" w:date="2017-06-06T20:51:00Z">
            <w:rPr>
              <w:rFonts w:ascii="新宋体" w:hAnsi="新宋体" w:eastAsia="新宋体"/>
              <w:color w:val="A31515"/>
            </w:rPr>
          </w:rPrChange>
        </w:rPr>
        <w:t>xls</w:t>
      </w:r>
      <w:r>
        <w:rPr>
          <w:rFonts w:ascii="Times New Roman" w:hAnsi="Times New Roman" w:eastAsia="新宋体" w:cs="Times New Roman"/>
          <w:color w:val="A31515"/>
          <w:rPrChange w:id="8355" w:author="China" w:date="2017-06-06T20:51:00Z">
            <w:rPr>
              <w:rFonts w:ascii="新宋体" w:hAnsi="新宋体" w:eastAsia="新宋体"/>
              <w:color w:val="A31515"/>
            </w:rPr>
          </w:rPrChange>
        </w:rPr>
        <w:t>"</w:t>
      </w:r>
      <w:r>
        <w:rPr>
          <w:rFonts w:ascii="Times New Roman" w:hAnsi="Times New Roman" w:eastAsia="新宋体" w:cs="Times New Roman"/>
          <w:rPrChange w:id="8356"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357" w:author="China" w:date="2017-06-06T20:51:00Z">
            <w:rPr>
              <w:rFonts w:ascii="新宋体" w:hAnsi="新宋体" w:eastAsia="新宋体"/>
            </w:rPr>
          </w:rPrChange>
        </w:rPr>
      </w:pPr>
      <w:r>
        <w:rPr>
          <w:rFonts w:ascii="Times New Roman" w:hAnsi="Times New Roman" w:eastAsia="新宋体" w:cs="Times New Roman"/>
          <w:rPrChange w:id="8358" w:author="China" w:date="2017-06-06T20:51:00Z">
            <w:rPr>
              <w:rFonts w:ascii="新宋体" w:hAnsi="新宋体" w:eastAsia="新宋体"/>
            </w:rPr>
          </w:rPrChange>
        </w:rPr>
        <w:t xml:space="preserve">        </w:t>
      </w:r>
      <w:r>
        <w:rPr>
          <w:rFonts w:ascii="Times New Roman" w:hAnsi="Times New Roman" w:eastAsia="新宋体" w:cs="Times New Roman"/>
          <w:color w:val="0000FF"/>
          <w:rPrChange w:id="8359" w:author="China" w:date="2017-06-06T20:51:00Z">
            <w:rPr>
              <w:rFonts w:ascii="新宋体" w:hAnsi="新宋体" w:eastAsia="新宋体"/>
              <w:color w:val="0000FF"/>
            </w:rPr>
          </w:rPrChange>
        </w:rPr>
        <w:t>private</w:t>
      </w:r>
      <w:r>
        <w:rPr>
          <w:rFonts w:ascii="Times New Roman" w:hAnsi="Times New Roman" w:eastAsia="新宋体" w:cs="Times New Roman"/>
          <w:rPrChange w:id="8360" w:author="China" w:date="2017-06-06T20:51:00Z">
            <w:rPr>
              <w:rFonts w:ascii="新宋体" w:hAnsi="新宋体" w:eastAsia="新宋体"/>
            </w:rPr>
          </w:rPrChange>
        </w:rPr>
        <w:t xml:space="preserve"> </w:t>
      </w:r>
      <w:r>
        <w:rPr>
          <w:rFonts w:ascii="Times New Roman" w:hAnsi="Times New Roman" w:eastAsia="新宋体" w:cs="Times New Roman"/>
          <w:color w:val="2B91AF"/>
          <w:rPrChange w:id="8361" w:author="China" w:date="2017-06-06T20:51:00Z">
            <w:rPr>
              <w:rFonts w:ascii="新宋体" w:hAnsi="新宋体" w:eastAsia="新宋体"/>
              <w:color w:val="2B91AF"/>
            </w:rPr>
          </w:rPrChange>
        </w:rPr>
        <w:t>DataTable</w:t>
      </w:r>
      <w:r>
        <w:rPr>
          <w:rFonts w:ascii="Times New Roman" w:hAnsi="Times New Roman" w:eastAsia="新宋体" w:cs="Times New Roman"/>
          <w:rPrChange w:id="8362" w:author="China" w:date="2017-06-06T20:51:00Z">
            <w:rPr>
              <w:rFonts w:ascii="新宋体" w:hAnsi="新宋体" w:eastAsia="新宋体"/>
            </w:rPr>
          </w:rPrChange>
        </w:rPr>
        <w:t xml:space="preserve"> dtData = </w:t>
      </w:r>
      <w:r>
        <w:rPr>
          <w:rFonts w:ascii="Times New Roman" w:hAnsi="Times New Roman" w:eastAsia="新宋体" w:cs="Times New Roman"/>
          <w:color w:val="0000FF"/>
          <w:rPrChange w:id="8363" w:author="China" w:date="2017-06-06T20:51:00Z">
            <w:rPr>
              <w:rFonts w:ascii="新宋体" w:hAnsi="新宋体" w:eastAsia="新宋体"/>
              <w:color w:val="0000FF"/>
            </w:rPr>
          </w:rPrChange>
        </w:rPr>
        <w:t>new</w:t>
      </w:r>
      <w:r>
        <w:rPr>
          <w:rFonts w:ascii="Times New Roman" w:hAnsi="Times New Roman" w:eastAsia="新宋体" w:cs="Times New Roman"/>
          <w:rPrChange w:id="8364" w:author="China" w:date="2017-06-06T20:51:00Z">
            <w:rPr>
              <w:rFonts w:ascii="新宋体" w:hAnsi="新宋体" w:eastAsia="新宋体"/>
            </w:rPr>
          </w:rPrChange>
        </w:rPr>
        <w:t xml:space="preserve"> </w:t>
      </w:r>
      <w:r>
        <w:rPr>
          <w:rFonts w:ascii="Times New Roman" w:hAnsi="Times New Roman" w:eastAsia="新宋体" w:cs="Times New Roman"/>
          <w:color w:val="2B91AF"/>
          <w:rPrChange w:id="8365" w:author="China" w:date="2017-06-06T20:51:00Z">
            <w:rPr>
              <w:rFonts w:ascii="新宋体" w:hAnsi="新宋体" w:eastAsia="新宋体"/>
              <w:color w:val="2B91AF"/>
            </w:rPr>
          </w:rPrChange>
        </w:rPr>
        <w:t>DataTable</w:t>
      </w:r>
      <w:r>
        <w:rPr>
          <w:rFonts w:ascii="Times New Roman" w:hAnsi="Times New Roman" w:eastAsia="新宋体" w:cs="Times New Roman"/>
          <w:rPrChange w:id="8366"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367" w:author="China" w:date="2017-06-06T20:51:00Z">
            <w:rPr>
              <w:rFonts w:ascii="新宋体" w:hAnsi="新宋体" w:eastAsia="新宋体"/>
            </w:rPr>
          </w:rPrChange>
        </w:rPr>
      </w:pPr>
      <w:r>
        <w:rPr>
          <w:rFonts w:ascii="Times New Roman" w:hAnsi="Times New Roman" w:eastAsia="新宋体" w:cs="Times New Roman"/>
          <w:rPrChange w:id="8368" w:author="China" w:date="2017-06-06T20:51:00Z">
            <w:rPr>
              <w:rFonts w:ascii="新宋体" w:hAnsi="新宋体" w:eastAsia="新宋体"/>
            </w:rPr>
          </w:rPrChange>
        </w:rPr>
        <w:t xml:space="preserve">        </w:t>
      </w:r>
      <w:r>
        <w:rPr>
          <w:rFonts w:ascii="Times New Roman" w:hAnsi="Times New Roman" w:eastAsia="新宋体" w:cs="Times New Roman"/>
          <w:color w:val="0000FF"/>
          <w:rPrChange w:id="8369" w:author="China" w:date="2017-06-06T20:51:00Z">
            <w:rPr>
              <w:rFonts w:ascii="新宋体" w:hAnsi="新宋体" w:eastAsia="新宋体"/>
              <w:color w:val="0000FF"/>
            </w:rPr>
          </w:rPrChange>
        </w:rPr>
        <w:t>private</w:t>
      </w:r>
      <w:r>
        <w:rPr>
          <w:rFonts w:ascii="Times New Roman" w:hAnsi="Times New Roman" w:eastAsia="新宋体" w:cs="Times New Roman"/>
          <w:rPrChange w:id="8370" w:author="China" w:date="2017-06-06T20:51:00Z">
            <w:rPr>
              <w:rFonts w:ascii="新宋体" w:hAnsi="新宋体" w:eastAsia="新宋体"/>
            </w:rPr>
          </w:rPrChange>
        </w:rPr>
        <w:t xml:space="preserve"> </w:t>
      </w:r>
      <w:r>
        <w:rPr>
          <w:rFonts w:ascii="Times New Roman" w:hAnsi="Times New Roman" w:eastAsia="新宋体" w:cs="Times New Roman"/>
          <w:color w:val="0000FF"/>
          <w:rPrChange w:id="8371" w:author="China" w:date="2017-06-06T20:51:00Z">
            <w:rPr>
              <w:rFonts w:ascii="新宋体" w:hAnsi="新宋体" w:eastAsia="新宋体"/>
              <w:color w:val="0000FF"/>
            </w:rPr>
          </w:rPrChange>
        </w:rPr>
        <w:t>bool</w:t>
      </w:r>
      <w:r>
        <w:rPr>
          <w:rFonts w:ascii="Times New Roman" w:hAnsi="Times New Roman" w:eastAsia="新宋体" w:cs="Times New Roman"/>
          <w:rPrChange w:id="8372" w:author="China" w:date="2017-06-06T20:51:00Z">
            <w:rPr>
              <w:rFonts w:ascii="新宋体" w:hAnsi="新宋体" w:eastAsia="新宋体"/>
            </w:rPr>
          </w:rPrChange>
        </w:rPr>
        <w:t xml:space="preserve"> isAxisAuto = </w:t>
      </w:r>
      <w:r>
        <w:rPr>
          <w:rFonts w:ascii="Times New Roman" w:hAnsi="Times New Roman" w:eastAsia="新宋体" w:cs="Times New Roman"/>
          <w:color w:val="0000FF"/>
          <w:rPrChange w:id="8373" w:author="China" w:date="2017-06-06T20:51:00Z">
            <w:rPr>
              <w:rFonts w:ascii="新宋体" w:hAnsi="新宋体" w:eastAsia="新宋体"/>
              <w:color w:val="0000FF"/>
            </w:rPr>
          </w:rPrChange>
        </w:rPr>
        <w:t>true</w:t>
      </w:r>
      <w:r>
        <w:rPr>
          <w:rFonts w:ascii="Times New Roman" w:hAnsi="Times New Roman" w:eastAsia="新宋体" w:cs="Times New Roman"/>
          <w:rPrChange w:id="8374"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375" w:author="China" w:date="2017-06-06T20:51:00Z">
            <w:rPr>
              <w:rFonts w:ascii="新宋体" w:hAnsi="新宋体" w:eastAsia="新宋体"/>
            </w:rPr>
          </w:rPrChange>
        </w:rPr>
      </w:pPr>
      <w:r>
        <w:rPr>
          <w:rFonts w:ascii="Times New Roman" w:hAnsi="Times New Roman" w:eastAsia="新宋体" w:cs="Times New Roman"/>
          <w:rPrChange w:id="8376" w:author="China" w:date="2017-06-06T20:51:00Z">
            <w:rPr>
              <w:rFonts w:ascii="新宋体" w:hAnsi="新宋体" w:eastAsia="新宋体"/>
            </w:rPr>
          </w:rPrChange>
        </w:rPr>
        <w:t xml:space="preserve">        </w:t>
      </w:r>
      <w:r>
        <w:rPr>
          <w:rFonts w:ascii="Times New Roman" w:hAnsi="Times New Roman" w:eastAsia="新宋体" w:cs="Times New Roman"/>
          <w:color w:val="0000FF"/>
          <w:rPrChange w:id="8377" w:author="China" w:date="2017-06-06T20:51:00Z">
            <w:rPr>
              <w:rFonts w:ascii="新宋体" w:hAnsi="新宋体" w:eastAsia="新宋体"/>
              <w:color w:val="0000FF"/>
            </w:rPr>
          </w:rPrChange>
        </w:rPr>
        <w:t>private</w:t>
      </w:r>
      <w:r>
        <w:rPr>
          <w:rFonts w:ascii="Times New Roman" w:hAnsi="Times New Roman" w:eastAsia="新宋体" w:cs="Times New Roman"/>
          <w:rPrChange w:id="8378" w:author="China" w:date="2017-06-06T20:51:00Z">
            <w:rPr>
              <w:rFonts w:ascii="新宋体" w:hAnsi="新宋体" w:eastAsia="新宋体"/>
            </w:rPr>
          </w:rPrChange>
        </w:rPr>
        <w:t xml:space="preserve"> </w:t>
      </w:r>
      <w:r>
        <w:rPr>
          <w:rFonts w:ascii="Times New Roman" w:hAnsi="Times New Roman" w:eastAsia="新宋体" w:cs="Times New Roman"/>
          <w:color w:val="2B91AF"/>
          <w:rPrChange w:id="8379" w:author="China" w:date="2017-06-06T20:51:00Z">
            <w:rPr>
              <w:rFonts w:ascii="新宋体" w:hAnsi="新宋体" w:eastAsia="新宋体"/>
              <w:color w:val="2B91AF"/>
            </w:rPr>
          </w:rPrChange>
        </w:rPr>
        <w:t>DataTable</w:t>
      </w:r>
      <w:r>
        <w:rPr>
          <w:rFonts w:ascii="Times New Roman" w:hAnsi="Times New Roman" w:eastAsia="新宋体" w:cs="Times New Roman"/>
          <w:rPrChange w:id="8380" w:author="China" w:date="2017-06-06T20:51:00Z">
            <w:rPr>
              <w:rFonts w:ascii="新宋体" w:hAnsi="新宋体" w:eastAsia="新宋体"/>
            </w:rPr>
          </w:rPrChange>
        </w:rPr>
        <w:t xml:space="preserve"> dtPMudLog;</w:t>
      </w:r>
    </w:p>
    <w:p>
      <w:pPr>
        <w:ind w:firstLine="480"/>
        <w:jc w:val="left"/>
        <w:rPr>
          <w:del w:id="8381" w:author="China" w:date="2017-06-09T13:29:00Z"/>
          <w:rFonts w:hint="eastAsia" w:eastAsia="新宋体" w:cs="Times New Roman"/>
        </w:rPr>
      </w:pPr>
    </w:p>
    <w:p>
      <w:pPr>
        <w:ind w:firstLine="480"/>
        <w:jc w:val="left"/>
        <w:rPr>
          <w:ins w:id="8382" w:author="China" w:date="2017-06-09T13:29:00Z"/>
          <w:rFonts w:ascii="Times New Roman" w:hAnsi="Times New Roman" w:eastAsia="新宋体" w:cs="Times New Roman"/>
          <w:rPrChange w:id="8383" w:author="China" w:date="2017-06-06T20:51:00Z">
            <w:rPr>
              <w:ins w:id="8384" w:author="China" w:date="2017-06-09T13:29:00Z"/>
              <w:rFonts w:ascii="新宋体" w:hAnsi="新宋体" w:eastAsia="新宋体"/>
            </w:rPr>
          </w:rPrChange>
        </w:rPr>
      </w:pPr>
    </w:p>
    <w:p>
      <w:pPr>
        <w:ind w:firstLine="480"/>
        <w:jc w:val="left"/>
        <w:rPr>
          <w:del w:id="8385" w:author="China" w:date="2017-06-09T13:29:00Z"/>
          <w:rFonts w:ascii="Times New Roman" w:hAnsi="Times New Roman" w:eastAsia="新宋体" w:cs="Times New Roman"/>
          <w:rPrChange w:id="8386" w:author="China" w:date="2017-06-06T20:51:00Z">
            <w:rPr>
              <w:del w:id="8387" w:author="China" w:date="2017-06-09T13:29:00Z"/>
              <w:rFonts w:ascii="新宋体" w:hAnsi="新宋体" w:eastAsia="新宋体"/>
            </w:rPr>
          </w:rPrChange>
        </w:rPr>
      </w:pPr>
    </w:p>
    <w:p>
      <w:pPr>
        <w:ind w:firstLine="480"/>
        <w:jc w:val="left"/>
        <w:rPr>
          <w:del w:id="8388" w:author="China" w:date="2017-06-09T13:29:00Z"/>
          <w:rFonts w:ascii="Times New Roman" w:hAnsi="Times New Roman" w:eastAsia="新宋体" w:cs="Times New Roman"/>
          <w:rPrChange w:id="8389" w:author="China" w:date="2017-06-06T20:51:00Z">
            <w:rPr>
              <w:del w:id="8390" w:author="China" w:date="2017-06-09T13:29:00Z"/>
              <w:rFonts w:ascii="新宋体" w:hAnsi="新宋体" w:eastAsia="新宋体"/>
            </w:rPr>
          </w:rPrChange>
        </w:rPr>
      </w:pPr>
    </w:p>
    <w:p>
      <w:pPr>
        <w:ind w:firstLine="480"/>
        <w:jc w:val="left"/>
        <w:rPr>
          <w:del w:id="8391" w:author="China" w:date="2017-06-09T13:29:00Z"/>
          <w:rFonts w:ascii="Times New Roman" w:hAnsi="Times New Roman" w:eastAsia="新宋体" w:cs="Times New Roman"/>
          <w:rPrChange w:id="8392" w:author="China" w:date="2017-06-06T20:51:00Z">
            <w:rPr>
              <w:del w:id="8393" w:author="China" w:date="2017-06-09T13:29:00Z"/>
              <w:rFonts w:ascii="新宋体" w:hAnsi="新宋体" w:eastAsia="新宋体"/>
            </w:rPr>
          </w:rPrChange>
        </w:rPr>
      </w:pPr>
      <w:del w:id="8394" w:author="China" w:date="2017-06-09T13:29:00Z">
        <w:r>
          <w:rPr>
            <w:rFonts w:ascii="Times New Roman" w:hAnsi="Times New Roman" w:eastAsia="新宋体" w:cs="Times New Roman"/>
            <w:rPrChange w:id="8395" w:author="China" w:date="2017-06-06T20:51:00Z">
              <w:rPr>
                <w:rFonts w:ascii="新宋体" w:hAnsi="新宋体" w:eastAsia="新宋体"/>
              </w:rPr>
            </w:rPrChange>
          </w:rPr>
          <w:delText xml:space="preserve">       </w:delText>
        </w:r>
      </w:del>
    </w:p>
    <w:p>
      <w:pPr>
        <w:ind w:firstLine="480"/>
        <w:jc w:val="left"/>
        <w:rPr>
          <w:rFonts w:ascii="Times New Roman" w:hAnsi="Times New Roman" w:eastAsia="新宋体" w:cs="Times New Roman"/>
          <w:rPrChange w:id="8396" w:author="China" w:date="2017-06-06T20:51:00Z">
            <w:rPr>
              <w:rFonts w:ascii="新宋体" w:hAnsi="新宋体" w:eastAsia="新宋体"/>
            </w:rPr>
          </w:rPrChange>
        </w:rPr>
      </w:pPr>
      <w:r>
        <w:rPr>
          <w:rFonts w:ascii="Times New Roman" w:hAnsi="Times New Roman" w:eastAsia="新宋体" w:cs="Times New Roman"/>
          <w:rPrChange w:id="8397" w:author="China" w:date="2017-06-06T20:51:00Z">
            <w:rPr>
              <w:rFonts w:ascii="新宋体" w:hAnsi="新宋体" w:eastAsia="新宋体"/>
            </w:rPr>
          </w:rPrChange>
        </w:rPr>
        <w:t xml:space="preserve">        </w:t>
      </w:r>
      <w:r>
        <w:rPr>
          <w:rFonts w:ascii="Times New Roman" w:hAnsi="Times New Roman" w:eastAsia="新宋体" w:cs="Times New Roman"/>
          <w:color w:val="0000FF"/>
          <w:rPrChange w:id="8398" w:author="China" w:date="2017-06-06T20:51:00Z">
            <w:rPr>
              <w:rFonts w:ascii="新宋体" w:hAnsi="新宋体" w:eastAsia="新宋体"/>
              <w:color w:val="0000FF"/>
            </w:rPr>
          </w:rPrChange>
        </w:rPr>
        <w:t>public</w:t>
      </w:r>
      <w:r>
        <w:rPr>
          <w:rFonts w:ascii="Times New Roman" w:hAnsi="Times New Roman" w:eastAsia="新宋体" w:cs="Times New Roman"/>
          <w:rPrChange w:id="8399" w:author="China" w:date="2017-06-06T20:51:00Z">
            <w:rPr>
              <w:rFonts w:ascii="新宋体" w:hAnsi="新宋体" w:eastAsia="新宋体"/>
            </w:rPr>
          </w:rPrChange>
        </w:rPr>
        <w:t xml:space="preserve"> frmWavelet()</w:t>
      </w:r>
    </w:p>
    <w:p>
      <w:pPr>
        <w:ind w:firstLine="480"/>
        <w:jc w:val="left"/>
        <w:rPr>
          <w:rFonts w:ascii="Times New Roman" w:hAnsi="Times New Roman" w:eastAsia="新宋体" w:cs="Times New Roman"/>
          <w:rPrChange w:id="8400" w:author="China" w:date="2017-06-06T20:51:00Z">
            <w:rPr>
              <w:rFonts w:ascii="新宋体" w:hAnsi="新宋体" w:eastAsia="新宋体"/>
            </w:rPr>
          </w:rPrChange>
        </w:rPr>
      </w:pPr>
      <w:r>
        <w:rPr>
          <w:rFonts w:ascii="Times New Roman" w:hAnsi="Times New Roman" w:eastAsia="新宋体" w:cs="Times New Roman"/>
          <w:rPrChange w:id="840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402" w:author="China" w:date="2017-06-06T20:51:00Z">
            <w:rPr>
              <w:rFonts w:ascii="新宋体" w:hAnsi="新宋体" w:eastAsia="新宋体"/>
            </w:rPr>
          </w:rPrChange>
        </w:rPr>
      </w:pPr>
      <w:r>
        <w:rPr>
          <w:rFonts w:ascii="Times New Roman" w:hAnsi="Times New Roman" w:eastAsia="新宋体" w:cs="Times New Roman"/>
          <w:rPrChange w:id="8403" w:author="China" w:date="2017-06-06T20:51:00Z">
            <w:rPr>
              <w:rFonts w:ascii="新宋体" w:hAnsi="新宋体" w:eastAsia="新宋体"/>
            </w:rPr>
          </w:rPrChange>
        </w:rPr>
        <w:t xml:space="preserve">            </w:t>
      </w:r>
      <w:r>
        <w:rPr>
          <w:rFonts w:ascii="Times New Roman" w:hAnsi="Times New Roman" w:eastAsia="新宋体" w:cs="Times New Roman"/>
          <w:rPrChange w:id="8404" w:author="China" w:date="2017-06-06T20:51:00Z">
            <w:rPr>
              <w:rFonts w:ascii="新宋体" w:hAnsi="新宋体" w:eastAsia="新宋体"/>
            </w:rPr>
          </w:rPrChange>
        </w:rPr>
        <w:t>InitializeComponent(</w:t>
      </w:r>
      <w:r>
        <w:rPr>
          <w:rFonts w:ascii="Times New Roman" w:hAnsi="Times New Roman" w:eastAsia="新宋体" w:cs="Times New Roman"/>
          <w:rPrChange w:id="8405"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406" w:author="China" w:date="2017-06-06T20:51:00Z">
            <w:rPr>
              <w:rFonts w:ascii="新宋体" w:hAnsi="新宋体" w:eastAsia="新宋体"/>
            </w:rPr>
          </w:rPrChange>
        </w:rPr>
      </w:pPr>
      <w:r>
        <w:rPr>
          <w:rFonts w:ascii="Times New Roman" w:hAnsi="Times New Roman" w:eastAsia="新宋体" w:cs="Times New Roman"/>
          <w:color w:val="0000FF"/>
          <w:rPrChange w:id="8407" w:author="China" w:date="2017-06-06T20:51:00Z">
            <w:rPr>
              <w:rFonts w:ascii="新宋体" w:hAnsi="新宋体" w:eastAsia="新宋体"/>
              <w:color w:val="0000FF"/>
            </w:rPr>
          </w:rPrChange>
        </w:rPr>
        <w:t xml:space="preserve">            #region</w:t>
      </w:r>
      <w:r>
        <w:rPr>
          <w:rFonts w:ascii="Times New Roman" w:hAnsi="Times New Roman" w:eastAsia="新宋体" w:cs="Times New Roman"/>
          <w:rPrChange w:id="8408" w:author="China" w:date="2017-06-06T20:51:00Z">
            <w:rPr>
              <w:rFonts w:ascii="新宋体" w:hAnsi="新宋体" w:eastAsia="新宋体"/>
            </w:rPr>
          </w:rPrChange>
        </w:rPr>
        <w:t xml:space="preserve"> </w:t>
      </w:r>
      <w:r>
        <w:rPr>
          <w:rFonts w:hint="eastAsia" w:ascii="Times New Roman" w:hAnsi="Times New Roman" w:eastAsia="新宋体" w:cs="Times New Roman"/>
          <w:rPrChange w:id="8409" w:author="China" w:date="2017-06-06T20:51:00Z">
            <w:rPr>
              <w:rFonts w:hint="eastAsia" w:ascii="新宋体" w:hAnsi="新宋体" w:eastAsia="新宋体"/>
            </w:rPr>
          </w:rPrChange>
        </w:rPr>
        <w:t>曲</w:t>
      </w:r>
      <w:del w:id="8410" w:author="刘宁" w:date="2017-06-09T10:16:00Z">
        <w:r>
          <w:rPr>
            <w:rFonts w:hint="eastAsia" w:ascii="Times New Roman" w:hAnsi="Times New Roman" w:eastAsia="新宋体" w:cs="Times New Roman"/>
            <w:rPrChange w:id="8411" w:author="China" w:date="2017-06-06T20:51:00Z">
              <w:rPr>
                <w:rFonts w:hint="eastAsia" w:ascii="新宋体" w:hAnsi="新宋体" w:eastAsia="新宋体"/>
              </w:rPr>
            </w:rPrChange>
          </w:rPr>
          <w:delText>ú</w:delText>
        </w:r>
      </w:del>
      <w:r>
        <w:rPr>
          <w:rFonts w:hint="eastAsia" w:ascii="Times New Roman" w:hAnsi="Times New Roman" w:eastAsia="新宋体" w:cs="Times New Roman"/>
          <w:rPrChange w:id="8412" w:author="China" w:date="2017-06-06T20:51:00Z">
            <w:rPr>
              <w:rFonts w:hint="eastAsia" w:ascii="新宋体" w:hAnsi="新宋体" w:eastAsia="新宋体"/>
            </w:rPr>
          </w:rPrChange>
        </w:rPr>
        <w:t>线</w:t>
      </w:r>
      <w:del w:id="8413" w:author="刘宁" w:date="2017-06-09T10:16:00Z">
        <w:r>
          <w:rPr>
            <w:rFonts w:ascii="Times New Roman" w:hAnsi="Times New Roman" w:eastAsia="新宋体" w:cs="Times New Roman"/>
            <w:rPrChange w:id="8414" w:author="China" w:date="2017-06-06T20:51:00Z">
              <w:rPr>
                <w:rFonts w:ascii="新宋体" w:hAnsi="新宋体" w:eastAsia="新宋体"/>
              </w:rPr>
            </w:rPrChange>
          </w:rPr>
          <w:delText>?</w:delText>
        </w:r>
      </w:del>
      <w:r>
        <w:rPr>
          <w:rFonts w:hint="eastAsia" w:ascii="Times New Roman" w:hAnsi="Times New Roman" w:eastAsia="新宋体" w:cs="Times New Roman"/>
          <w:rPrChange w:id="8415" w:author="China" w:date="2017-06-06T20:51:00Z">
            <w:rPr>
              <w:rFonts w:hint="eastAsia" w:ascii="新宋体" w:hAnsi="新宋体" w:eastAsia="新宋体"/>
            </w:rPr>
          </w:rPrChange>
        </w:rPr>
        <w:t>及</w:t>
      </w:r>
      <w:del w:id="8416" w:author="刘宁" w:date="2017-06-09T10:16:00Z">
        <w:r>
          <w:rPr>
            <w:rFonts w:hint="eastAsia" w:ascii="Times New Roman" w:hAnsi="Times New Roman" w:eastAsia="新宋体" w:cs="Times New Roman"/>
            <w:rPrChange w:id="8417" w:author="China" w:date="2017-06-06T20:51:00Z">
              <w:rPr>
                <w:rFonts w:hint="eastAsia" w:ascii="新宋体" w:hAnsi="新宋体" w:eastAsia="新宋体"/>
              </w:rPr>
            </w:rPrChange>
          </w:rPr>
          <w:delText>°</w:delText>
        </w:r>
      </w:del>
      <w:r>
        <w:rPr>
          <w:rFonts w:hint="eastAsia" w:ascii="Times New Roman" w:hAnsi="Times New Roman" w:eastAsia="新宋体" w:cs="Times New Roman"/>
          <w:rPrChange w:id="8418" w:author="China" w:date="2017-06-06T20:51:00Z">
            <w:rPr>
              <w:rFonts w:hint="eastAsia" w:ascii="新宋体" w:hAnsi="新宋体" w:eastAsia="新宋体"/>
            </w:rPr>
          </w:rPrChange>
        </w:rPr>
        <w:t>面</w:t>
      </w:r>
      <w:del w:id="8419" w:author="刘宁" w:date="2017-06-09T10:16:00Z">
        <w:r>
          <w:rPr>
            <w:rFonts w:ascii="Times New Roman" w:hAnsi="Times New Roman" w:eastAsia="新宋体" w:cs="Times New Roman"/>
            <w:rPrChange w:id="8420" w:author="China" w:date="2017-06-06T20:51:00Z">
              <w:rPr>
                <w:rFonts w:ascii="新宋体" w:hAnsi="新宋体" w:eastAsia="新宋体"/>
              </w:rPr>
            </w:rPrChange>
          </w:rPr>
          <w:delText>?</w:delText>
        </w:r>
      </w:del>
      <w:r>
        <w:rPr>
          <w:rFonts w:hint="eastAsia" w:ascii="Times New Roman" w:hAnsi="Times New Roman" w:eastAsia="新宋体" w:cs="Times New Roman"/>
          <w:rPrChange w:id="8421" w:author="China" w:date="2017-06-06T20:51:00Z">
            <w:rPr>
              <w:rFonts w:hint="eastAsia" w:ascii="新宋体" w:hAnsi="新宋体" w:eastAsia="新宋体"/>
            </w:rPr>
          </w:rPrChange>
        </w:rPr>
        <w:t>板</w:t>
      </w:r>
      <w:del w:id="8422" w:author="刘宁" w:date="2017-06-09T10:16:00Z">
        <w:r>
          <w:rPr>
            <w:rFonts w:ascii="Times New Roman" w:hAnsi="Times New Roman" w:eastAsia="新宋体" w:cs="Times New Roman"/>
            <w:rPrChange w:id="8423" w:author="China" w:date="2017-06-06T20:51:00Z">
              <w:rPr>
                <w:rFonts w:ascii="新宋体" w:hAnsi="新宋体" w:eastAsia="新宋体"/>
              </w:rPr>
            </w:rPrChange>
          </w:rPr>
          <w:delText>?</w:delText>
        </w:r>
      </w:del>
      <w:r>
        <w:rPr>
          <w:rFonts w:hint="eastAsia" w:ascii="Times New Roman" w:hAnsi="Times New Roman" w:eastAsia="新宋体" w:cs="Times New Roman"/>
          <w:rPrChange w:id="8424" w:author="China" w:date="2017-06-06T20:51:00Z">
            <w:rPr>
              <w:rFonts w:hint="eastAsia" w:ascii="新宋体" w:hAnsi="新宋体" w:eastAsia="新宋体"/>
            </w:rPr>
          </w:rPrChange>
        </w:rPr>
        <w:t>样</w:t>
      </w:r>
      <w:del w:id="8425" w:author="刘宁" w:date="2017-06-09T10:16:00Z">
        <w:r>
          <w:rPr>
            <w:rFonts w:hint="eastAsia" w:ascii="Times New Roman" w:hAnsi="Times New Roman" w:eastAsia="新宋体" w:cs="Times New Roman"/>
            <w:rPrChange w:id="8426" w:author="China" w:date="2017-06-06T20:51:00Z">
              <w:rPr>
                <w:rFonts w:hint="eastAsia" w:ascii="新宋体" w:hAnsi="新宋体" w:eastAsia="新宋体"/>
              </w:rPr>
            </w:rPrChange>
          </w:rPr>
          <w:delText>ù</w:delText>
        </w:r>
      </w:del>
      <w:r>
        <w:rPr>
          <w:rFonts w:hint="eastAsia" w:ascii="Times New Roman" w:hAnsi="Times New Roman" w:eastAsia="新宋体" w:cs="Times New Roman"/>
          <w:rPrChange w:id="8427" w:author="China" w:date="2017-06-06T20:51:00Z">
            <w:rPr>
              <w:rFonts w:hint="eastAsia" w:ascii="新宋体" w:hAnsi="新宋体" w:eastAsia="新宋体"/>
            </w:rPr>
          </w:rPrChange>
        </w:rPr>
        <w:t>式</w:t>
      </w:r>
      <w:del w:id="8428" w:author="刘宁" w:date="2017-06-09T10:16:00Z">
        <w:r>
          <w:rPr>
            <w:rFonts w:ascii="Times New Roman" w:hAnsi="Times New Roman" w:eastAsia="新宋体" w:cs="Times New Roman"/>
            <w:rPrChange w:id="8429" w:author="China" w:date="2017-06-06T20:51:00Z">
              <w:rPr>
                <w:rFonts w:ascii="新宋体" w:hAnsi="新宋体" w:eastAsia="新宋体"/>
              </w:rPr>
            </w:rPrChange>
          </w:rPr>
          <w:delText>?</w:delText>
        </w:r>
      </w:del>
    </w:p>
    <w:p>
      <w:pPr>
        <w:ind w:firstLine="480"/>
        <w:jc w:val="left"/>
        <w:rPr>
          <w:rFonts w:ascii="Times New Roman" w:hAnsi="Times New Roman" w:eastAsia="新宋体" w:cs="Times New Roman"/>
          <w:rPrChange w:id="8430" w:author="China" w:date="2017-06-06T20:51:00Z">
            <w:rPr>
              <w:rFonts w:ascii="新宋体" w:hAnsi="新宋体" w:eastAsia="新宋体"/>
            </w:rPr>
          </w:rPrChange>
        </w:rPr>
      </w:pPr>
      <w:r>
        <w:rPr>
          <w:rFonts w:ascii="Times New Roman" w:hAnsi="Times New Roman" w:eastAsia="新宋体" w:cs="Times New Roman"/>
          <w:rPrChange w:id="8431" w:author="China" w:date="2017-06-06T20:51:00Z">
            <w:rPr>
              <w:rFonts w:ascii="新宋体" w:hAnsi="新宋体" w:eastAsia="新宋体"/>
            </w:rPr>
          </w:rPrChange>
        </w:rPr>
        <w:t xml:space="preserve">            chart1.ChartAreas[</w:t>
      </w:r>
      <w:r>
        <w:rPr>
          <w:rFonts w:ascii="Times New Roman" w:hAnsi="Times New Roman" w:eastAsia="新宋体" w:cs="Times New Roman"/>
          <w:color w:val="A31515"/>
          <w:rPrChange w:id="8432" w:author="China" w:date="2017-06-06T20:51:00Z">
            <w:rPr>
              <w:rFonts w:ascii="新宋体" w:hAnsi="新宋体" w:eastAsia="新宋体"/>
              <w:color w:val="A31515"/>
            </w:rPr>
          </w:rPrChange>
        </w:rPr>
        <w:t>"ChartArea1"</w:t>
      </w:r>
      <w:r>
        <w:rPr>
          <w:rFonts w:ascii="Times New Roman" w:hAnsi="Times New Roman" w:eastAsia="新宋体" w:cs="Times New Roman"/>
          <w:rPrChange w:id="8433" w:author="China" w:date="2017-06-06T20:51:00Z">
            <w:rPr>
              <w:rFonts w:ascii="新宋体" w:hAnsi="新宋体" w:eastAsia="新宋体"/>
            </w:rPr>
          </w:rPrChange>
        </w:rPr>
        <w:t xml:space="preserve">].AxisX.Title = </w:t>
      </w:r>
      <w:r>
        <w:rPr>
          <w:rFonts w:ascii="Times New Roman" w:hAnsi="Times New Roman" w:eastAsia="新宋体" w:cs="Times New Roman"/>
          <w:color w:val="A31515"/>
          <w:rPrChange w:id="8434"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8435" w:author="China" w:date="2017-06-06T20:51:00Z">
            <w:rPr>
              <w:rFonts w:hint="eastAsia" w:ascii="新宋体" w:hAnsi="新宋体" w:eastAsia="新宋体"/>
              <w:color w:val="A31515"/>
            </w:rPr>
          </w:rPrChange>
        </w:rPr>
        <w:t>时</w:t>
      </w:r>
      <w:del w:id="8436" w:author="刘宁" w:date="2017-06-09T10:16:00Z">
        <w:r>
          <w:rPr>
            <w:rFonts w:hint="eastAsia" w:ascii="Times New Roman" w:hAnsi="Times New Roman" w:eastAsia="新宋体" w:cs="Times New Roman"/>
            <w:color w:val="A31515"/>
            <w:rPrChange w:id="8437" w:author="China" w:date="2017-06-06T20:51:00Z">
              <w:rPr>
                <w:rFonts w:hint="eastAsia" w:ascii="新宋体" w:hAnsi="新宋体" w:eastAsia="新宋体"/>
                <w:color w:val="A31515"/>
              </w:rPr>
            </w:rPrChange>
          </w:rPr>
          <w:delText>骸</w:delText>
        </w:r>
      </w:del>
      <w:del w:id="8438" w:author="刘宁" w:date="2017-06-09T10:16:00Z">
        <w:r>
          <w:rPr>
            <w:rFonts w:ascii="Times New Roman" w:hAnsi="Times New Roman" w:eastAsia="新宋体" w:cs="Times New Roman"/>
            <w:color w:val="A31515"/>
            <w:rPrChange w:id="8439"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440" w:author="China" w:date="2017-06-06T20:51:00Z">
            <w:rPr>
              <w:rFonts w:hint="eastAsia" w:ascii="新宋体" w:hAnsi="新宋体" w:eastAsia="新宋体"/>
              <w:color w:val="A31515"/>
            </w:rPr>
          </w:rPrChange>
        </w:rPr>
        <w:t>间</w:t>
      </w:r>
      <w:del w:id="8441" w:author="刘宁" w:date="2017-06-09T10:16:00Z">
        <w:r>
          <w:rPr>
            <w:rFonts w:ascii="Times New Roman" w:hAnsi="Times New Roman" w:eastAsia="新宋体" w:cs="Times New Roman"/>
            <w:color w:val="A31515"/>
            <w:rPrChange w:id="8442" w:author="China" w:date="2017-06-06T20:51:00Z">
              <w:rPr>
                <w:rFonts w:ascii="新宋体" w:hAnsi="新宋体" w:eastAsia="新宋体"/>
                <w:color w:val="A31515"/>
              </w:rPr>
            </w:rPrChange>
          </w:rPr>
          <w:delText>?</w:delText>
        </w:r>
      </w:del>
      <w:del w:id="8443" w:author="刘宁" w:date="2017-06-09T10:16:00Z">
        <w:r>
          <w:rPr>
            <w:rFonts w:hint="eastAsia" w:ascii="Times New Roman" w:hAnsi="Times New Roman" w:eastAsia="新宋体" w:cs="Times New Roman"/>
            <w:color w:val="A31515"/>
            <w:rPrChange w:id="8444" w:author="China" w:date="2017-06-06T20:51:00Z">
              <w:rPr>
                <w:rFonts w:hint="eastAsia" w:ascii="新宋体" w:hAnsi="新宋体" w:eastAsia="新宋体"/>
                <w:color w:val="A31515"/>
              </w:rPr>
            </w:rPrChange>
          </w:rPr>
          <w:delText>（辍）</w:delText>
        </w:r>
      </w:del>
      <w:del w:id="8445" w:author="刘宁" w:date="2017-06-09T10:16:00Z">
        <w:r>
          <w:rPr>
            <w:rFonts w:ascii="Times New Roman" w:hAnsi="Times New Roman" w:eastAsia="新宋体" w:cs="Times New Roman"/>
            <w:color w:val="A31515"/>
            <w:rPrChange w:id="8446" w:author="China" w:date="2017-06-06T20:51:00Z">
              <w:rPr>
                <w:rFonts w:ascii="新宋体" w:hAnsi="新宋体" w:eastAsia="新宋体"/>
                <w:color w:val="A31515"/>
              </w:rPr>
            </w:rPrChange>
          </w:rPr>
          <w:delText>?</w:delText>
        </w:r>
      </w:del>
      <w:r>
        <w:rPr>
          <w:rFonts w:ascii="Times New Roman" w:hAnsi="Times New Roman" w:eastAsia="新宋体" w:cs="Times New Roman"/>
          <w:color w:val="A31515"/>
          <w:rPrChange w:id="8447" w:author="China" w:date="2017-06-06T20:51:00Z">
            <w:rPr>
              <w:rFonts w:ascii="新宋体" w:hAnsi="新宋体" w:eastAsia="新宋体"/>
              <w:color w:val="A31515"/>
            </w:rPr>
          </w:rPrChange>
        </w:rPr>
        <w:t>"</w:t>
      </w:r>
      <w:r>
        <w:rPr>
          <w:rFonts w:ascii="Times New Roman" w:hAnsi="Times New Roman" w:eastAsia="新宋体" w:cs="Times New Roman"/>
          <w:rPrChange w:id="8448"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449" w:author="China" w:date="2017-06-06T20:51:00Z">
            <w:rPr>
              <w:rFonts w:ascii="新宋体" w:hAnsi="新宋体" w:eastAsia="新宋体"/>
            </w:rPr>
          </w:rPrChange>
        </w:rPr>
      </w:pPr>
      <w:r>
        <w:rPr>
          <w:rFonts w:ascii="Times New Roman" w:hAnsi="Times New Roman" w:eastAsia="新宋体" w:cs="Times New Roman"/>
          <w:rPrChange w:id="8450" w:author="China" w:date="2017-06-06T20:51:00Z">
            <w:rPr>
              <w:rFonts w:ascii="新宋体" w:hAnsi="新宋体" w:eastAsia="新宋体"/>
            </w:rPr>
          </w:rPrChange>
        </w:rPr>
        <w:t xml:space="preserve">            chart1.ChartAreas[</w:t>
      </w:r>
      <w:r>
        <w:rPr>
          <w:rFonts w:ascii="Times New Roman" w:hAnsi="Times New Roman" w:eastAsia="新宋体" w:cs="Times New Roman"/>
          <w:color w:val="A31515"/>
          <w:rPrChange w:id="8451" w:author="China" w:date="2017-06-06T20:51:00Z">
            <w:rPr>
              <w:rFonts w:ascii="新宋体" w:hAnsi="新宋体" w:eastAsia="新宋体"/>
              <w:color w:val="A31515"/>
            </w:rPr>
          </w:rPrChange>
        </w:rPr>
        <w:t>"ChartArea1"</w:t>
      </w:r>
      <w:r>
        <w:rPr>
          <w:rFonts w:ascii="Times New Roman" w:hAnsi="Times New Roman" w:eastAsia="新宋体" w:cs="Times New Roman"/>
          <w:rPrChange w:id="8452" w:author="China" w:date="2017-06-06T20:51:00Z">
            <w:rPr>
              <w:rFonts w:ascii="新宋体" w:hAnsi="新宋体" w:eastAsia="新宋体"/>
            </w:rPr>
          </w:rPrChange>
        </w:rPr>
        <w:t xml:space="preserve">].AxisY.Title = </w:t>
      </w:r>
      <w:r>
        <w:rPr>
          <w:rFonts w:ascii="Times New Roman" w:hAnsi="Times New Roman" w:eastAsia="新宋体" w:cs="Times New Roman"/>
          <w:color w:val="A31515"/>
          <w:rPrChange w:id="8453"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8454" w:author="China" w:date="2017-06-06T20:51:00Z">
            <w:rPr>
              <w:rFonts w:hint="eastAsia" w:ascii="新宋体" w:hAnsi="新宋体" w:eastAsia="新宋体"/>
              <w:color w:val="A31515"/>
            </w:rPr>
          </w:rPrChange>
        </w:rPr>
        <w:t>电</w:t>
      </w:r>
      <w:del w:id="8455" w:author="刘宁" w:date="2017-06-09T10:16:00Z">
        <w:r>
          <w:rPr>
            <w:rFonts w:ascii="Times New Roman" w:hAnsi="Times New Roman" w:eastAsia="新宋体" w:cs="Times New Roman"/>
            <w:color w:val="A31515"/>
            <w:rPrChange w:id="8456"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457" w:author="China" w:date="2017-06-06T20:51:00Z">
            <w:rPr>
              <w:rFonts w:hint="eastAsia" w:ascii="新宋体" w:hAnsi="新宋体" w:eastAsia="新宋体"/>
              <w:color w:val="A31515"/>
            </w:rPr>
          </w:rPrChange>
        </w:rPr>
        <w:t>压</w:t>
      </w:r>
      <w:del w:id="8458" w:author="刘宁" w:date="2017-06-09T10:16:00Z">
        <w:r>
          <w:rPr>
            <w:rFonts w:ascii="Times New Roman" w:hAnsi="Times New Roman" w:eastAsia="新宋体" w:cs="Times New Roman"/>
            <w:color w:val="A31515"/>
            <w:rPrChange w:id="8459" w:author="China" w:date="2017-06-06T20:51:00Z">
              <w:rPr>
                <w:rFonts w:ascii="新宋体" w:hAnsi="新宋体" w:eastAsia="新宋体"/>
                <w:color w:val="A31515"/>
              </w:rPr>
            </w:rPrChange>
          </w:rPr>
          <w:delText>1</w:delText>
        </w:r>
      </w:del>
      <w:del w:id="8460" w:author="刘宁" w:date="2017-06-09T10:16:00Z">
        <w:r>
          <w:rPr>
            <w:rFonts w:hint="eastAsia" w:ascii="Times New Roman" w:hAnsi="Times New Roman" w:eastAsia="新宋体" w:cs="Times New Roman"/>
            <w:color w:val="A31515"/>
            <w:rPrChange w:id="8461" w:author="China" w:date="2017-06-06T20:51:00Z">
              <w:rPr>
                <w:rFonts w:hint="eastAsia" w:ascii="新宋体" w:hAnsi="新宋体" w:eastAsia="新宋体"/>
                <w:color w:val="A31515"/>
              </w:rPr>
            </w:rPrChange>
          </w:rPr>
          <w:delText>（辍）</w:delText>
        </w:r>
      </w:del>
      <w:del w:id="8462" w:author="刘宁" w:date="2017-06-09T10:16:00Z">
        <w:r>
          <w:rPr>
            <w:rFonts w:ascii="Times New Roman" w:hAnsi="Times New Roman" w:eastAsia="新宋体" w:cs="Times New Roman"/>
            <w:color w:val="A31515"/>
            <w:rPrChange w:id="8463" w:author="China" w:date="2017-06-06T20:51:00Z">
              <w:rPr>
                <w:rFonts w:ascii="新宋体" w:hAnsi="新宋体" w:eastAsia="新宋体"/>
                <w:color w:val="A31515"/>
              </w:rPr>
            </w:rPrChange>
          </w:rPr>
          <w:delText>?</w:delText>
        </w:r>
      </w:del>
      <w:r>
        <w:rPr>
          <w:rFonts w:ascii="Times New Roman" w:hAnsi="Times New Roman" w:eastAsia="新宋体" w:cs="Times New Roman"/>
          <w:color w:val="A31515"/>
          <w:rPrChange w:id="8464" w:author="China" w:date="2017-06-06T20:51:00Z">
            <w:rPr>
              <w:rFonts w:ascii="新宋体" w:hAnsi="新宋体" w:eastAsia="新宋体"/>
              <w:color w:val="A31515"/>
            </w:rPr>
          </w:rPrChange>
        </w:rPr>
        <w:t>"</w:t>
      </w:r>
      <w:r>
        <w:rPr>
          <w:rFonts w:ascii="Times New Roman" w:hAnsi="Times New Roman" w:eastAsia="新宋体" w:cs="Times New Roman"/>
          <w:rPrChange w:id="8465"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466" w:author="China" w:date="2017-06-06T20:51:00Z">
            <w:rPr>
              <w:rFonts w:ascii="新宋体" w:hAnsi="新宋体" w:eastAsia="新宋体"/>
            </w:rPr>
          </w:rPrChange>
        </w:rPr>
      </w:pPr>
      <w:r>
        <w:rPr>
          <w:rFonts w:ascii="Times New Roman" w:hAnsi="Times New Roman" w:eastAsia="新宋体" w:cs="Times New Roman"/>
          <w:rPrChange w:id="8467" w:author="China" w:date="2017-06-06T20:51:00Z">
            <w:rPr>
              <w:rFonts w:ascii="新宋体" w:hAnsi="新宋体" w:eastAsia="新宋体"/>
            </w:rPr>
          </w:rPrChange>
        </w:rPr>
        <w:t xml:space="preserve">            </w:t>
      </w:r>
      <w:r>
        <w:rPr>
          <w:rFonts w:ascii="Times New Roman" w:hAnsi="Times New Roman" w:eastAsia="新宋体" w:cs="Times New Roman"/>
          <w:rPrChange w:id="8468" w:author="China" w:date="2017-06-06T20:51:00Z">
            <w:rPr>
              <w:rFonts w:ascii="新宋体" w:hAnsi="新宋体" w:eastAsia="新宋体"/>
            </w:rPr>
          </w:rPrChange>
        </w:rPr>
        <w:t>chart1.ChartAreas[</w:t>
      </w:r>
      <w:r>
        <w:rPr>
          <w:rFonts w:ascii="Times New Roman" w:hAnsi="Times New Roman" w:eastAsia="新宋体" w:cs="Times New Roman"/>
          <w:color w:val="A31515"/>
          <w:rPrChange w:id="8469" w:author="China" w:date="2017-06-06T20:51:00Z">
            <w:rPr>
              <w:rFonts w:ascii="新宋体" w:hAnsi="新宋体" w:eastAsia="新宋体"/>
              <w:color w:val="A31515"/>
            </w:rPr>
          </w:rPrChange>
        </w:rPr>
        <w:t>"ChartArea1"</w:t>
      </w:r>
      <w:r>
        <w:rPr>
          <w:rFonts w:ascii="Times New Roman" w:hAnsi="Times New Roman" w:eastAsia="新宋体" w:cs="Times New Roman"/>
          <w:rPrChange w:id="8470" w:author="China" w:date="2017-06-06T20:51:00Z">
            <w:rPr>
              <w:rFonts w:ascii="新宋体" w:hAnsi="新宋体" w:eastAsia="新宋体"/>
            </w:rPr>
          </w:rPrChange>
        </w:rPr>
        <w:t>].AxisX.Interval = 1;</w:t>
      </w:r>
    </w:p>
    <w:p>
      <w:pPr>
        <w:ind w:firstLine="480"/>
        <w:jc w:val="left"/>
        <w:rPr>
          <w:rFonts w:ascii="Times New Roman" w:hAnsi="Times New Roman" w:eastAsia="新宋体" w:cs="Times New Roman"/>
          <w:rPrChange w:id="8471" w:author="China" w:date="2017-06-06T20:51:00Z">
            <w:rPr>
              <w:rFonts w:ascii="新宋体" w:hAnsi="新宋体" w:eastAsia="新宋体"/>
            </w:rPr>
          </w:rPrChange>
        </w:rPr>
      </w:pPr>
      <w:r>
        <w:rPr>
          <w:rFonts w:ascii="Times New Roman" w:hAnsi="Times New Roman" w:eastAsia="新宋体" w:cs="Times New Roman"/>
          <w:rPrChange w:id="8472" w:author="China" w:date="2017-06-06T20:51:00Z">
            <w:rPr>
              <w:rFonts w:ascii="新宋体" w:hAnsi="新宋体" w:eastAsia="新宋体"/>
            </w:rPr>
          </w:rPrChange>
        </w:rPr>
        <w:t xml:space="preserve">            </w:t>
      </w:r>
      <w:r>
        <w:rPr>
          <w:rFonts w:ascii="Times New Roman" w:hAnsi="Times New Roman" w:eastAsia="新宋体" w:cs="Times New Roman"/>
          <w:rPrChange w:id="8473" w:author="China" w:date="2017-06-06T20:51:00Z">
            <w:rPr>
              <w:rFonts w:ascii="新宋体" w:hAnsi="新宋体" w:eastAsia="新宋体"/>
            </w:rPr>
          </w:rPrChange>
        </w:rPr>
        <w:t>chart1.ChartAreas[</w:t>
      </w:r>
      <w:r>
        <w:rPr>
          <w:rFonts w:ascii="Times New Roman" w:hAnsi="Times New Roman" w:eastAsia="新宋体" w:cs="Times New Roman"/>
          <w:color w:val="A31515"/>
          <w:rPrChange w:id="8474" w:author="China" w:date="2017-06-06T20:51:00Z">
            <w:rPr>
              <w:rFonts w:ascii="新宋体" w:hAnsi="新宋体" w:eastAsia="新宋体"/>
              <w:color w:val="A31515"/>
            </w:rPr>
          </w:rPrChange>
        </w:rPr>
        <w:t>"ChartArea1"</w:t>
      </w:r>
      <w:r>
        <w:rPr>
          <w:rFonts w:ascii="Times New Roman" w:hAnsi="Times New Roman" w:eastAsia="新宋体" w:cs="Times New Roman"/>
          <w:rPrChange w:id="8475" w:author="China" w:date="2017-06-06T20:51:00Z">
            <w:rPr>
              <w:rFonts w:ascii="新宋体" w:hAnsi="新宋体" w:eastAsia="新宋体"/>
            </w:rPr>
          </w:rPrChange>
        </w:rPr>
        <w:t xml:space="preserve">].AxisY.IsReversed = </w:t>
      </w:r>
      <w:r>
        <w:rPr>
          <w:rFonts w:ascii="Times New Roman" w:hAnsi="Times New Roman" w:eastAsia="新宋体" w:cs="Times New Roman"/>
          <w:color w:val="0000FF"/>
          <w:rPrChange w:id="8476" w:author="China" w:date="2017-06-06T20:51:00Z">
            <w:rPr>
              <w:rFonts w:ascii="新宋体" w:hAnsi="新宋体" w:eastAsia="新宋体"/>
              <w:color w:val="0000FF"/>
            </w:rPr>
          </w:rPrChange>
        </w:rPr>
        <w:t>true</w:t>
      </w:r>
      <w:r>
        <w:rPr>
          <w:rFonts w:ascii="Times New Roman" w:hAnsi="Times New Roman" w:eastAsia="新宋体" w:cs="Times New Roman"/>
          <w:rPrChange w:id="8477"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478" w:author="China" w:date="2017-06-06T20:51:00Z">
            <w:rPr>
              <w:rFonts w:ascii="新宋体" w:hAnsi="新宋体" w:eastAsia="新宋体"/>
            </w:rPr>
          </w:rPrChange>
        </w:rPr>
      </w:pPr>
      <w:r>
        <w:rPr>
          <w:rFonts w:ascii="Times New Roman" w:hAnsi="Times New Roman" w:eastAsia="新宋体" w:cs="Times New Roman"/>
          <w:rPrChange w:id="8479" w:author="China" w:date="2017-06-06T20:51:00Z">
            <w:rPr>
              <w:rFonts w:ascii="新宋体" w:hAnsi="新宋体" w:eastAsia="新宋体"/>
            </w:rPr>
          </w:rPrChange>
        </w:rPr>
        <w:t xml:space="preserve">            </w:t>
      </w:r>
      <w:r>
        <w:rPr>
          <w:rFonts w:ascii="Times New Roman" w:hAnsi="Times New Roman" w:eastAsia="新宋体" w:cs="Times New Roman"/>
          <w:rPrChange w:id="8480" w:author="China" w:date="2017-06-06T20:51:00Z">
            <w:rPr>
              <w:rFonts w:ascii="新宋体" w:hAnsi="新宋体" w:eastAsia="新宋体"/>
            </w:rPr>
          </w:rPrChange>
        </w:rPr>
        <w:t>chart1.ChartAreas[</w:t>
      </w:r>
      <w:r>
        <w:rPr>
          <w:rFonts w:ascii="Times New Roman" w:hAnsi="Times New Roman" w:eastAsia="新宋体" w:cs="Times New Roman"/>
          <w:color w:val="A31515"/>
          <w:rPrChange w:id="8481" w:author="China" w:date="2017-06-06T20:51:00Z">
            <w:rPr>
              <w:rFonts w:ascii="新宋体" w:hAnsi="新宋体" w:eastAsia="新宋体"/>
              <w:color w:val="A31515"/>
            </w:rPr>
          </w:rPrChange>
        </w:rPr>
        <w:t>"ChartArea1"</w:t>
      </w:r>
      <w:r>
        <w:rPr>
          <w:rFonts w:ascii="Times New Roman" w:hAnsi="Times New Roman" w:eastAsia="新宋体" w:cs="Times New Roman"/>
          <w:rPrChange w:id="8482" w:author="China" w:date="2017-06-06T20:51:00Z">
            <w:rPr>
              <w:rFonts w:ascii="新宋体" w:hAnsi="新宋体" w:eastAsia="新宋体"/>
            </w:rPr>
          </w:rPrChange>
        </w:rPr>
        <w:t xml:space="preserve">].BackColor = </w:t>
      </w:r>
      <w:r>
        <w:rPr>
          <w:rFonts w:ascii="Times New Roman" w:hAnsi="Times New Roman" w:eastAsia="新宋体" w:cs="Times New Roman"/>
          <w:color w:val="2B91AF"/>
          <w:rPrChange w:id="8483" w:author="China" w:date="2017-06-06T20:51:00Z">
            <w:rPr>
              <w:rFonts w:ascii="新宋体" w:hAnsi="新宋体" w:eastAsia="新宋体"/>
              <w:color w:val="2B91AF"/>
            </w:rPr>
          </w:rPrChange>
        </w:rPr>
        <w:t>Color</w:t>
      </w:r>
      <w:r>
        <w:rPr>
          <w:rFonts w:ascii="Times New Roman" w:hAnsi="Times New Roman" w:eastAsia="新宋体" w:cs="Times New Roman"/>
          <w:rPrChange w:id="8484" w:author="China" w:date="2017-06-06T20:51:00Z">
            <w:rPr>
              <w:rFonts w:ascii="新宋体" w:hAnsi="新宋体" w:eastAsia="新宋体"/>
            </w:rPr>
          </w:rPrChange>
        </w:rPr>
        <w:t>.WhiteSmoke;</w:t>
      </w:r>
    </w:p>
    <w:p>
      <w:pPr>
        <w:ind w:firstLine="480"/>
        <w:jc w:val="left"/>
        <w:rPr>
          <w:rFonts w:ascii="Times New Roman" w:hAnsi="Times New Roman" w:eastAsia="新宋体" w:cs="Times New Roman"/>
          <w:rPrChange w:id="8485" w:author="China" w:date="2017-06-06T20:51:00Z">
            <w:rPr>
              <w:rFonts w:ascii="新宋体" w:hAnsi="新宋体" w:eastAsia="新宋体"/>
            </w:rPr>
          </w:rPrChange>
        </w:rPr>
      </w:pPr>
      <w:r>
        <w:rPr>
          <w:rFonts w:ascii="Times New Roman" w:hAnsi="Times New Roman" w:eastAsia="新宋体" w:cs="Times New Roman"/>
          <w:rPrChange w:id="8486" w:author="China" w:date="2017-06-06T20:51:00Z">
            <w:rPr>
              <w:rFonts w:ascii="新宋体" w:hAnsi="新宋体" w:eastAsia="新宋体"/>
            </w:rPr>
          </w:rPrChange>
        </w:rPr>
        <w:t xml:space="preserve">            </w:t>
      </w:r>
      <w:r>
        <w:rPr>
          <w:rFonts w:ascii="Times New Roman" w:hAnsi="Times New Roman" w:eastAsia="新宋体" w:cs="Times New Roman"/>
          <w:rPrChange w:id="8487" w:author="China" w:date="2017-06-06T20:51:00Z">
            <w:rPr>
              <w:rFonts w:ascii="新宋体" w:hAnsi="新宋体" w:eastAsia="新宋体"/>
            </w:rPr>
          </w:rPrChange>
        </w:rPr>
        <w:t>chart1.ChartAreas[</w:t>
      </w:r>
      <w:r>
        <w:rPr>
          <w:rFonts w:ascii="Times New Roman" w:hAnsi="Times New Roman" w:eastAsia="新宋体" w:cs="Times New Roman"/>
          <w:color w:val="A31515"/>
          <w:rPrChange w:id="8488" w:author="China" w:date="2017-06-06T20:51:00Z">
            <w:rPr>
              <w:rFonts w:ascii="新宋体" w:hAnsi="新宋体" w:eastAsia="新宋体"/>
              <w:color w:val="A31515"/>
            </w:rPr>
          </w:rPrChange>
        </w:rPr>
        <w:t>"ChartArea1"</w:t>
      </w:r>
      <w:r>
        <w:rPr>
          <w:rFonts w:ascii="Times New Roman" w:hAnsi="Times New Roman" w:eastAsia="新宋体" w:cs="Times New Roman"/>
          <w:rPrChange w:id="8489" w:author="China" w:date="2017-06-06T20:51:00Z">
            <w:rPr>
              <w:rFonts w:ascii="新宋体" w:hAnsi="新宋体" w:eastAsia="新宋体"/>
            </w:rPr>
          </w:rPrChange>
        </w:rPr>
        <w:t xml:space="preserve">].BackHatchStyle = </w:t>
      </w:r>
      <w:r>
        <w:rPr>
          <w:rFonts w:ascii="Times New Roman" w:hAnsi="Times New Roman" w:eastAsia="新宋体" w:cs="Times New Roman"/>
          <w:color w:val="2B91AF"/>
          <w:rPrChange w:id="8490" w:author="China" w:date="2017-06-06T20:51:00Z">
            <w:rPr>
              <w:rFonts w:ascii="新宋体" w:hAnsi="新宋体" w:eastAsia="新宋体"/>
              <w:color w:val="2B91AF"/>
            </w:rPr>
          </w:rPrChange>
        </w:rPr>
        <w:t>ChartHatchStyle</w:t>
      </w:r>
      <w:r>
        <w:rPr>
          <w:rFonts w:ascii="Times New Roman" w:hAnsi="Times New Roman" w:eastAsia="新宋体" w:cs="Times New Roman"/>
          <w:rPrChange w:id="8491" w:author="China" w:date="2017-06-06T20:51:00Z">
            <w:rPr>
              <w:rFonts w:ascii="新宋体" w:hAnsi="新宋体" w:eastAsia="新宋体"/>
            </w:rPr>
          </w:rPrChange>
        </w:rPr>
        <w:t>.Cross;</w:t>
      </w:r>
    </w:p>
    <w:p>
      <w:pPr>
        <w:ind w:firstLine="480"/>
        <w:jc w:val="left"/>
        <w:rPr>
          <w:rFonts w:ascii="Times New Roman" w:hAnsi="Times New Roman" w:eastAsia="新宋体" w:cs="Times New Roman"/>
          <w:rPrChange w:id="8492" w:author="China" w:date="2017-06-06T20:51:00Z">
            <w:rPr>
              <w:rFonts w:ascii="新宋体" w:hAnsi="新宋体" w:eastAsia="新宋体"/>
            </w:rPr>
          </w:rPrChange>
        </w:rPr>
      </w:pPr>
      <w:r>
        <w:rPr>
          <w:rFonts w:ascii="Times New Roman" w:hAnsi="Times New Roman" w:eastAsia="新宋体" w:cs="Times New Roman"/>
          <w:rPrChange w:id="8493" w:author="China" w:date="2017-06-06T20:51:00Z">
            <w:rPr>
              <w:rFonts w:ascii="新宋体" w:hAnsi="新宋体" w:eastAsia="新宋体"/>
            </w:rPr>
          </w:rPrChange>
        </w:rPr>
        <w:t xml:space="preserve">            </w:t>
      </w:r>
      <w:r>
        <w:rPr>
          <w:rFonts w:ascii="Times New Roman" w:hAnsi="Times New Roman" w:eastAsia="新宋体" w:cs="Times New Roman"/>
          <w:rPrChange w:id="8494" w:author="China" w:date="2017-06-06T20:51:00Z">
            <w:rPr>
              <w:rFonts w:ascii="新宋体" w:hAnsi="新宋体" w:eastAsia="新宋体"/>
            </w:rPr>
          </w:rPrChange>
        </w:rPr>
        <w:t>chart1.ChartAreas[</w:t>
      </w:r>
      <w:r>
        <w:rPr>
          <w:rFonts w:ascii="Times New Roman" w:hAnsi="Times New Roman" w:eastAsia="新宋体" w:cs="Times New Roman"/>
          <w:color w:val="A31515"/>
          <w:rPrChange w:id="8495" w:author="China" w:date="2017-06-06T20:51:00Z">
            <w:rPr>
              <w:rFonts w:ascii="新宋体" w:hAnsi="新宋体" w:eastAsia="新宋体"/>
              <w:color w:val="A31515"/>
            </w:rPr>
          </w:rPrChange>
        </w:rPr>
        <w:t>"ChartArea1</w:t>
      </w:r>
      <w:r>
        <w:rPr>
          <w:rFonts w:ascii="Times New Roman" w:hAnsi="Times New Roman" w:eastAsia="新宋体" w:cs="Times New Roman"/>
          <w:color w:val="A31515"/>
          <w:rPrChange w:id="8496" w:author="China" w:date="2017-06-06T20:51:00Z">
            <w:rPr>
              <w:rFonts w:ascii="新宋体" w:hAnsi="新宋体" w:eastAsia="新宋体"/>
              <w:color w:val="A31515"/>
            </w:rPr>
          </w:rPrChange>
        </w:rPr>
        <w:t>"</w:t>
      </w:r>
      <w:r>
        <w:rPr>
          <w:rFonts w:ascii="Times New Roman" w:hAnsi="Times New Roman" w:eastAsia="新宋体" w:cs="Times New Roman"/>
          <w:rPrChange w:id="8497" w:author="China" w:date="2017-06-06T20:51:00Z">
            <w:rPr>
              <w:rFonts w:ascii="新宋体" w:hAnsi="新宋体" w:eastAsia="新宋体"/>
            </w:rPr>
          </w:rPrChange>
        </w:rPr>
        <w:t xml:space="preserve">].BackGradientStyle = </w:t>
      </w:r>
      <w:r>
        <w:rPr>
          <w:rFonts w:ascii="Times New Roman" w:hAnsi="Times New Roman" w:eastAsia="新宋体" w:cs="Times New Roman"/>
          <w:color w:val="2B91AF"/>
          <w:rPrChange w:id="8498" w:author="China" w:date="2017-06-06T20:51:00Z">
            <w:rPr>
              <w:rFonts w:ascii="新宋体" w:hAnsi="新宋体" w:eastAsia="新宋体"/>
              <w:color w:val="2B91AF"/>
            </w:rPr>
          </w:rPrChange>
        </w:rPr>
        <w:t>GradientStyle</w:t>
      </w:r>
      <w:r>
        <w:rPr>
          <w:rFonts w:ascii="Times New Roman" w:hAnsi="Times New Roman" w:eastAsia="新宋体" w:cs="Times New Roman"/>
          <w:rPrChange w:id="8499" w:author="China" w:date="2017-06-06T20:51:00Z">
            <w:rPr>
              <w:rFonts w:ascii="新宋体" w:hAnsi="新宋体" w:eastAsia="新宋体"/>
            </w:rPr>
          </w:rPrChange>
        </w:rPr>
        <w:t>.HorizontalCenter;</w:t>
      </w:r>
    </w:p>
    <w:p>
      <w:pPr>
        <w:ind w:firstLine="480"/>
        <w:jc w:val="left"/>
        <w:rPr>
          <w:rFonts w:ascii="Times New Roman" w:hAnsi="Times New Roman" w:eastAsia="新宋体" w:cs="Times New Roman"/>
          <w:rPrChange w:id="8500" w:author="China" w:date="2017-06-06T20:51:00Z">
            <w:rPr>
              <w:rFonts w:ascii="新宋体" w:hAnsi="新宋体" w:eastAsia="新宋体"/>
            </w:rPr>
          </w:rPrChange>
        </w:rPr>
      </w:pPr>
      <w:r>
        <w:rPr>
          <w:rFonts w:ascii="Times New Roman" w:hAnsi="Times New Roman" w:eastAsia="新宋体" w:cs="Times New Roman"/>
          <w:rPrChange w:id="8501" w:author="China" w:date="2017-06-06T20:51:00Z">
            <w:rPr>
              <w:rFonts w:ascii="新宋体" w:hAnsi="新宋体" w:eastAsia="新宋体"/>
            </w:rPr>
          </w:rPrChange>
        </w:rPr>
        <w:t xml:space="preserve">            chart1.BackColor = </w:t>
      </w:r>
      <w:r>
        <w:rPr>
          <w:rFonts w:ascii="Times New Roman" w:hAnsi="Times New Roman" w:eastAsia="新宋体" w:cs="Times New Roman"/>
          <w:color w:val="2B91AF"/>
          <w:rPrChange w:id="8502" w:author="China" w:date="2017-06-06T20:51:00Z">
            <w:rPr>
              <w:rFonts w:ascii="新宋体" w:hAnsi="新宋体" w:eastAsia="新宋体"/>
              <w:color w:val="2B91AF"/>
            </w:rPr>
          </w:rPrChange>
        </w:rPr>
        <w:t>Color</w:t>
      </w:r>
      <w:r>
        <w:rPr>
          <w:rFonts w:ascii="Times New Roman" w:hAnsi="Times New Roman" w:eastAsia="新宋体" w:cs="Times New Roman"/>
          <w:rPrChange w:id="8503" w:author="China" w:date="2017-06-06T20:51:00Z">
            <w:rPr>
              <w:rFonts w:ascii="新宋体" w:hAnsi="新宋体" w:eastAsia="新宋体"/>
            </w:rPr>
          </w:rPrChange>
        </w:rPr>
        <w:t>.WhiteSmoke;</w:t>
      </w:r>
    </w:p>
    <w:p>
      <w:pPr>
        <w:ind w:firstLine="480"/>
        <w:jc w:val="left"/>
        <w:rPr>
          <w:rFonts w:ascii="Times New Roman" w:hAnsi="Times New Roman" w:eastAsia="新宋体" w:cs="Times New Roman"/>
          <w:rPrChange w:id="8504" w:author="China" w:date="2017-06-06T20:51:00Z">
            <w:rPr>
              <w:rFonts w:ascii="新宋体" w:hAnsi="新宋体" w:eastAsia="新宋体"/>
            </w:rPr>
          </w:rPrChange>
        </w:rPr>
      </w:pPr>
      <w:r>
        <w:rPr>
          <w:rFonts w:ascii="Times New Roman" w:hAnsi="Times New Roman" w:eastAsia="新宋体" w:cs="Times New Roman"/>
          <w:rPrChange w:id="8505" w:author="China" w:date="2017-06-06T20:51:00Z">
            <w:rPr>
              <w:rFonts w:ascii="新宋体" w:hAnsi="新宋体" w:eastAsia="新宋体"/>
            </w:rPr>
          </w:rPrChange>
        </w:rPr>
        <w:t xml:space="preserve">            chart1.BackGradientStyle = </w:t>
      </w:r>
      <w:r>
        <w:rPr>
          <w:rFonts w:ascii="Times New Roman" w:hAnsi="Times New Roman" w:eastAsia="新宋体" w:cs="Times New Roman"/>
          <w:color w:val="2B91AF"/>
          <w:rPrChange w:id="8506" w:author="China" w:date="2017-06-06T20:51:00Z">
            <w:rPr>
              <w:rFonts w:ascii="新宋体" w:hAnsi="新宋体" w:eastAsia="新宋体"/>
              <w:color w:val="2B91AF"/>
            </w:rPr>
          </w:rPrChange>
        </w:rPr>
        <w:t>GradientStyle</w:t>
      </w:r>
      <w:r>
        <w:rPr>
          <w:rFonts w:ascii="Times New Roman" w:hAnsi="Times New Roman" w:eastAsia="新宋体" w:cs="Times New Roman"/>
          <w:rPrChange w:id="8507" w:author="China" w:date="2017-06-06T20:51:00Z">
            <w:rPr>
              <w:rFonts w:ascii="新宋体" w:hAnsi="新宋体" w:eastAsia="新宋体"/>
            </w:rPr>
          </w:rPrChange>
        </w:rPr>
        <w:t>.TopBottom;</w:t>
      </w:r>
    </w:p>
    <w:p>
      <w:pPr>
        <w:ind w:firstLine="480"/>
        <w:jc w:val="left"/>
        <w:rPr>
          <w:rFonts w:ascii="Times New Roman" w:hAnsi="Times New Roman" w:eastAsia="新宋体" w:cs="Times New Roman"/>
          <w:rPrChange w:id="8508" w:author="China" w:date="2017-06-06T20:51:00Z">
            <w:rPr>
              <w:rFonts w:ascii="新宋体" w:hAnsi="新宋体" w:eastAsia="新宋体"/>
            </w:rPr>
          </w:rPrChange>
        </w:rPr>
      </w:pPr>
      <w:r>
        <w:rPr>
          <w:rFonts w:ascii="Times New Roman" w:hAnsi="Times New Roman" w:eastAsia="新宋体" w:cs="Times New Roman"/>
          <w:rPrChange w:id="8509" w:author="China" w:date="2017-06-06T20:51:00Z">
            <w:rPr>
              <w:rFonts w:ascii="新宋体" w:hAnsi="新宋体" w:eastAsia="新宋体"/>
            </w:rPr>
          </w:rPrChange>
        </w:rPr>
        <w:t xml:space="preserve">            chart1.BorderlineDashStyle = </w:t>
      </w:r>
      <w:r>
        <w:rPr>
          <w:rFonts w:ascii="Times New Roman" w:hAnsi="Times New Roman" w:eastAsia="新宋体" w:cs="Times New Roman"/>
          <w:color w:val="2B91AF"/>
          <w:rPrChange w:id="8510" w:author="China" w:date="2017-06-06T20:51:00Z">
            <w:rPr>
              <w:rFonts w:ascii="新宋体" w:hAnsi="新宋体" w:eastAsia="新宋体"/>
              <w:color w:val="2B91AF"/>
            </w:rPr>
          </w:rPrChange>
        </w:rPr>
        <w:t>ChartDashStyle</w:t>
      </w:r>
      <w:r>
        <w:rPr>
          <w:rFonts w:ascii="Times New Roman" w:hAnsi="Times New Roman" w:eastAsia="新宋体" w:cs="Times New Roman"/>
          <w:rPrChange w:id="8511" w:author="China" w:date="2017-06-06T20:51:00Z">
            <w:rPr>
              <w:rFonts w:ascii="新宋体" w:hAnsi="新宋体" w:eastAsia="新宋体"/>
            </w:rPr>
          </w:rPrChange>
        </w:rPr>
        <w:t>.Solid;</w:t>
      </w:r>
    </w:p>
    <w:p>
      <w:pPr>
        <w:ind w:firstLine="480"/>
        <w:jc w:val="left"/>
        <w:rPr>
          <w:rFonts w:ascii="Times New Roman" w:hAnsi="Times New Roman" w:eastAsia="新宋体" w:cs="Times New Roman"/>
          <w:rPrChange w:id="8512" w:author="China" w:date="2017-06-06T20:51:00Z">
            <w:rPr>
              <w:rFonts w:ascii="新宋体" w:hAnsi="新宋体" w:eastAsia="新宋体"/>
            </w:rPr>
          </w:rPrChange>
        </w:rPr>
      </w:pPr>
      <w:r>
        <w:rPr>
          <w:rFonts w:ascii="Times New Roman" w:hAnsi="Times New Roman" w:eastAsia="新宋体" w:cs="Times New Roman"/>
          <w:rPrChange w:id="8513" w:author="China" w:date="2017-06-06T20:51:00Z">
            <w:rPr>
              <w:rFonts w:ascii="新宋体" w:hAnsi="新宋体" w:eastAsia="新宋体"/>
            </w:rPr>
          </w:rPrChange>
        </w:rPr>
        <w:t xml:space="preserve">            chart1.Border</w:t>
      </w:r>
      <w:r>
        <w:rPr>
          <w:rFonts w:ascii="Times New Roman" w:hAnsi="Times New Roman" w:eastAsia="新宋体" w:cs="Times New Roman"/>
          <w:rPrChange w:id="8514" w:author="China" w:date="2017-06-06T20:51:00Z">
            <w:rPr>
              <w:rFonts w:ascii="新宋体" w:hAnsi="新宋体" w:eastAsia="新宋体"/>
            </w:rPr>
          </w:rPrChange>
        </w:rPr>
        <w:t xml:space="preserve">lineColor = </w:t>
      </w:r>
      <w:r>
        <w:rPr>
          <w:rFonts w:ascii="Times New Roman" w:hAnsi="Times New Roman" w:eastAsia="新宋体" w:cs="Times New Roman"/>
          <w:color w:val="2B91AF"/>
          <w:rPrChange w:id="8515" w:author="China" w:date="2017-06-06T20:51:00Z">
            <w:rPr>
              <w:rFonts w:ascii="新宋体" w:hAnsi="新宋体" w:eastAsia="新宋体"/>
              <w:color w:val="2B91AF"/>
            </w:rPr>
          </w:rPrChange>
        </w:rPr>
        <w:t>Color</w:t>
      </w:r>
      <w:r>
        <w:rPr>
          <w:rFonts w:ascii="Times New Roman" w:hAnsi="Times New Roman" w:eastAsia="新宋体" w:cs="Times New Roman"/>
          <w:rPrChange w:id="8516" w:author="China" w:date="2017-06-06T20:51:00Z">
            <w:rPr>
              <w:rFonts w:ascii="新宋体" w:hAnsi="新宋体" w:eastAsia="新宋体"/>
            </w:rPr>
          </w:rPrChange>
        </w:rPr>
        <w:t>.Navy;</w:t>
      </w:r>
    </w:p>
    <w:p>
      <w:pPr>
        <w:ind w:firstLine="480"/>
        <w:jc w:val="left"/>
        <w:rPr>
          <w:rFonts w:ascii="Times New Roman" w:hAnsi="Times New Roman" w:eastAsia="新宋体" w:cs="Times New Roman"/>
          <w:rPrChange w:id="8517" w:author="China" w:date="2017-06-06T20:51:00Z">
            <w:rPr>
              <w:rFonts w:ascii="新宋体" w:hAnsi="新宋体" w:eastAsia="新宋体"/>
            </w:rPr>
          </w:rPrChange>
        </w:rPr>
      </w:pPr>
      <w:r>
        <w:rPr>
          <w:rFonts w:ascii="Times New Roman" w:hAnsi="Times New Roman" w:eastAsia="新宋体" w:cs="Times New Roman"/>
          <w:rPrChange w:id="8518" w:author="China" w:date="2017-06-06T20:51:00Z">
            <w:rPr>
              <w:rFonts w:ascii="新宋体" w:hAnsi="新宋体" w:eastAsia="新宋体"/>
            </w:rPr>
          </w:rPrChange>
        </w:rPr>
        <w:t xml:space="preserve">            chart1.BorderlineWidth = 2;</w:t>
      </w:r>
    </w:p>
    <w:p>
      <w:pPr>
        <w:ind w:firstLine="480"/>
        <w:jc w:val="left"/>
        <w:rPr>
          <w:rFonts w:ascii="Times New Roman" w:hAnsi="Times New Roman" w:eastAsia="新宋体" w:cs="Times New Roman"/>
          <w:rPrChange w:id="8519" w:author="China" w:date="2017-06-06T20:51:00Z">
            <w:rPr>
              <w:rFonts w:ascii="新宋体" w:hAnsi="新宋体" w:eastAsia="新宋体"/>
            </w:rPr>
          </w:rPrChange>
        </w:rPr>
      </w:pPr>
      <w:r>
        <w:rPr>
          <w:rFonts w:ascii="Times New Roman" w:hAnsi="Times New Roman" w:eastAsia="新宋体" w:cs="Times New Roman"/>
          <w:rPrChange w:id="8520" w:author="China" w:date="2017-06-06T20:51:00Z">
            <w:rPr>
              <w:rFonts w:ascii="新宋体" w:hAnsi="新宋体" w:eastAsia="新宋体"/>
            </w:rPr>
          </w:rPrChange>
        </w:rPr>
        <w:t xml:space="preserve">            chart1.BorderSkin.SkinStyle = </w:t>
      </w:r>
      <w:r>
        <w:rPr>
          <w:rFonts w:ascii="Times New Roman" w:hAnsi="Times New Roman" w:eastAsia="新宋体" w:cs="Times New Roman"/>
          <w:color w:val="2B91AF"/>
          <w:rPrChange w:id="8521" w:author="China" w:date="2017-06-06T20:51:00Z">
            <w:rPr>
              <w:rFonts w:ascii="新宋体" w:hAnsi="新宋体" w:eastAsia="新宋体"/>
              <w:color w:val="2B91AF"/>
            </w:rPr>
          </w:rPrChange>
        </w:rPr>
        <w:t>BorderSkinStyle</w:t>
      </w:r>
      <w:r>
        <w:rPr>
          <w:rFonts w:ascii="Times New Roman" w:hAnsi="Times New Roman" w:eastAsia="新宋体" w:cs="Times New Roman"/>
          <w:rPrChange w:id="8522" w:author="China" w:date="2017-06-06T20:51:00Z">
            <w:rPr>
              <w:rFonts w:ascii="新宋体" w:hAnsi="新宋体" w:eastAsia="新宋体"/>
            </w:rPr>
          </w:rPrChange>
        </w:rPr>
        <w:t>.Emboss;</w:t>
      </w:r>
    </w:p>
    <w:p>
      <w:pPr>
        <w:ind w:firstLine="480"/>
        <w:jc w:val="left"/>
        <w:rPr>
          <w:rFonts w:ascii="Times New Roman" w:hAnsi="Times New Roman" w:eastAsia="新宋体" w:cs="Times New Roman"/>
          <w:rPrChange w:id="8523" w:author="China" w:date="2017-06-06T20:51:00Z">
            <w:rPr>
              <w:rFonts w:ascii="新宋体" w:hAnsi="新宋体" w:eastAsia="新宋体"/>
            </w:rPr>
          </w:rPrChange>
        </w:rPr>
      </w:pPr>
    </w:p>
    <w:p>
      <w:pPr>
        <w:ind w:firstLine="480"/>
        <w:jc w:val="left"/>
        <w:rPr>
          <w:rFonts w:ascii="Times New Roman" w:hAnsi="Times New Roman" w:eastAsia="新宋体" w:cs="Times New Roman"/>
          <w:rPrChange w:id="8524" w:author="China" w:date="2017-06-06T20:51:00Z">
            <w:rPr>
              <w:rFonts w:ascii="新宋体" w:hAnsi="新宋体" w:eastAsia="新宋体"/>
            </w:rPr>
          </w:rPrChange>
        </w:rPr>
      </w:pPr>
      <w:r>
        <w:rPr>
          <w:rFonts w:ascii="Times New Roman" w:hAnsi="Times New Roman" w:eastAsia="新宋体" w:cs="Times New Roman"/>
          <w:rPrChange w:id="8525" w:author="China" w:date="2017-06-06T20:51:00Z">
            <w:rPr>
              <w:rFonts w:ascii="新宋体" w:hAnsi="新宋体" w:eastAsia="新宋体"/>
            </w:rPr>
          </w:rPrChange>
        </w:rPr>
        <w:t xml:space="preserve">            chart2.ChartAreas[</w:t>
      </w:r>
      <w:r>
        <w:rPr>
          <w:rFonts w:ascii="Times New Roman" w:hAnsi="Times New Roman" w:eastAsia="新宋体" w:cs="Times New Roman"/>
          <w:color w:val="A31515"/>
          <w:rPrChange w:id="8526" w:author="China" w:date="2017-06-06T20:51:00Z">
            <w:rPr>
              <w:rFonts w:ascii="新宋体" w:hAnsi="新宋体" w:eastAsia="新宋体"/>
              <w:color w:val="A31515"/>
            </w:rPr>
          </w:rPrChange>
        </w:rPr>
        <w:t>"ChartArea1"</w:t>
      </w:r>
      <w:r>
        <w:rPr>
          <w:rFonts w:ascii="Times New Roman" w:hAnsi="Times New Roman" w:eastAsia="新宋体" w:cs="Times New Roman"/>
          <w:rPrChange w:id="8527" w:author="China" w:date="2017-06-06T20:51:00Z">
            <w:rPr>
              <w:rFonts w:ascii="新宋体" w:hAnsi="新宋体" w:eastAsia="新宋体"/>
            </w:rPr>
          </w:rPrChange>
        </w:rPr>
        <w:t xml:space="preserve">].AxisX.Title = </w:t>
      </w:r>
      <w:r>
        <w:rPr>
          <w:rFonts w:ascii="Times New Roman" w:hAnsi="Times New Roman" w:eastAsia="新宋体" w:cs="Times New Roman"/>
          <w:color w:val="A31515"/>
          <w:rPrChange w:id="8528"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8529" w:author="China" w:date="2017-06-06T20:51:00Z">
            <w:rPr>
              <w:rFonts w:hint="eastAsia" w:ascii="新宋体" w:hAnsi="新宋体" w:eastAsia="新宋体"/>
              <w:color w:val="A31515"/>
            </w:rPr>
          </w:rPrChange>
        </w:rPr>
        <w:t>时</w:t>
      </w:r>
      <w:del w:id="8530" w:author="刘宁" w:date="2017-06-09T10:16:00Z">
        <w:r>
          <w:rPr>
            <w:rFonts w:hint="eastAsia" w:ascii="Times New Roman" w:hAnsi="Times New Roman" w:eastAsia="新宋体" w:cs="Times New Roman"/>
            <w:color w:val="A31515"/>
            <w:rPrChange w:id="8531" w:author="China" w:date="2017-06-06T20:51:00Z">
              <w:rPr>
                <w:rFonts w:hint="eastAsia" w:ascii="新宋体" w:hAnsi="新宋体" w:eastAsia="新宋体"/>
                <w:color w:val="A31515"/>
              </w:rPr>
            </w:rPrChange>
          </w:rPr>
          <w:delText>骸</w:delText>
        </w:r>
      </w:del>
      <w:del w:id="8532" w:author="刘宁" w:date="2017-06-09T10:16:00Z">
        <w:r>
          <w:rPr>
            <w:rFonts w:ascii="Times New Roman" w:hAnsi="Times New Roman" w:eastAsia="新宋体" w:cs="Times New Roman"/>
            <w:color w:val="A31515"/>
            <w:rPrChange w:id="8533"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534" w:author="China" w:date="2017-06-06T20:51:00Z">
            <w:rPr>
              <w:rFonts w:hint="eastAsia" w:ascii="新宋体" w:hAnsi="新宋体" w:eastAsia="新宋体"/>
              <w:color w:val="A31515"/>
            </w:rPr>
          </w:rPrChange>
        </w:rPr>
        <w:t>间</w:t>
      </w:r>
      <w:del w:id="8535" w:author="刘宁" w:date="2017-06-09T10:16:00Z">
        <w:r>
          <w:rPr>
            <w:rFonts w:ascii="Times New Roman" w:hAnsi="Times New Roman" w:eastAsia="新宋体" w:cs="Times New Roman"/>
            <w:color w:val="A31515"/>
            <w:rPrChange w:id="8536" w:author="China" w:date="2017-06-06T20:51:00Z">
              <w:rPr>
                <w:rFonts w:ascii="新宋体" w:hAnsi="新宋体" w:eastAsia="新宋体"/>
                <w:color w:val="A31515"/>
              </w:rPr>
            </w:rPrChange>
          </w:rPr>
          <w:delText>?</w:delText>
        </w:r>
      </w:del>
      <w:del w:id="8537" w:author="刘宁" w:date="2017-06-09T10:16:00Z">
        <w:r>
          <w:rPr>
            <w:rFonts w:hint="eastAsia" w:ascii="Times New Roman" w:hAnsi="Times New Roman" w:eastAsia="新宋体" w:cs="Times New Roman"/>
            <w:color w:val="A31515"/>
            <w:rPrChange w:id="8538" w:author="China" w:date="2017-06-06T20:51:00Z">
              <w:rPr>
                <w:rFonts w:hint="eastAsia" w:ascii="新宋体" w:hAnsi="新宋体" w:eastAsia="新宋体"/>
                <w:color w:val="A31515"/>
              </w:rPr>
            </w:rPrChange>
          </w:rPr>
          <w:delText>（辍）</w:delText>
        </w:r>
      </w:del>
      <w:del w:id="8539" w:author="刘宁" w:date="2017-06-09T10:16:00Z">
        <w:r>
          <w:rPr>
            <w:rFonts w:ascii="Times New Roman" w:hAnsi="Times New Roman" w:eastAsia="新宋体" w:cs="Times New Roman"/>
            <w:color w:val="A31515"/>
            <w:rPrChange w:id="8540" w:author="China" w:date="2017-06-06T20:51:00Z">
              <w:rPr>
                <w:rFonts w:ascii="新宋体" w:hAnsi="新宋体" w:eastAsia="新宋体"/>
                <w:color w:val="A31515"/>
              </w:rPr>
            </w:rPrChange>
          </w:rPr>
          <w:delText>?</w:delText>
        </w:r>
      </w:del>
      <w:r>
        <w:rPr>
          <w:rFonts w:ascii="Times New Roman" w:hAnsi="Times New Roman" w:eastAsia="新宋体" w:cs="Times New Roman"/>
          <w:color w:val="A31515"/>
          <w:rPrChange w:id="8541" w:author="China" w:date="2017-06-06T20:51:00Z">
            <w:rPr>
              <w:rFonts w:ascii="新宋体" w:hAnsi="新宋体" w:eastAsia="新宋体"/>
              <w:color w:val="A31515"/>
            </w:rPr>
          </w:rPrChange>
        </w:rPr>
        <w:t>"</w:t>
      </w:r>
      <w:r>
        <w:rPr>
          <w:rFonts w:ascii="Times New Roman" w:hAnsi="Times New Roman" w:eastAsia="新宋体" w:cs="Times New Roman"/>
          <w:rPrChange w:id="8542"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543" w:author="China" w:date="2017-06-06T20:51:00Z">
            <w:rPr>
              <w:rFonts w:ascii="新宋体" w:hAnsi="新宋体" w:eastAsia="新宋体"/>
            </w:rPr>
          </w:rPrChange>
        </w:rPr>
      </w:pPr>
      <w:r>
        <w:rPr>
          <w:rFonts w:ascii="Times New Roman" w:hAnsi="Times New Roman" w:eastAsia="新宋体" w:cs="Times New Roman"/>
          <w:rPrChange w:id="8544" w:author="China" w:date="2017-06-06T20:51:00Z">
            <w:rPr>
              <w:rFonts w:ascii="新宋体" w:hAnsi="新宋体" w:eastAsia="新宋体"/>
            </w:rPr>
          </w:rPrChange>
        </w:rPr>
        <w:t xml:space="preserve">            chart2.ChartAreas[</w:t>
      </w:r>
      <w:r>
        <w:rPr>
          <w:rFonts w:ascii="Times New Roman" w:hAnsi="Times New Roman" w:eastAsia="新宋体" w:cs="Times New Roman"/>
          <w:color w:val="A31515"/>
          <w:rPrChange w:id="8545" w:author="China" w:date="2017-06-06T20:51:00Z">
            <w:rPr>
              <w:rFonts w:ascii="新宋体" w:hAnsi="新宋体" w:eastAsia="新宋体"/>
              <w:color w:val="A31515"/>
            </w:rPr>
          </w:rPrChange>
        </w:rPr>
        <w:t>"ChartArea1"</w:t>
      </w:r>
      <w:r>
        <w:rPr>
          <w:rFonts w:ascii="Times New Roman" w:hAnsi="Times New Roman" w:eastAsia="新宋体" w:cs="Times New Roman"/>
          <w:rPrChange w:id="8546" w:author="China" w:date="2017-06-06T20:51:00Z">
            <w:rPr>
              <w:rFonts w:ascii="新宋体" w:hAnsi="新宋体" w:eastAsia="新宋体"/>
            </w:rPr>
          </w:rPrChange>
        </w:rPr>
        <w:t>].AxisY.Tit</w:t>
      </w:r>
      <w:r>
        <w:rPr>
          <w:rFonts w:ascii="Times New Roman" w:hAnsi="Times New Roman" w:eastAsia="新宋体" w:cs="Times New Roman"/>
          <w:rPrChange w:id="8547" w:author="China" w:date="2017-06-06T20:51:00Z">
            <w:rPr>
              <w:rFonts w:ascii="新宋体" w:hAnsi="新宋体" w:eastAsia="新宋体"/>
            </w:rPr>
          </w:rPrChange>
        </w:rPr>
        <w:t xml:space="preserve">le = </w:t>
      </w:r>
      <w:r>
        <w:rPr>
          <w:rFonts w:ascii="Times New Roman" w:hAnsi="Times New Roman" w:eastAsia="新宋体" w:cs="Times New Roman"/>
          <w:color w:val="A31515"/>
          <w:rPrChange w:id="8548" w:author="China" w:date="2017-06-06T20:51:00Z">
            <w:rPr>
              <w:rFonts w:ascii="新宋体" w:hAnsi="新宋体" w:eastAsia="新宋体"/>
              <w:color w:val="A31515"/>
            </w:rPr>
          </w:rPrChange>
        </w:rPr>
        <w:t>"</w:t>
      </w:r>
      <w:r>
        <w:rPr>
          <w:rFonts w:hint="eastAsia" w:ascii="Times New Roman" w:hAnsi="Times New Roman" w:eastAsia="新宋体" w:cs="Times New Roman"/>
          <w:color w:val="A31515"/>
          <w:rPrChange w:id="8549" w:author="China" w:date="2017-06-06T20:51:00Z">
            <w:rPr>
              <w:rFonts w:hint="eastAsia" w:ascii="新宋体" w:hAnsi="新宋体" w:eastAsia="新宋体"/>
              <w:color w:val="A31515"/>
            </w:rPr>
          </w:rPrChange>
        </w:rPr>
        <w:t>电</w:t>
      </w:r>
      <w:del w:id="8550" w:author="刘宁" w:date="2017-06-09T10:16:00Z">
        <w:r>
          <w:rPr>
            <w:rFonts w:ascii="Times New Roman" w:hAnsi="Times New Roman" w:eastAsia="新宋体" w:cs="Times New Roman"/>
            <w:color w:val="A31515"/>
            <w:rPrChange w:id="8551" w:author="China" w:date="2017-06-06T20:51:00Z">
              <w:rPr>
                <w:rFonts w:ascii="新宋体" w:hAnsi="新宋体" w:eastAsia="新宋体"/>
                <w:color w:val="A31515"/>
              </w:rPr>
            </w:rPrChange>
          </w:rPr>
          <w:delText>?</w:delText>
        </w:r>
      </w:del>
      <w:r>
        <w:rPr>
          <w:rFonts w:hint="eastAsia" w:ascii="Times New Roman" w:hAnsi="Times New Roman" w:eastAsia="新宋体" w:cs="Times New Roman"/>
          <w:color w:val="A31515"/>
          <w:rPrChange w:id="8552" w:author="China" w:date="2017-06-06T20:51:00Z">
            <w:rPr>
              <w:rFonts w:hint="eastAsia" w:ascii="新宋体" w:hAnsi="新宋体" w:eastAsia="新宋体"/>
              <w:color w:val="A31515"/>
            </w:rPr>
          </w:rPrChange>
        </w:rPr>
        <w:t>压</w:t>
      </w:r>
      <w:del w:id="8553" w:author="刘宁" w:date="2017-06-09T10:16:00Z">
        <w:r>
          <w:rPr>
            <w:rFonts w:ascii="Times New Roman" w:hAnsi="Times New Roman" w:eastAsia="新宋体" w:cs="Times New Roman"/>
            <w:color w:val="A31515"/>
            <w:rPrChange w:id="8554" w:author="China" w:date="2017-06-06T20:51:00Z">
              <w:rPr>
                <w:rFonts w:ascii="新宋体" w:hAnsi="新宋体" w:eastAsia="新宋体"/>
                <w:color w:val="A31515"/>
              </w:rPr>
            </w:rPrChange>
          </w:rPr>
          <w:delText>1</w:delText>
        </w:r>
      </w:del>
      <w:del w:id="8555" w:author="刘宁" w:date="2017-06-09T10:16:00Z">
        <w:r>
          <w:rPr>
            <w:rFonts w:hint="eastAsia" w:ascii="Times New Roman" w:hAnsi="Times New Roman" w:eastAsia="新宋体" w:cs="Times New Roman"/>
            <w:color w:val="A31515"/>
            <w:rPrChange w:id="8556" w:author="China" w:date="2017-06-06T20:51:00Z">
              <w:rPr>
                <w:rFonts w:hint="eastAsia" w:ascii="新宋体" w:hAnsi="新宋体" w:eastAsia="新宋体"/>
                <w:color w:val="A31515"/>
              </w:rPr>
            </w:rPrChange>
          </w:rPr>
          <w:delText>（辍）</w:delText>
        </w:r>
      </w:del>
      <w:del w:id="8557" w:author="刘宁" w:date="2017-06-09T10:16:00Z">
        <w:r>
          <w:rPr>
            <w:rFonts w:ascii="Times New Roman" w:hAnsi="Times New Roman" w:eastAsia="新宋体" w:cs="Times New Roman"/>
            <w:color w:val="A31515"/>
            <w:rPrChange w:id="8558" w:author="China" w:date="2017-06-06T20:51:00Z">
              <w:rPr>
                <w:rFonts w:ascii="新宋体" w:hAnsi="新宋体" w:eastAsia="新宋体"/>
                <w:color w:val="A31515"/>
              </w:rPr>
            </w:rPrChange>
          </w:rPr>
          <w:delText>?</w:delText>
        </w:r>
      </w:del>
      <w:r>
        <w:rPr>
          <w:rFonts w:ascii="Times New Roman" w:hAnsi="Times New Roman" w:eastAsia="新宋体" w:cs="Times New Roman"/>
          <w:color w:val="A31515"/>
          <w:rPrChange w:id="8559" w:author="China" w:date="2017-06-06T20:51:00Z">
            <w:rPr>
              <w:rFonts w:ascii="新宋体" w:hAnsi="新宋体" w:eastAsia="新宋体"/>
              <w:color w:val="A31515"/>
            </w:rPr>
          </w:rPrChange>
        </w:rPr>
        <w:t>"</w:t>
      </w:r>
      <w:r>
        <w:rPr>
          <w:rFonts w:ascii="Times New Roman" w:hAnsi="Times New Roman" w:eastAsia="新宋体" w:cs="Times New Roman"/>
          <w:rPrChange w:id="8560"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561" w:author="China" w:date="2017-06-06T20:51:00Z">
            <w:rPr>
              <w:rFonts w:ascii="新宋体" w:hAnsi="新宋体" w:eastAsia="新宋体"/>
            </w:rPr>
          </w:rPrChange>
        </w:rPr>
      </w:pPr>
      <w:r>
        <w:rPr>
          <w:rFonts w:ascii="Times New Roman" w:hAnsi="Times New Roman" w:eastAsia="新宋体" w:cs="Times New Roman"/>
          <w:rPrChange w:id="8562" w:author="China" w:date="2017-06-06T20:51:00Z">
            <w:rPr>
              <w:rFonts w:ascii="新宋体" w:hAnsi="新宋体" w:eastAsia="新宋体"/>
            </w:rPr>
          </w:rPrChange>
        </w:rPr>
        <w:t xml:space="preserve">            </w:t>
      </w:r>
      <w:r>
        <w:rPr>
          <w:rFonts w:ascii="Times New Roman" w:hAnsi="Times New Roman" w:eastAsia="新宋体" w:cs="Times New Roman"/>
          <w:rPrChange w:id="8563" w:author="China" w:date="2017-06-06T20:51:00Z">
            <w:rPr>
              <w:rFonts w:ascii="新宋体" w:hAnsi="新宋体" w:eastAsia="新宋体"/>
            </w:rPr>
          </w:rPrChange>
        </w:rPr>
        <w:t>chart2.ChartAreas[</w:t>
      </w:r>
      <w:r>
        <w:rPr>
          <w:rFonts w:ascii="Times New Roman" w:hAnsi="Times New Roman" w:eastAsia="新宋体" w:cs="Times New Roman"/>
          <w:color w:val="A31515"/>
          <w:rPrChange w:id="8564" w:author="China" w:date="2017-06-06T20:51:00Z">
            <w:rPr>
              <w:rFonts w:ascii="新宋体" w:hAnsi="新宋体" w:eastAsia="新宋体"/>
              <w:color w:val="A31515"/>
            </w:rPr>
          </w:rPrChange>
        </w:rPr>
        <w:t>"ChartArea1"</w:t>
      </w:r>
      <w:r>
        <w:rPr>
          <w:rFonts w:ascii="Times New Roman" w:hAnsi="Times New Roman" w:eastAsia="新宋体" w:cs="Times New Roman"/>
          <w:rPrChange w:id="8565" w:author="China" w:date="2017-06-06T20:51:00Z">
            <w:rPr>
              <w:rFonts w:ascii="新宋体" w:hAnsi="新宋体" w:eastAsia="新宋体"/>
            </w:rPr>
          </w:rPrChange>
        </w:rPr>
        <w:t>].AxisX.Interval = 100;</w:t>
      </w:r>
    </w:p>
    <w:p>
      <w:pPr>
        <w:ind w:firstLine="480"/>
        <w:jc w:val="left"/>
        <w:rPr>
          <w:rFonts w:ascii="Times New Roman" w:hAnsi="Times New Roman" w:eastAsia="新宋体" w:cs="Times New Roman"/>
          <w:rPrChange w:id="8566" w:author="China" w:date="2017-06-06T20:51:00Z">
            <w:rPr>
              <w:rFonts w:ascii="新宋体" w:hAnsi="新宋体" w:eastAsia="新宋体"/>
            </w:rPr>
          </w:rPrChange>
        </w:rPr>
      </w:pPr>
      <w:r>
        <w:rPr>
          <w:rFonts w:ascii="Times New Roman" w:hAnsi="Times New Roman" w:eastAsia="新宋体" w:cs="Times New Roman"/>
          <w:rPrChange w:id="8567" w:author="China" w:date="2017-06-06T20:51:00Z">
            <w:rPr>
              <w:rFonts w:ascii="新宋体" w:hAnsi="新宋体" w:eastAsia="新宋体"/>
            </w:rPr>
          </w:rPrChange>
        </w:rPr>
        <w:t xml:space="preserve">            </w:t>
      </w:r>
      <w:r>
        <w:rPr>
          <w:rFonts w:ascii="Times New Roman" w:hAnsi="Times New Roman" w:eastAsia="新宋体" w:cs="Times New Roman"/>
          <w:rPrChange w:id="8568" w:author="China" w:date="2017-06-06T20:51:00Z">
            <w:rPr>
              <w:rFonts w:ascii="新宋体" w:hAnsi="新宋体" w:eastAsia="新宋体"/>
            </w:rPr>
          </w:rPrChange>
        </w:rPr>
        <w:t>chart2.ChartAreas[</w:t>
      </w:r>
      <w:r>
        <w:rPr>
          <w:rFonts w:ascii="Times New Roman" w:hAnsi="Times New Roman" w:eastAsia="新宋体" w:cs="Times New Roman"/>
          <w:color w:val="A31515"/>
          <w:rPrChange w:id="8569" w:author="China" w:date="2017-06-06T20:51:00Z">
            <w:rPr>
              <w:rFonts w:ascii="新宋体" w:hAnsi="新宋体" w:eastAsia="新宋体"/>
              <w:color w:val="A31515"/>
            </w:rPr>
          </w:rPrChange>
        </w:rPr>
        <w:t>"ChartArea1"</w:t>
      </w:r>
      <w:r>
        <w:rPr>
          <w:rFonts w:ascii="Times New Roman" w:hAnsi="Times New Roman" w:eastAsia="新宋体" w:cs="Times New Roman"/>
          <w:rPrChange w:id="8570" w:author="China" w:date="2017-06-06T20:51:00Z">
            <w:rPr>
              <w:rFonts w:ascii="新宋体" w:hAnsi="新宋体" w:eastAsia="新宋体"/>
            </w:rPr>
          </w:rPrChange>
        </w:rPr>
        <w:t xml:space="preserve">].AxisY.IsReversed = </w:t>
      </w:r>
      <w:r>
        <w:rPr>
          <w:rFonts w:ascii="Times New Roman" w:hAnsi="Times New Roman" w:eastAsia="新宋体" w:cs="Times New Roman"/>
          <w:color w:val="0000FF"/>
          <w:rPrChange w:id="8571" w:author="China" w:date="2017-06-06T20:51:00Z">
            <w:rPr>
              <w:rFonts w:ascii="新宋体" w:hAnsi="新宋体" w:eastAsia="新宋体"/>
              <w:color w:val="0000FF"/>
            </w:rPr>
          </w:rPrChange>
        </w:rPr>
        <w:t>true</w:t>
      </w:r>
      <w:r>
        <w:rPr>
          <w:rFonts w:ascii="Times New Roman" w:hAnsi="Times New Roman" w:eastAsia="新宋体" w:cs="Times New Roman"/>
          <w:rPrChange w:id="8572"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573" w:author="China" w:date="2017-06-06T20:51:00Z">
            <w:rPr>
              <w:rFonts w:ascii="新宋体" w:hAnsi="新宋体" w:eastAsia="新宋体"/>
            </w:rPr>
          </w:rPrChange>
        </w:rPr>
      </w:pPr>
      <w:r>
        <w:rPr>
          <w:rFonts w:ascii="Times New Roman" w:hAnsi="Times New Roman" w:eastAsia="新宋体" w:cs="Times New Roman"/>
          <w:rPrChange w:id="8574" w:author="China" w:date="2017-06-06T20:51:00Z">
            <w:rPr>
              <w:rFonts w:ascii="新宋体" w:hAnsi="新宋体" w:eastAsia="新宋体"/>
            </w:rPr>
          </w:rPrChange>
        </w:rPr>
        <w:t xml:space="preserve">            </w:t>
      </w:r>
      <w:r>
        <w:rPr>
          <w:rFonts w:ascii="Times New Roman" w:hAnsi="Times New Roman" w:eastAsia="新宋体" w:cs="Times New Roman"/>
          <w:rPrChange w:id="8575" w:author="China" w:date="2017-06-06T20:51:00Z">
            <w:rPr>
              <w:rFonts w:ascii="新宋体" w:hAnsi="新宋体" w:eastAsia="新宋体"/>
            </w:rPr>
          </w:rPrChange>
        </w:rPr>
        <w:t>chart2.ChartAreas[</w:t>
      </w:r>
      <w:r>
        <w:rPr>
          <w:rFonts w:ascii="Times New Roman" w:hAnsi="Times New Roman" w:eastAsia="新宋体" w:cs="Times New Roman"/>
          <w:color w:val="A31515"/>
          <w:rPrChange w:id="8576" w:author="China" w:date="2017-06-06T20:51:00Z">
            <w:rPr>
              <w:rFonts w:ascii="新宋体" w:hAnsi="新宋体" w:eastAsia="新宋体"/>
              <w:color w:val="A31515"/>
            </w:rPr>
          </w:rPrChange>
        </w:rPr>
        <w:t>"ChartArea1"</w:t>
      </w:r>
      <w:r>
        <w:rPr>
          <w:rFonts w:ascii="Times New Roman" w:hAnsi="Times New Roman" w:eastAsia="新宋体" w:cs="Times New Roman"/>
          <w:rPrChange w:id="8577" w:author="China" w:date="2017-06-06T20:51:00Z">
            <w:rPr>
              <w:rFonts w:ascii="新宋体" w:hAnsi="新宋体" w:eastAsia="新宋体"/>
            </w:rPr>
          </w:rPrChange>
        </w:rPr>
        <w:t xml:space="preserve">].BackColor = </w:t>
      </w:r>
      <w:r>
        <w:rPr>
          <w:rFonts w:ascii="Times New Roman" w:hAnsi="Times New Roman" w:eastAsia="新宋体" w:cs="Times New Roman"/>
          <w:color w:val="2B91AF"/>
          <w:rPrChange w:id="8578" w:author="China" w:date="2017-06-06T20:51:00Z">
            <w:rPr>
              <w:rFonts w:ascii="新宋体" w:hAnsi="新宋体" w:eastAsia="新宋体"/>
              <w:color w:val="2B91AF"/>
            </w:rPr>
          </w:rPrChange>
        </w:rPr>
        <w:t>Color</w:t>
      </w:r>
      <w:r>
        <w:rPr>
          <w:rFonts w:ascii="Times New Roman" w:hAnsi="Times New Roman" w:eastAsia="新宋体" w:cs="Times New Roman"/>
          <w:rPrChange w:id="8579" w:author="China" w:date="2017-06-06T20:51:00Z">
            <w:rPr>
              <w:rFonts w:ascii="新宋体" w:hAnsi="新宋体" w:eastAsia="新宋体"/>
            </w:rPr>
          </w:rPrChange>
        </w:rPr>
        <w:t>.WhiteSmoke;</w:t>
      </w:r>
    </w:p>
    <w:p>
      <w:pPr>
        <w:ind w:firstLine="480"/>
        <w:jc w:val="left"/>
        <w:rPr>
          <w:rFonts w:ascii="Times New Roman" w:hAnsi="Times New Roman" w:eastAsia="新宋体" w:cs="Times New Roman"/>
          <w:rPrChange w:id="8580" w:author="China" w:date="2017-06-06T20:51:00Z">
            <w:rPr>
              <w:rFonts w:ascii="新宋体" w:hAnsi="新宋体" w:eastAsia="新宋体"/>
            </w:rPr>
          </w:rPrChange>
        </w:rPr>
      </w:pPr>
      <w:r>
        <w:rPr>
          <w:rFonts w:ascii="Times New Roman" w:hAnsi="Times New Roman" w:eastAsia="新宋体" w:cs="Times New Roman"/>
          <w:rPrChange w:id="8581" w:author="China" w:date="2017-06-06T20:51:00Z">
            <w:rPr>
              <w:rFonts w:ascii="新宋体" w:hAnsi="新宋体" w:eastAsia="新宋体"/>
            </w:rPr>
          </w:rPrChange>
        </w:rPr>
        <w:t xml:space="preserve">            </w:t>
      </w:r>
      <w:r>
        <w:rPr>
          <w:rFonts w:ascii="Times New Roman" w:hAnsi="Times New Roman" w:eastAsia="新宋体" w:cs="Times New Roman"/>
          <w:rPrChange w:id="8582" w:author="China" w:date="2017-06-06T20:51:00Z">
            <w:rPr>
              <w:rFonts w:ascii="新宋体" w:hAnsi="新宋体" w:eastAsia="新宋体"/>
            </w:rPr>
          </w:rPrChange>
        </w:rPr>
        <w:t>chart2.ChartAreas[</w:t>
      </w:r>
      <w:r>
        <w:rPr>
          <w:rFonts w:ascii="Times New Roman" w:hAnsi="Times New Roman" w:eastAsia="新宋体" w:cs="Times New Roman"/>
          <w:color w:val="A31515"/>
          <w:rPrChange w:id="8583" w:author="China" w:date="2017-06-06T20:51:00Z">
            <w:rPr>
              <w:rFonts w:ascii="新宋体" w:hAnsi="新宋体" w:eastAsia="新宋体"/>
              <w:color w:val="A31515"/>
            </w:rPr>
          </w:rPrChange>
        </w:rPr>
        <w:t>"ChartArea1"</w:t>
      </w:r>
      <w:r>
        <w:rPr>
          <w:rFonts w:ascii="Times New Roman" w:hAnsi="Times New Roman" w:eastAsia="新宋体" w:cs="Times New Roman"/>
          <w:rPrChange w:id="8584" w:author="China" w:date="2017-06-06T20:51:00Z">
            <w:rPr>
              <w:rFonts w:ascii="新宋体" w:hAnsi="新宋体" w:eastAsia="新宋体"/>
            </w:rPr>
          </w:rPrChange>
        </w:rPr>
        <w:t xml:space="preserve">].BackHatchStyle = </w:t>
      </w:r>
      <w:r>
        <w:rPr>
          <w:rFonts w:ascii="Times New Roman" w:hAnsi="Times New Roman" w:eastAsia="新宋体" w:cs="Times New Roman"/>
          <w:color w:val="2B91AF"/>
          <w:rPrChange w:id="8585" w:author="China" w:date="2017-06-06T20:51:00Z">
            <w:rPr>
              <w:rFonts w:ascii="新宋体" w:hAnsi="新宋体" w:eastAsia="新宋体"/>
              <w:color w:val="2B91AF"/>
            </w:rPr>
          </w:rPrChange>
        </w:rPr>
        <w:t>ChartHatchStyle</w:t>
      </w:r>
      <w:r>
        <w:rPr>
          <w:rFonts w:ascii="Times New Roman" w:hAnsi="Times New Roman" w:eastAsia="新宋体" w:cs="Times New Roman"/>
          <w:rPrChange w:id="8586" w:author="China" w:date="2017-06-06T20:51:00Z">
            <w:rPr>
              <w:rFonts w:ascii="新宋体" w:hAnsi="新宋体" w:eastAsia="新宋体"/>
            </w:rPr>
          </w:rPrChange>
        </w:rPr>
        <w:t>.Cross;</w:t>
      </w:r>
    </w:p>
    <w:p>
      <w:pPr>
        <w:ind w:firstLine="480"/>
        <w:jc w:val="left"/>
        <w:rPr>
          <w:rFonts w:ascii="Times New Roman" w:hAnsi="Times New Roman" w:eastAsia="新宋体" w:cs="Times New Roman"/>
          <w:rPrChange w:id="8587" w:author="China" w:date="2017-06-06T20:51:00Z">
            <w:rPr>
              <w:rFonts w:ascii="新宋体" w:hAnsi="新宋体" w:eastAsia="新宋体"/>
            </w:rPr>
          </w:rPrChange>
        </w:rPr>
      </w:pPr>
      <w:r>
        <w:rPr>
          <w:rFonts w:ascii="Times New Roman" w:hAnsi="Times New Roman" w:eastAsia="新宋体" w:cs="Times New Roman"/>
          <w:rPrChange w:id="8588" w:author="China" w:date="2017-06-06T20:51:00Z">
            <w:rPr>
              <w:rFonts w:ascii="新宋体" w:hAnsi="新宋体" w:eastAsia="新宋体"/>
            </w:rPr>
          </w:rPrChange>
        </w:rPr>
        <w:t xml:space="preserve">            </w:t>
      </w:r>
      <w:r>
        <w:rPr>
          <w:rFonts w:ascii="Times New Roman" w:hAnsi="Times New Roman" w:eastAsia="新宋体" w:cs="Times New Roman"/>
          <w:rPrChange w:id="8589" w:author="China" w:date="2017-06-06T20:51:00Z">
            <w:rPr>
              <w:rFonts w:ascii="新宋体" w:hAnsi="新宋体" w:eastAsia="新宋体"/>
            </w:rPr>
          </w:rPrChange>
        </w:rPr>
        <w:t>chart2.ChartAreas[</w:t>
      </w:r>
      <w:r>
        <w:rPr>
          <w:rFonts w:ascii="Times New Roman" w:hAnsi="Times New Roman" w:eastAsia="新宋体" w:cs="Times New Roman"/>
          <w:color w:val="A31515"/>
          <w:rPrChange w:id="8590" w:author="China" w:date="2017-06-06T20:51:00Z">
            <w:rPr>
              <w:rFonts w:ascii="新宋体" w:hAnsi="新宋体" w:eastAsia="新宋体"/>
              <w:color w:val="A31515"/>
            </w:rPr>
          </w:rPrChange>
        </w:rPr>
        <w:t>"ChartArea1"</w:t>
      </w:r>
      <w:r>
        <w:rPr>
          <w:rFonts w:ascii="Times New Roman" w:hAnsi="Times New Roman" w:eastAsia="新宋体" w:cs="Times New Roman"/>
          <w:rPrChange w:id="8591" w:author="China" w:date="2017-06-06T20:51:00Z">
            <w:rPr>
              <w:rFonts w:ascii="新宋体" w:hAnsi="新宋体" w:eastAsia="新宋体"/>
            </w:rPr>
          </w:rPrChange>
        </w:rPr>
        <w:t xml:space="preserve">].BackGradientStyle = </w:t>
      </w:r>
      <w:r>
        <w:rPr>
          <w:rFonts w:ascii="Times New Roman" w:hAnsi="Times New Roman" w:eastAsia="新宋体" w:cs="Times New Roman"/>
          <w:color w:val="2B91AF"/>
          <w:rPrChange w:id="8592" w:author="China" w:date="2017-06-06T20:51:00Z">
            <w:rPr>
              <w:rFonts w:ascii="新宋体" w:hAnsi="新宋体" w:eastAsia="新宋体"/>
              <w:color w:val="2B91AF"/>
            </w:rPr>
          </w:rPrChange>
        </w:rPr>
        <w:t>GradientStyle</w:t>
      </w:r>
      <w:r>
        <w:rPr>
          <w:rFonts w:ascii="Times New Roman" w:hAnsi="Times New Roman" w:eastAsia="新宋体" w:cs="Times New Roman"/>
          <w:rPrChange w:id="8593" w:author="China" w:date="2017-06-06T20:51:00Z">
            <w:rPr>
              <w:rFonts w:ascii="新宋体" w:hAnsi="新宋体" w:eastAsia="新宋体"/>
            </w:rPr>
          </w:rPrChange>
        </w:rPr>
        <w:t>.TopBottom;</w:t>
      </w:r>
    </w:p>
    <w:p>
      <w:pPr>
        <w:ind w:firstLine="480"/>
        <w:jc w:val="left"/>
        <w:rPr>
          <w:rFonts w:ascii="Times New Roman" w:hAnsi="Times New Roman" w:eastAsia="新宋体" w:cs="Times New Roman"/>
          <w:rPrChange w:id="8594" w:author="China" w:date="2017-06-06T20:51:00Z">
            <w:rPr>
              <w:rFonts w:ascii="新宋体" w:hAnsi="新宋体" w:eastAsia="新宋体"/>
            </w:rPr>
          </w:rPrChange>
        </w:rPr>
      </w:pPr>
      <w:r>
        <w:rPr>
          <w:rFonts w:ascii="Times New Roman" w:hAnsi="Times New Roman" w:eastAsia="新宋体" w:cs="Times New Roman"/>
          <w:rPrChange w:id="8595" w:author="China" w:date="2017-06-06T20:51:00Z">
            <w:rPr>
              <w:rFonts w:ascii="新宋体" w:hAnsi="新宋体" w:eastAsia="新宋体"/>
            </w:rPr>
          </w:rPrChange>
        </w:rPr>
        <w:t xml:space="preserve">            chart2.BackColor = </w:t>
      </w:r>
      <w:r>
        <w:rPr>
          <w:rFonts w:ascii="Times New Roman" w:hAnsi="Times New Roman" w:eastAsia="新宋体" w:cs="Times New Roman"/>
          <w:color w:val="2B91AF"/>
          <w:rPrChange w:id="8596" w:author="China" w:date="2017-06-06T20:51:00Z">
            <w:rPr>
              <w:rFonts w:ascii="新宋体" w:hAnsi="新宋体" w:eastAsia="新宋体"/>
              <w:color w:val="2B91AF"/>
            </w:rPr>
          </w:rPrChange>
        </w:rPr>
        <w:t>Color</w:t>
      </w:r>
      <w:r>
        <w:rPr>
          <w:rFonts w:ascii="Times New Roman" w:hAnsi="Times New Roman" w:eastAsia="新宋体" w:cs="Times New Roman"/>
          <w:rPrChange w:id="8597" w:author="China" w:date="2017-06-06T20:51:00Z">
            <w:rPr>
              <w:rFonts w:ascii="新宋体" w:hAnsi="新宋体" w:eastAsia="新宋体"/>
            </w:rPr>
          </w:rPrChange>
        </w:rPr>
        <w:t>.WhiteSmoke;</w:t>
      </w:r>
    </w:p>
    <w:p>
      <w:pPr>
        <w:ind w:firstLine="480"/>
        <w:jc w:val="left"/>
        <w:rPr>
          <w:rFonts w:ascii="Times New Roman" w:hAnsi="Times New Roman" w:eastAsia="新宋体" w:cs="Times New Roman"/>
          <w:rPrChange w:id="8598" w:author="China" w:date="2017-06-06T20:51:00Z">
            <w:rPr>
              <w:rFonts w:ascii="新宋体" w:hAnsi="新宋体" w:eastAsia="新宋体"/>
            </w:rPr>
          </w:rPrChange>
        </w:rPr>
      </w:pPr>
      <w:r>
        <w:rPr>
          <w:rFonts w:ascii="Times New Roman" w:hAnsi="Times New Roman" w:eastAsia="新宋体" w:cs="Times New Roman"/>
          <w:rPrChange w:id="8599" w:author="China" w:date="2017-06-06T20:51:00Z">
            <w:rPr>
              <w:rFonts w:ascii="新宋体" w:hAnsi="新宋体" w:eastAsia="新宋体"/>
            </w:rPr>
          </w:rPrChange>
        </w:rPr>
        <w:t xml:space="preserve">            chart2.BackGradientStyle = </w:t>
      </w:r>
      <w:r>
        <w:rPr>
          <w:rFonts w:ascii="Times New Roman" w:hAnsi="Times New Roman" w:eastAsia="新宋体" w:cs="Times New Roman"/>
          <w:color w:val="2B91AF"/>
          <w:rPrChange w:id="8600" w:author="China" w:date="2017-06-06T20:51:00Z">
            <w:rPr>
              <w:rFonts w:ascii="新宋体" w:hAnsi="新宋体" w:eastAsia="新宋体"/>
              <w:color w:val="2B91AF"/>
            </w:rPr>
          </w:rPrChange>
        </w:rPr>
        <w:t>Gradien</w:t>
      </w:r>
      <w:r>
        <w:rPr>
          <w:rFonts w:ascii="Times New Roman" w:hAnsi="Times New Roman" w:eastAsia="新宋体" w:cs="Times New Roman"/>
          <w:color w:val="2B91AF"/>
          <w:rPrChange w:id="8601" w:author="China" w:date="2017-06-06T20:51:00Z">
            <w:rPr>
              <w:rFonts w:ascii="新宋体" w:hAnsi="新宋体" w:eastAsia="新宋体"/>
              <w:color w:val="2B91AF"/>
            </w:rPr>
          </w:rPrChange>
        </w:rPr>
        <w:t>tStyle</w:t>
      </w:r>
      <w:r>
        <w:rPr>
          <w:rFonts w:ascii="Times New Roman" w:hAnsi="Times New Roman" w:eastAsia="新宋体" w:cs="Times New Roman"/>
          <w:rPrChange w:id="8602" w:author="China" w:date="2017-06-06T20:51:00Z">
            <w:rPr>
              <w:rFonts w:ascii="新宋体" w:hAnsi="新宋体" w:eastAsia="新宋体"/>
            </w:rPr>
          </w:rPrChange>
        </w:rPr>
        <w:t>.TopBottom;</w:t>
      </w:r>
    </w:p>
    <w:p>
      <w:pPr>
        <w:ind w:firstLine="480"/>
        <w:jc w:val="left"/>
        <w:rPr>
          <w:rFonts w:ascii="Times New Roman" w:hAnsi="Times New Roman" w:eastAsia="新宋体" w:cs="Times New Roman"/>
          <w:rPrChange w:id="8603" w:author="China" w:date="2017-06-06T20:51:00Z">
            <w:rPr>
              <w:rFonts w:ascii="新宋体" w:hAnsi="新宋体" w:eastAsia="新宋体"/>
            </w:rPr>
          </w:rPrChange>
        </w:rPr>
      </w:pPr>
      <w:r>
        <w:rPr>
          <w:rFonts w:ascii="Times New Roman" w:hAnsi="Times New Roman" w:eastAsia="新宋体" w:cs="Times New Roman"/>
          <w:rPrChange w:id="8604" w:author="China" w:date="2017-06-06T20:51:00Z">
            <w:rPr>
              <w:rFonts w:ascii="新宋体" w:hAnsi="新宋体" w:eastAsia="新宋体"/>
            </w:rPr>
          </w:rPrChange>
        </w:rPr>
        <w:t xml:space="preserve">            chart2.BorderlineDashStyle = </w:t>
      </w:r>
      <w:r>
        <w:rPr>
          <w:rFonts w:ascii="Times New Roman" w:hAnsi="Times New Roman" w:eastAsia="新宋体" w:cs="Times New Roman"/>
          <w:color w:val="2B91AF"/>
          <w:rPrChange w:id="8605" w:author="China" w:date="2017-06-06T20:51:00Z">
            <w:rPr>
              <w:rFonts w:ascii="新宋体" w:hAnsi="新宋体" w:eastAsia="新宋体"/>
              <w:color w:val="2B91AF"/>
            </w:rPr>
          </w:rPrChange>
        </w:rPr>
        <w:t>ChartDashStyle</w:t>
      </w:r>
      <w:r>
        <w:rPr>
          <w:rFonts w:ascii="Times New Roman" w:hAnsi="Times New Roman" w:eastAsia="新宋体" w:cs="Times New Roman"/>
          <w:rPrChange w:id="8606" w:author="China" w:date="2017-06-06T20:51:00Z">
            <w:rPr>
              <w:rFonts w:ascii="新宋体" w:hAnsi="新宋体" w:eastAsia="新宋体"/>
            </w:rPr>
          </w:rPrChange>
        </w:rPr>
        <w:t>.Solid;</w:t>
      </w:r>
    </w:p>
    <w:p>
      <w:pPr>
        <w:ind w:firstLine="480"/>
        <w:jc w:val="left"/>
        <w:rPr>
          <w:rFonts w:ascii="Times New Roman" w:hAnsi="Times New Roman" w:eastAsia="新宋体" w:cs="Times New Roman"/>
          <w:rPrChange w:id="8607" w:author="China" w:date="2017-06-06T20:51:00Z">
            <w:rPr>
              <w:rFonts w:ascii="新宋体" w:hAnsi="新宋体" w:eastAsia="新宋体"/>
            </w:rPr>
          </w:rPrChange>
        </w:rPr>
      </w:pPr>
      <w:r>
        <w:rPr>
          <w:rFonts w:ascii="Times New Roman" w:hAnsi="Times New Roman" w:eastAsia="新宋体" w:cs="Times New Roman"/>
          <w:rPrChange w:id="8608" w:author="China" w:date="2017-06-06T20:51:00Z">
            <w:rPr>
              <w:rFonts w:ascii="新宋体" w:hAnsi="新宋体" w:eastAsia="新宋体"/>
            </w:rPr>
          </w:rPrChange>
        </w:rPr>
        <w:t xml:space="preserve">            chart2.BorderlineColor = </w:t>
      </w:r>
      <w:r>
        <w:rPr>
          <w:rFonts w:ascii="Times New Roman" w:hAnsi="Times New Roman" w:eastAsia="新宋体" w:cs="Times New Roman"/>
          <w:color w:val="2B91AF"/>
          <w:rPrChange w:id="8609" w:author="China" w:date="2017-06-06T20:51:00Z">
            <w:rPr>
              <w:rFonts w:ascii="新宋体" w:hAnsi="新宋体" w:eastAsia="新宋体"/>
              <w:color w:val="2B91AF"/>
            </w:rPr>
          </w:rPrChange>
        </w:rPr>
        <w:t>Color</w:t>
      </w:r>
      <w:r>
        <w:rPr>
          <w:rFonts w:ascii="Times New Roman" w:hAnsi="Times New Roman" w:eastAsia="新宋体" w:cs="Times New Roman"/>
          <w:rPrChange w:id="8610" w:author="China" w:date="2017-06-06T20:51:00Z">
            <w:rPr>
              <w:rFonts w:ascii="新宋体" w:hAnsi="新宋体" w:eastAsia="新宋体"/>
            </w:rPr>
          </w:rPrChange>
        </w:rPr>
        <w:t>.Navy;</w:t>
      </w:r>
    </w:p>
    <w:p>
      <w:pPr>
        <w:ind w:firstLine="480"/>
        <w:jc w:val="left"/>
        <w:rPr>
          <w:rFonts w:ascii="Times New Roman" w:hAnsi="Times New Roman" w:eastAsia="新宋体" w:cs="Times New Roman"/>
          <w:rPrChange w:id="8611" w:author="China" w:date="2017-06-06T20:51:00Z">
            <w:rPr>
              <w:rFonts w:ascii="新宋体" w:hAnsi="新宋体" w:eastAsia="新宋体"/>
            </w:rPr>
          </w:rPrChange>
        </w:rPr>
      </w:pPr>
      <w:r>
        <w:rPr>
          <w:rFonts w:ascii="Times New Roman" w:hAnsi="Times New Roman" w:eastAsia="新宋体" w:cs="Times New Roman"/>
          <w:rPrChange w:id="8612" w:author="China" w:date="2017-06-06T20:51:00Z">
            <w:rPr>
              <w:rFonts w:ascii="新宋体" w:hAnsi="新宋体" w:eastAsia="新宋体"/>
            </w:rPr>
          </w:rPrChange>
        </w:rPr>
        <w:t xml:space="preserve">            chart2.BorderlineWidth = 2;</w:t>
      </w:r>
    </w:p>
    <w:p>
      <w:pPr>
        <w:ind w:firstLine="480"/>
        <w:jc w:val="left"/>
        <w:rPr>
          <w:rFonts w:ascii="Times New Roman" w:hAnsi="Times New Roman" w:eastAsia="新宋体" w:cs="Times New Roman"/>
          <w:rPrChange w:id="8613" w:author="China" w:date="2017-06-06T20:51:00Z">
            <w:rPr>
              <w:rFonts w:ascii="新宋体" w:hAnsi="新宋体" w:eastAsia="新宋体"/>
            </w:rPr>
          </w:rPrChange>
        </w:rPr>
      </w:pPr>
      <w:r>
        <w:rPr>
          <w:rFonts w:ascii="Times New Roman" w:hAnsi="Times New Roman" w:eastAsia="新宋体" w:cs="Times New Roman"/>
          <w:rPrChange w:id="8614" w:author="China" w:date="2017-06-06T20:51:00Z">
            <w:rPr>
              <w:rFonts w:ascii="新宋体" w:hAnsi="新宋体" w:eastAsia="新宋体"/>
            </w:rPr>
          </w:rPrChange>
        </w:rPr>
        <w:t xml:space="preserve">            chart2.BorderSkin.SkinStyle = </w:t>
      </w:r>
      <w:r>
        <w:rPr>
          <w:rFonts w:ascii="Times New Roman" w:hAnsi="Times New Roman" w:eastAsia="新宋体" w:cs="Times New Roman"/>
          <w:color w:val="2B91AF"/>
          <w:rPrChange w:id="8615" w:author="China" w:date="2017-06-06T20:51:00Z">
            <w:rPr>
              <w:rFonts w:ascii="新宋体" w:hAnsi="新宋体" w:eastAsia="新宋体"/>
              <w:color w:val="2B91AF"/>
            </w:rPr>
          </w:rPrChange>
        </w:rPr>
        <w:t>BorderSkinStyle</w:t>
      </w:r>
      <w:r>
        <w:rPr>
          <w:rFonts w:ascii="Times New Roman" w:hAnsi="Times New Roman" w:eastAsia="新宋体" w:cs="Times New Roman"/>
          <w:rPrChange w:id="8616" w:author="China" w:date="2017-06-06T20:51:00Z">
            <w:rPr>
              <w:rFonts w:ascii="新宋体" w:hAnsi="新宋体" w:eastAsia="新宋体"/>
            </w:rPr>
          </w:rPrChange>
        </w:rPr>
        <w:t>.Emboss;</w:t>
      </w:r>
    </w:p>
    <w:p>
      <w:pPr>
        <w:ind w:firstLine="480"/>
        <w:jc w:val="left"/>
        <w:rPr>
          <w:rFonts w:ascii="Times New Roman" w:hAnsi="Times New Roman" w:eastAsia="新宋体" w:cs="Times New Roman"/>
          <w:rPrChange w:id="8617" w:author="China" w:date="2017-06-06T20:51:00Z">
            <w:rPr>
              <w:rFonts w:ascii="新宋体" w:hAnsi="新宋体" w:eastAsia="新宋体"/>
            </w:rPr>
          </w:rPrChange>
        </w:rPr>
      </w:pPr>
      <w:r>
        <w:rPr>
          <w:rFonts w:ascii="Times New Roman" w:hAnsi="Times New Roman" w:eastAsia="新宋体" w:cs="Times New Roman"/>
          <w:color w:val="0000FF"/>
          <w:rPrChange w:id="8618" w:author="China" w:date="2017-06-06T20:51:00Z">
            <w:rPr>
              <w:rFonts w:ascii="新宋体" w:hAnsi="新宋体" w:eastAsia="新宋体"/>
              <w:color w:val="0000FF"/>
            </w:rPr>
          </w:rPrChange>
        </w:rPr>
        <w:t xml:space="preserve">            #endregi</w:t>
      </w:r>
      <w:r>
        <w:rPr>
          <w:rFonts w:ascii="Times New Roman" w:hAnsi="Times New Roman" w:eastAsia="新宋体" w:cs="Times New Roman"/>
          <w:color w:val="0000FF"/>
          <w:rPrChange w:id="8619" w:author="China" w:date="2017-06-06T20:51:00Z">
            <w:rPr>
              <w:rFonts w:ascii="新宋体" w:hAnsi="新宋体" w:eastAsia="新宋体"/>
              <w:color w:val="0000FF"/>
            </w:rPr>
          </w:rPrChange>
        </w:rPr>
        <w:t>on</w:t>
      </w:r>
    </w:p>
    <w:p>
      <w:pPr>
        <w:ind w:firstLine="480"/>
        <w:jc w:val="left"/>
        <w:rPr>
          <w:rFonts w:ascii="Times New Roman" w:hAnsi="Times New Roman" w:eastAsia="新宋体" w:cs="Times New Roman"/>
          <w:rPrChange w:id="8620" w:author="China" w:date="2017-06-06T20:51:00Z">
            <w:rPr>
              <w:rFonts w:ascii="新宋体" w:hAnsi="新宋体" w:eastAsia="新宋体"/>
            </w:rPr>
          </w:rPrChange>
        </w:rPr>
      </w:pPr>
      <w:r>
        <w:rPr>
          <w:rFonts w:ascii="Times New Roman" w:hAnsi="Times New Roman" w:eastAsia="新宋体" w:cs="Times New Roman"/>
          <w:rPrChange w:id="8621" w:author="China" w:date="2017-06-06T20:51:00Z">
            <w:rPr>
              <w:rFonts w:ascii="新宋体" w:hAnsi="新宋体" w:eastAsia="新宋体"/>
            </w:rPr>
          </w:rPrChange>
        </w:rPr>
        <w:t xml:space="preserve">            </w:t>
      </w:r>
      <w:r>
        <w:rPr>
          <w:rFonts w:ascii="Times New Roman" w:hAnsi="Times New Roman" w:eastAsia="新宋体" w:cs="Times New Roman"/>
          <w:rPrChange w:id="8622" w:author="China" w:date="2017-06-06T20:51:00Z">
            <w:rPr>
              <w:rFonts w:ascii="新宋体" w:hAnsi="新宋体" w:eastAsia="新宋体"/>
            </w:rPr>
          </w:rPrChange>
        </w:rPr>
        <w:t>chart2.Legends[</w:t>
      </w:r>
      <w:r>
        <w:rPr>
          <w:rFonts w:ascii="Times New Roman" w:hAnsi="Times New Roman" w:eastAsia="新宋体" w:cs="Times New Roman"/>
          <w:rPrChange w:id="8623" w:author="China" w:date="2017-06-06T20:51:00Z">
            <w:rPr>
              <w:rFonts w:ascii="新宋体" w:hAnsi="新宋体" w:eastAsia="新宋体"/>
            </w:rPr>
          </w:rPrChange>
        </w:rPr>
        <w:t xml:space="preserve">0].BackColor = </w:t>
      </w:r>
      <w:r>
        <w:rPr>
          <w:rFonts w:ascii="Times New Roman" w:hAnsi="Times New Roman" w:eastAsia="新宋体" w:cs="Times New Roman"/>
          <w:color w:val="2B91AF"/>
          <w:rPrChange w:id="8624" w:author="China" w:date="2017-06-06T20:51:00Z">
            <w:rPr>
              <w:rFonts w:ascii="新宋体" w:hAnsi="新宋体" w:eastAsia="新宋体"/>
              <w:color w:val="2B91AF"/>
            </w:rPr>
          </w:rPrChange>
        </w:rPr>
        <w:t>Color</w:t>
      </w:r>
      <w:r>
        <w:rPr>
          <w:rFonts w:ascii="Times New Roman" w:hAnsi="Times New Roman" w:eastAsia="新宋体" w:cs="Times New Roman"/>
          <w:rPrChange w:id="8625" w:author="China" w:date="2017-06-06T20:51:00Z">
            <w:rPr>
              <w:rFonts w:ascii="新宋体" w:hAnsi="新宋体" w:eastAsia="新宋体"/>
            </w:rPr>
          </w:rPrChange>
        </w:rPr>
        <w:t>.Transparent;</w:t>
      </w:r>
    </w:p>
    <w:p>
      <w:pPr>
        <w:ind w:firstLine="480"/>
        <w:jc w:val="left"/>
        <w:rPr>
          <w:rFonts w:ascii="Times New Roman" w:hAnsi="Times New Roman" w:eastAsia="新宋体" w:cs="Times New Roman"/>
          <w:rPrChange w:id="8626" w:author="China" w:date="2017-06-06T20:51:00Z">
            <w:rPr>
              <w:rFonts w:ascii="新宋体" w:hAnsi="新宋体" w:eastAsia="新宋体"/>
            </w:rPr>
          </w:rPrChange>
        </w:rPr>
      </w:pPr>
    </w:p>
    <w:p>
      <w:pPr>
        <w:ind w:firstLine="480"/>
        <w:jc w:val="left"/>
        <w:rPr>
          <w:rFonts w:ascii="Times New Roman" w:hAnsi="Times New Roman" w:eastAsia="新宋体" w:cs="Times New Roman"/>
          <w:rPrChange w:id="8627" w:author="China" w:date="2017-06-06T20:51:00Z">
            <w:rPr>
              <w:rFonts w:ascii="新宋体" w:hAnsi="新宋体" w:eastAsia="新宋体"/>
            </w:rPr>
          </w:rPrChange>
        </w:rPr>
      </w:pPr>
      <w:r>
        <w:rPr>
          <w:rFonts w:ascii="Times New Roman" w:hAnsi="Times New Roman" w:eastAsia="新宋体" w:cs="Times New Roman"/>
          <w:rPrChange w:id="8628"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629" w:author="China" w:date="2017-06-06T20:51:00Z">
            <w:rPr>
              <w:rFonts w:ascii="新宋体" w:hAnsi="新宋体" w:eastAsia="新宋体"/>
            </w:rPr>
          </w:rPrChange>
        </w:rPr>
      </w:pPr>
    </w:p>
    <w:p>
      <w:pPr>
        <w:ind w:firstLine="480"/>
        <w:jc w:val="left"/>
        <w:rPr>
          <w:rFonts w:ascii="Times New Roman" w:hAnsi="Times New Roman" w:eastAsia="新宋体" w:cs="Times New Roman"/>
          <w:rPrChange w:id="8630" w:author="China" w:date="2017-06-06T20:51:00Z">
            <w:rPr>
              <w:rFonts w:ascii="新宋体" w:hAnsi="新宋体" w:eastAsia="新宋体"/>
            </w:rPr>
          </w:rPrChange>
        </w:rPr>
      </w:pPr>
      <w:r>
        <w:rPr>
          <w:rFonts w:ascii="Times New Roman" w:hAnsi="Times New Roman" w:eastAsia="新宋体" w:cs="Times New Roman"/>
          <w:rPrChange w:id="8631" w:author="China" w:date="2017-06-06T20:51:00Z">
            <w:rPr>
              <w:rFonts w:ascii="新宋体" w:hAnsi="新宋体" w:eastAsia="新宋体"/>
            </w:rPr>
          </w:rPrChange>
        </w:rPr>
        <w:t xml:space="preserve">        </w:t>
      </w:r>
      <w:r>
        <w:rPr>
          <w:rFonts w:ascii="Times New Roman" w:hAnsi="Times New Roman" w:eastAsia="新宋体" w:cs="Times New Roman"/>
          <w:color w:val="0000FF"/>
          <w:rPrChange w:id="8632" w:author="China" w:date="2017-06-06T20:51:00Z">
            <w:rPr>
              <w:rFonts w:ascii="新宋体" w:hAnsi="新宋体" w:eastAsia="新宋体"/>
              <w:color w:val="0000FF"/>
            </w:rPr>
          </w:rPrChange>
        </w:rPr>
        <w:t>private</w:t>
      </w:r>
      <w:r>
        <w:rPr>
          <w:rFonts w:ascii="Times New Roman" w:hAnsi="Times New Roman" w:eastAsia="新宋体" w:cs="Times New Roman"/>
          <w:rPrChange w:id="8633" w:author="China" w:date="2017-06-06T20:51:00Z">
            <w:rPr>
              <w:rFonts w:ascii="新宋体" w:hAnsi="新宋体" w:eastAsia="新宋体"/>
            </w:rPr>
          </w:rPrChange>
        </w:rPr>
        <w:t xml:space="preserve"> </w:t>
      </w:r>
      <w:r>
        <w:rPr>
          <w:rFonts w:ascii="Times New Roman" w:hAnsi="Times New Roman" w:eastAsia="新宋体" w:cs="Times New Roman"/>
          <w:color w:val="0000FF"/>
          <w:rPrChange w:id="8634" w:author="China" w:date="2017-06-06T20:51:00Z">
            <w:rPr>
              <w:rFonts w:ascii="新宋体" w:hAnsi="新宋体" w:eastAsia="新宋体"/>
              <w:color w:val="0000FF"/>
            </w:rPr>
          </w:rPrChange>
        </w:rPr>
        <w:t>void</w:t>
      </w:r>
      <w:r>
        <w:rPr>
          <w:rFonts w:ascii="Times New Roman" w:hAnsi="Times New Roman" w:eastAsia="新宋体" w:cs="Times New Roman"/>
          <w:rPrChange w:id="8635" w:author="China" w:date="2017-06-06T20:51:00Z">
            <w:rPr>
              <w:rFonts w:ascii="新宋体" w:hAnsi="新宋体" w:eastAsia="新宋体"/>
            </w:rPr>
          </w:rPrChange>
        </w:rPr>
        <w:t xml:space="preserve"> frmWavelet_Load(</w:t>
      </w:r>
      <w:r>
        <w:rPr>
          <w:rFonts w:ascii="Times New Roman" w:hAnsi="Times New Roman" w:eastAsia="新宋体" w:cs="Times New Roman"/>
          <w:color w:val="0000FF"/>
          <w:rPrChange w:id="8636" w:author="China" w:date="2017-06-06T20:51:00Z">
            <w:rPr>
              <w:rFonts w:ascii="新宋体" w:hAnsi="新宋体" w:eastAsia="新宋体"/>
              <w:color w:val="0000FF"/>
            </w:rPr>
          </w:rPrChange>
        </w:rPr>
        <w:t>object</w:t>
      </w:r>
      <w:r>
        <w:rPr>
          <w:rFonts w:ascii="Times New Roman" w:hAnsi="Times New Roman" w:eastAsia="新宋体" w:cs="Times New Roman"/>
          <w:rPrChange w:id="8637" w:author="China" w:date="2017-06-06T20:51:00Z">
            <w:rPr>
              <w:rFonts w:ascii="新宋体" w:hAnsi="新宋体" w:eastAsia="新宋体"/>
            </w:rPr>
          </w:rPrChange>
        </w:rPr>
        <w:t xml:space="preserve"> sender</w:t>
      </w:r>
      <w:r>
        <w:rPr>
          <w:rFonts w:hint="eastAsia" w:ascii="Times New Roman" w:hAnsi="Times New Roman" w:eastAsia="新宋体" w:cs="Times New Roman"/>
          <w:rPrChange w:id="8638" w:author="China" w:date="2017-06-06T20:51:00Z">
            <w:rPr>
              <w:rFonts w:hint="eastAsia" w:ascii="新宋体" w:hAnsi="新宋体" w:eastAsia="新宋体"/>
            </w:rPr>
          </w:rPrChange>
        </w:rPr>
        <w:t>，</w:t>
      </w:r>
      <w:r>
        <w:rPr>
          <w:rFonts w:ascii="Times New Roman" w:hAnsi="Times New Roman" w:eastAsia="新宋体" w:cs="Times New Roman"/>
          <w:rPrChange w:id="8639" w:author="China" w:date="2017-06-06T20:51:00Z">
            <w:rPr>
              <w:rFonts w:ascii="新宋体" w:hAnsi="新宋体" w:eastAsia="新宋体"/>
            </w:rPr>
          </w:rPrChange>
        </w:rPr>
        <w:t xml:space="preserve"> </w:t>
      </w:r>
      <w:r>
        <w:rPr>
          <w:rFonts w:ascii="Times New Roman" w:hAnsi="Times New Roman" w:eastAsia="新宋体" w:cs="Times New Roman"/>
          <w:color w:val="2B91AF"/>
          <w:rPrChange w:id="8640" w:author="China" w:date="2017-06-06T20:51:00Z">
            <w:rPr>
              <w:rFonts w:ascii="新宋体" w:hAnsi="新宋体" w:eastAsia="新宋体"/>
              <w:color w:val="2B91AF"/>
            </w:rPr>
          </w:rPrChange>
        </w:rPr>
        <w:t>EventArgs</w:t>
      </w:r>
      <w:r>
        <w:rPr>
          <w:rFonts w:ascii="Times New Roman" w:hAnsi="Times New Roman" w:eastAsia="新宋体" w:cs="Times New Roman"/>
          <w:rPrChange w:id="8641" w:author="China" w:date="2017-06-06T20:51:00Z">
            <w:rPr>
              <w:rFonts w:ascii="新宋体" w:hAnsi="新宋体" w:eastAsia="新宋体"/>
            </w:rPr>
          </w:rPrChange>
        </w:rPr>
        <w:t xml:space="preserve"> e)</w:t>
      </w:r>
    </w:p>
    <w:p>
      <w:pPr>
        <w:ind w:firstLine="480"/>
        <w:jc w:val="left"/>
        <w:rPr>
          <w:rFonts w:ascii="Times New Roman" w:hAnsi="Times New Roman" w:eastAsia="新宋体" w:cs="Times New Roman"/>
          <w:rPrChange w:id="8642" w:author="China" w:date="2017-06-06T20:51:00Z">
            <w:rPr>
              <w:rFonts w:ascii="新宋体" w:hAnsi="新宋体" w:eastAsia="新宋体"/>
            </w:rPr>
          </w:rPrChange>
        </w:rPr>
      </w:pPr>
      <w:r>
        <w:rPr>
          <w:rFonts w:ascii="Times New Roman" w:hAnsi="Times New Roman" w:eastAsia="新宋体" w:cs="Times New Roman"/>
          <w:rPrChange w:id="8643"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644" w:author="China" w:date="2017-06-06T20:51:00Z">
            <w:rPr>
              <w:rFonts w:ascii="新宋体" w:hAnsi="新宋体" w:eastAsia="新宋体"/>
            </w:rPr>
          </w:rPrChange>
        </w:rPr>
      </w:pPr>
      <w:r>
        <w:rPr>
          <w:rFonts w:ascii="Times New Roman" w:hAnsi="Times New Roman" w:eastAsia="新宋体" w:cs="Times New Roman"/>
          <w:rPrChange w:id="8645" w:author="China" w:date="2017-06-06T20:51:00Z">
            <w:rPr>
              <w:rFonts w:ascii="新宋体" w:hAnsi="新宋体" w:eastAsia="新宋体"/>
            </w:rPr>
          </w:rPrChange>
        </w:rPr>
        <w:t xml:space="preserve">            </w:t>
      </w:r>
      <w:r>
        <w:rPr>
          <w:rFonts w:ascii="Times New Roman" w:hAnsi="Times New Roman" w:eastAsia="新宋体" w:cs="Times New Roman"/>
          <w:color w:val="0000FF"/>
          <w:rPrChange w:id="8646" w:author="China" w:date="2017-06-06T20:51:00Z">
            <w:rPr>
              <w:rFonts w:ascii="新宋体" w:hAnsi="新宋体" w:eastAsia="新宋体"/>
              <w:color w:val="0000FF"/>
            </w:rPr>
          </w:rPrChange>
        </w:rPr>
        <w:t>string</w:t>
      </w:r>
      <w:r>
        <w:rPr>
          <w:rFonts w:ascii="Times New Roman" w:hAnsi="Times New Roman" w:eastAsia="新宋体" w:cs="Times New Roman"/>
          <w:rPrChange w:id="8647" w:author="China" w:date="2017-06-06T20:51:00Z">
            <w:rPr>
              <w:rFonts w:ascii="新宋体" w:hAnsi="新宋体" w:eastAsia="新宋体"/>
            </w:rPr>
          </w:rPrChange>
        </w:rPr>
        <w:t xml:space="preserve"> error = </w:t>
      </w:r>
      <w:r>
        <w:rPr>
          <w:rFonts w:ascii="Times New Roman" w:hAnsi="Times New Roman" w:eastAsia="新宋体" w:cs="Times New Roman"/>
          <w:color w:val="0000FF"/>
          <w:rPrChange w:id="8648" w:author="China" w:date="2017-06-06T20:51:00Z">
            <w:rPr>
              <w:rFonts w:ascii="新宋体" w:hAnsi="新宋体" w:eastAsia="新宋体"/>
              <w:color w:val="0000FF"/>
            </w:rPr>
          </w:rPrChange>
        </w:rPr>
        <w:t>string</w:t>
      </w:r>
      <w:r>
        <w:rPr>
          <w:rFonts w:ascii="Times New Roman" w:hAnsi="Times New Roman" w:eastAsia="新宋体" w:cs="Times New Roman"/>
          <w:rPrChange w:id="8649" w:author="China" w:date="2017-06-06T20:51:00Z">
            <w:rPr>
              <w:rFonts w:ascii="新宋体" w:hAnsi="新宋体" w:eastAsia="新宋体"/>
            </w:rPr>
          </w:rPrChange>
        </w:rPr>
        <w:t>.Empty;</w:t>
      </w:r>
    </w:p>
    <w:p>
      <w:pPr>
        <w:ind w:firstLine="480"/>
        <w:jc w:val="left"/>
        <w:rPr>
          <w:rFonts w:ascii="Times New Roman" w:hAnsi="Times New Roman" w:eastAsia="新宋体" w:cs="Times New Roman"/>
          <w:rPrChange w:id="8650" w:author="China" w:date="2017-06-06T20:51:00Z">
            <w:rPr>
              <w:rFonts w:ascii="新宋体" w:hAnsi="新宋体" w:eastAsia="新宋体"/>
            </w:rPr>
          </w:rPrChange>
        </w:rPr>
      </w:pPr>
      <w:r>
        <w:rPr>
          <w:rFonts w:ascii="Times New Roman" w:hAnsi="Times New Roman" w:eastAsia="新宋体" w:cs="Times New Roman"/>
          <w:rPrChange w:id="865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652" w:author="China" w:date="2017-06-06T20:51:00Z">
            <w:rPr>
              <w:rFonts w:ascii="新宋体" w:hAnsi="新宋体" w:eastAsia="新宋体"/>
            </w:rPr>
          </w:rPrChange>
        </w:rPr>
      </w:pPr>
      <w:r>
        <w:rPr>
          <w:rFonts w:ascii="Times New Roman" w:hAnsi="Times New Roman" w:eastAsia="新宋体" w:cs="Times New Roman"/>
          <w:rPrChange w:id="8653" w:author="China" w:date="2017-06-06T20:51:00Z">
            <w:rPr>
              <w:rFonts w:ascii="新宋体" w:hAnsi="新宋体" w:eastAsia="新宋体"/>
            </w:rPr>
          </w:rPrChange>
        </w:rPr>
        <w:t xml:space="preserve">            </w:t>
      </w:r>
      <w:r>
        <w:rPr>
          <w:rFonts w:ascii="Times New Roman" w:hAnsi="Times New Roman" w:eastAsia="新宋体" w:cs="Times New Roman"/>
          <w:color w:val="0000FF"/>
          <w:rPrChange w:id="8654" w:author="China" w:date="2017-06-06T20:51:00Z">
            <w:rPr>
              <w:rFonts w:ascii="新宋体" w:hAnsi="新宋体" w:eastAsia="新宋体"/>
              <w:color w:val="0000FF"/>
            </w:rPr>
          </w:rPrChange>
        </w:rPr>
        <w:t>string</w:t>
      </w:r>
      <w:r>
        <w:rPr>
          <w:rFonts w:ascii="Times New Roman" w:hAnsi="Times New Roman" w:eastAsia="新宋体" w:cs="Times New Roman"/>
          <w:rPrChange w:id="8655" w:author="China" w:date="2017-06-06T20:51:00Z">
            <w:rPr>
              <w:rFonts w:ascii="新宋体" w:hAnsi="新宋体" w:eastAsia="新宋体"/>
            </w:rPr>
          </w:rPrChange>
        </w:rPr>
        <w:t xml:space="preserve"> strConn = </w:t>
      </w:r>
      <w:r>
        <w:rPr>
          <w:rFonts w:ascii="Times New Roman" w:hAnsi="Times New Roman" w:eastAsia="新宋体" w:cs="Times New Roman"/>
          <w:color w:val="A31515"/>
          <w:rPrChange w:id="8656" w:author="China" w:date="2017-06-06T20:51:00Z">
            <w:rPr>
              <w:rFonts w:ascii="新宋体" w:hAnsi="新宋体" w:eastAsia="新宋体"/>
              <w:color w:val="A31515"/>
            </w:rPr>
          </w:rPrChange>
        </w:rPr>
        <w:t>"</w:t>
      </w:r>
      <w:r>
        <w:rPr>
          <w:rFonts w:ascii="Times New Roman" w:hAnsi="Times New Roman" w:eastAsia="新宋体" w:cs="Times New Roman"/>
          <w:color w:val="A31515"/>
          <w:rPrChange w:id="8657" w:author="China" w:date="2017-06-06T20:51:00Z">
            <w:rPr>
              <w:rFonts w:ascii="新宋体" w:hAnsi="新宋体" w:eastAsia="新宋体"/>
              <w:color w:val="A31515"/>
            </w:rPr>
          </w:rPrChange>
        </w:rPr>
        <w:t>Provider=Microsoft.Jet.OLEDB.4.0;"</w:t>
      </w:r>
      <w:r>
        <w:rPr>
          <w:rFonts w:ascii="Times New Roman" w:hAnsi="Times New Roman" w:eastAsia="新宋体" w:cs="Times New Roman"/>
          <w:rPrChange w:id="8658" w:author="China" w:date="2017-06-06T20:51:00Z">
            <w:rPr>
              <w:rFonts w:ascii="新宋体" w:hAnsi="新宋体" w:eastAsia="新宋体"/>
            </w:rPr>
          </w:rPrChange>
        </w:rPr>
        <w:t xml:space="preserve"> + </w:t>
      </w:r>
      <w:r>
        <w:rPr>
          <w:rFonts w:ascii="Times New Roman" w:hAnsi="Times New Roman" w:eastAsia="新宋体" w:cs="Times New Roman"/>
          <w:color w:val="A31515"/>
          <w:rPrChange w:id="8659" w:author="China" w:date="2017-06-06T20:51:00Z">
            <w:rPr>
              <w:rFonts w:ascii="新宋体" w:hAnsi="新宋体" w:eastAsia="新宋体"/>
              <w:color w:val="A31515"/>
            </w:rPr>
          </w:rPrChange>
        </w:rPr>
        <w:t>"Data Source="</w:t>
      </w:r>
      <w:r>
        <w:rPr>
          <w:rFonts w:ascii="Times New Roman" w:hAnsi="Times New Roman" w:eastAsia="新宋体" w:cs="Times New Roman"/>
          <w:rPrChange w:id="8660" w:author="China" w:date="2017-06-06T20:51:00Z">
            <w:rPr>
              <w:rFonts w:ascii="新宋体" w:hAnsi="新宋体" w:eastAsia="新宋体"/>
            </w:rPr>
          </w:rPrChange>
        </w:rPr>
        <w:t xml:space="preserve"> + filePath1 + </w:t>
      </w:r>
      <w:r>
        <w:rPr>
          <w:rFonts w:ascii="Times New Roman" w:hAnsi="Times New Roman" w:eastAsia="新宋体" w:cs="Times New Roman"/>
          <w:color w:val="A31515"/>
          <w:rPrChange w:id="8661" w:author="China" w:date="2017-06-06T20:51:00Z">
            <w:rPr>
              <w:rFonts w:ascii="新宋体" w:hAnsi="新宋体" w:eastAsia="新宋体"/>
              <w:color w:val="A31515"/>
            </w:rPr>
          </w:rPrChange>
        </w:rPr>
        <w:t>";"</w:t>
      </w:r>
      <w:r>
        <w:rPr>
          <w:rFonts w:ascii="Times New Roman" w:hAnsi="Times New Roman" w:eastAsia="新宋体" w:cs="Times New Roman"/>
          <w:rPrChange w:id="8662" w:author="China" w:date="2017-06-06T20:51:00Z">
            <w:rPr>
              <w:rFonts w:ascii="新宋体" w:hAnsi="新宋体" w:eastAsia="新宋体"/>
            </w:rPr>
          </w:rPrChange>
        </w:rPr>
        <w:t xml:space="preserve"> + </w:t>
      </w:r>
      <w:r>
        <w:rPr>
          <w:rFonts w:ascii="Times New Roman" w:hAnsi="Times New Roman" w:eastAsia="新宋体" w:cs="Times New Roman"/>
          <w:color w:val="A31515"/>
          <w:rPrChange w:id="8663" w:author="China" w:date="2017-06-06T20:51:00Z">
            <w:rPr>
              <w:rFonts w:ascii="新宋体" w:hAnsi="新宋体" w:eastAsia="新宋体"/>
              <w:color w:val="A31515"/>
            </w:rPr>
          </w:rPrChange>
        </w:rPr>
        <w:t>"Extended Properties=Excel 8.0;"</w:t>
      </w:r>
      <w:r>
        <w:rPr>
          <w:rFonts w:ascii="Times New Roman" w:hAnsi="Times New Roman" w:eastAsia="新宋体" w:cs="Times New Roman"/>
          <w:rPrChange w:id="8664"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665" w:author="China" w:date="2017-06-06T20:51:00Z">
            <w:rPr>
              <w:rFonts w:ascii="新宋体" w:hAnsi="新宋体" w:eastAsia="新宋体"/>
            </w:rPr>
          </w:rPrChange>
        </w:rPr>
      </w:pPr>
      <w:r>
        <w:rPr>
          <w:rFonts w:ascii="Times New Roman" w:hAnsi="Times New Roman" w:eastAsia="新宋体" w:cs="Times New Roman"/>
          <w:rPrChange w:id="8666" w:author="China" w:date="2017-06-06T20:51:00Z">
            <w:rPr>
              <w:rFonts w:ascii="新宋体" w:hAnsi="新宋体" w:eastAsia="新宋体"/>
            </w:rPr>
          </w:rPrChange>
        </w:rPr>
        <w:t xml:space="preserve">            </w:t>
      </w:r>
      <w:r>
        <w:rPr>
          <w:rFonts w:ascii="Times New Roman" w:hAnsi="Times New Roman" w:eastAsia="新宋体" w:cs="Times New Roman"/>
          <w:color w:val="2B91AF"/>
          <w:rPrChange w:id="8667" w:author="China" w:date="2017-06-06T20:51:00Z">
            <w:rPr>
              <w:rFonts w:ascii="新宋体" w:hAnsi="新宋体" w:eastAsia="新宋体"/>
              <w:color w:val="2B91AF"/>
            </w:rPr>
          </w:rPrChange>
        </w:rPr>
        <w:t>OleDbConnection</w:t>
      </w:r>
      <w:r>
        <w:rPr>
          <w:rFonts w:ascii="Times New Roman" w:hAnsi="Times New Roman" w:eastAsia="新宋体" w:cs="Times New Roman"/>
          <w:rPrChange w:id="8668" w:author="China" w:date="2017-06-06T20:51:00Z">
            <w:rPr>
              <w:rFonts w:ascii="新宋体" w:hAnsi="新宋体" w:eastAsia="新宋体"/>
            </w:rPr>
          </w:rPrChange>
        </w:rPr>
        <w:t xml:space="preserve"> conn = </w:t>
      </w:r>
      <w:r>
        <w:rPr>
          <w:rFonts w:ascii="Times New Roman" w:hAnsi="Times New Roman" w:eastAsia="新宋体" w:cs="Times New Roman"/>
          <w:color w:val="0000FF"/>
          <w:rPrChange w:id="8669" w:author="China" w:date="2017-06-06T20:51:00Z">
            <w:rPr>
              <w:rFonts w:ascii="新宋体" w:hAnsi="新宋体" w:eastAsia="新宋体"/>
              <w:color w:val="0000FF"/>
            </w:rPr>
          </w:rPrChange>
        </w:rPr>
        <w:t>new</w:t>
      </w:r>
      <w:r>
        <w:rPr>
          <w:rFonts w:ascii="Times New Roman" w:hAnsi="Times New Roman" w:eastAsia="新宋体" w:cs="Times New Roman"/>
          <w:rPrChange w:id="8670" w:author="China" w:date="2017-06-06T20:51:00Z">
            <w:rPr>
              <w:rFonts w:ascii="新宋体" w:hAnsi="新宋体" w:eastAsia="新宋体"/>
            </w:rPr>
          </w:rPrChange>
        </w:rPr>
        <w:t xml:space="preserve"> </w:t>
      </w:r>
      <w:r>
        <w:rPr>
          <w:rFonts w:ascii="Times New Roman" w:hAnsi="Times New Roman" w:eastAsia="新宋体" w:cs="Times New Roman"/>
          <w:color w:val="2B91AF"/>
          <w:rPrChange w:id="8671" w:author="China" w:date="2017-06-06T20:51:00Z">
            <w:rPr>
              <w:rFonts w:ascii="新宋体" w:hAnsi="新宋体" w:eastAsia="新宋体"/>
              <w:color w:val="2B91AF"/>
            </w:rPr>
          </w:rPrChange>
        </w:rPr>
        <w:t>OleDbConnection</w:t>
      </w:r>
      <w:r>
        <w:rPr>
          <w:rFonts w:ascii="Times New Roman" w:hAnsi="Times New Roman" w:eastAsia="新宋体" w:cs="Times New Roman"/>
          <w:rPrChange w:id="8672" w:author="China" w:date="2017-06-06T20:51:00Z">
            <w:rPr>
              <w:rFonts w:ascii="新宋体" w:hAnsi="新宋体" w:eastAsia="新宋体"/>
            </w:rPr>
          </w:rPrChange>
        </w:rPr>
        <w:t>(</w:t>
      </w:r>
      <w:r>
        <w:rPr>
          <w:rFonts w:ascii="Times New Roman" w:hAnsi="Times New Roman" w:eastAsia="新宋体" w:cs="Times New Roman"/>
          <w:rPrChange w:id="8673" w:author="China" w:date="2017-06-06T20:51:00Z">
            <w:rPr>
              <w:rFonts w:ascii="新宋体" w:hAnsi="新宋体" w:eastAsia="新宋体"/>
            </w:rPr>
          </w:rPrChange>
        </w:rPr>
        <w:t>strConn);</w:t>
      </w:r>
    </w:p>
    <w:p>
      <w:pPr>
        <w:ind w:firstLine="480"/>
        <w:jc w:val="left"/>
        <w:rPr>
          <w:rFonts w:ascii="Times New Roman" w:hAnsi="Times New Roman" w:eastAsia="新宋体" w:cs="Times New Roman"/>
          <w:rPrChange w:id="8674" w:author="China" w:date="2017-06-06T20:51:00Z">
            <w:rPr>
              <w:rFonts w:ascii="新宋体" w:hAnsi="新宋体" w:eastAsia="新宋体"/>
            </w:rPr>
          </w:rPrChange>
        </w:rPr>
      </w:pPr>
      <w:r>
        <w:rPr>
          <w:rFonts w:ascii="Times New Roman" w:hAnsi="Times New Roman" w:eastAsia="新宋体" w:cs="Times New Roman"/>
          <w:rPrChange w:id="8675" w:author="China" w:date="2017-06-06T20:51:00Z">
            <w:rPr>
              <w:rFonts w:ascii="新宋体" w:hAnsi="新宋体" w:eastAsia="新宋体"/>
            </w:rPr>
          </w:rPrChange>
        </w:rPr>
        <w:t xml:space="preserve">            </w:t>
      </w:r>
      <w:r>
        <w:rPr>
          <w:rFonts w:ascii="Times New Roman" w:hAnsi="Times New Roman" w:eastAsia="新宋体" w:cs="Times New Roman"/>
          <w:color w:val="0000FF"/>
          <w:rPrChange w:id="8676" w:author="China" w:date="2017-06-06T20:51:00Z">
            <w:rPr>
              <w:rFonts w:ascii="新宋体" w:hAnsi="新宋体" w:eastAsia="新宋体"/>
              <w:color w:val="0000FF"/>
            </w:rPr>
          </w:rPrChange>
        </w:rPr>
        <w:t>string</w:t>
      </w:r>
      <w:r>
        <w:rPr>
          <w:rFonts w:ascii="Times New Roman" w:hAnsi="Times New Roman" w:eastAsia="新宋体" w:cs="Times New Roman"/>
          <w:rPrChange w:id="8677" w:author="China" w:date="2017-06-06T20:51:00Z">
            <w:rPr>
              <w:rFonts w:ascii="新宋体" w:hAnsi="新宋体" w:eastAsia="新宋体"/>
            </w:rPr>
          </w:rPrChange>
        </w:rPr>
        <w:t xml:space="preserve"> strExcel = </w:t>
      </w:r>
      <w:r>
        <w:rPr>
          <w:rFonts w:ascii="Times New Roman" w:hAnsi="Times New Roman" w:eastAsia="新宋体" w:cs="Times New Roman"/>
          <w:color w:val="A31515"/>
          <w:rPrChange w:id="8678" w:author="China" w:date="2017-06-06T20:51:00Z">
            <w:rPr>
              <w:rFonts w:ascii="新宋体" w:hAnsi="新宋体" w:eastAsia="新宋体"/>
              <w:color w:val="A31515"/>
            </w:rPr>
          </w:rPrChange>
        </w:rPr>
        <w:t>""</w:t>
      </w:r>
      <w:r>
        <w:rPr>
          <w:rFonts w:ascii="Times New Roman" w:hAnsi="Times New Roman" w:eastAsia="新宋体" w:cs="Times New Roman"/>
          <w:rPrChange w:id="8679"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680" w:author="China" w:date="2017-06-06T20:51:00Z">
            <w:rPr>
              <w:rFonts w:ascii="新宋体" w:hAnsi="新宋体" w:eastAsia="新宋体"/>
            </w:rPr>
          </w:rPrChange>
        </w:rPr>
      </w:pPr>
      <w:r>
        <w:rPr>
          <w:rFonts w:ascii="Times New Roman" w:hAnsi="Times New Roman" w:eastAsia="新宋体" w:cs="Times New Roman"/>
          <w:rPrChange w:id="8681" w:author="China" w:date="2017-06-06T20:51:00Z">
            <w:rPr>
              <w:rFonts w:ascii="新宋体" w:hAnsi="新宋体" w:eastAsia="新宋体"/>
            </w:rPr>
          </w:rPrChange>
        </w:rPr>
        <w:t xml:space="preserve">            </w:t>
      </w:r>
      <w:r>
        <w:rPr>
          <w:rFonts w:ascii="Times New Roman" w:hAnsi="Times New Roman" w:eastAsia="新宋体" w:cs="Times New Roman"/>
          <w:rPrChange w:id="8682" w:author="China" w:date="2017-06-06T20:51:00Z">
            <w:rPr>
              <w:rFonts w:ascii="新宋体" w:hAnsi="新宋体" w:eastAsia="新宋体"/>
            </w:rPr>
          </w:rPrChange>
        </w:rPr>
        <w:t>conn.Open(</w:t>
      </w:r>
      <w:r>
        <w:rPr>
          <w:rFonts w:ascii="Times New Roman" w:hAnsi="Times New Roman" w:eastAsia="新宋体" w:cs="Times New Roman"/>
          <w:rPrChange w:id="8683"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684" w:author="China" w:date="2017-06-06T20:51:00Z">
            <w:rPr>
              <w:rFonts w:ascii="新宋体" w:hAnsi="新宋体" w:eastAsia="新宋体"/>
            </w:rPr>
          </w:rPrChange>
        </w:rPr>
      </w:pPr>
      <w:r>
        <w:rPr>
          <w:rFonts w:ascii="Times New Roman" w:hAnsi="Times New Roman" w:eastAsia="新宋体" w:cs="Times New Roman"/>
          <w:rPrChange w:id="8685" w:author="China" w:date="2017-06-06T20:51:00Z">
            <w:rPr>
              <w:rFonts w:ascii="新宋体" w:hAnsi="新宋体" w:eastAsia="新宋体"/>
            </w:rPr>
          </w:rPrChange>
        </w:rPr>
        <w:t xml:space="preserve">            </w:t>
      </w:r>
      <w:r>
        <w:rPr>
          <w:rFonts w:ascii="Times New Roman" w:hAnsi="Times New Roman" w:eastAsia="新宋体" w:cs="Times New Roman"/>
          <w:color w:val="2B91AF"/>
          <w:rPrChange w:id="8686" w:author="China" w:date="2017-06-06T20:51:00Z">
            <w:rPr>
              <w:rFonts w:ascii="新宋体" w:hAnsi="新宋体" w:eastAsia="新宋体"/>
              <w:color w:val="2B91AF"/>
            </w:rPr>
          </w:rPrChange>
        </w:rPr>
        <w:t>OleDbDataAdapt</w:t>
      </w:r>
      <w:r>
        <w:rPr>
          <w:rFonts w:ascii="Times New Roman" w:hAnsi="Times New Roman" w:eastAsia="新宋体" w:cs="Times New Roman"/>
          <w:color w:val="2B91AF"/>
          <w:rPrChange w:id="8687" w:author="China" w:date="2017-06-06T20:51:00Z">
            <w:rPr>
              <w:rFonts w:ascii="新宋体" w:hAnsi="新宋体" w:eastAsia="新宋体"/>
              <w:color w:val="2B91AF"/>
            </w:rPr>
          </w:rPrChange>
        </w:rPr>
        <w:t>er</w:t>
      </w:r>
      <w:r>
        <w:rPr>
          <w:rFonts w:ascii="Times New Roman" w:hAnsi="Times New Roman" w:eastAsia="新宋体" w:cs="Times New Roman"/>
          <w:rPrChange w:id="8688" w:author="China" w:date="2017-06-06T20:51:00Z">
            <w:rPr>
              <w:rFonts w:ascii="新宋体" w:hAnsi="新宋体" w:eastAsia="新宋体"/>
            </w:rPr>
          </w:rPrChange>
        </w:rPr>
        <w:t xml:space="preserve"> myCommand = </w:t>
      </w:r>
      <w:r>
        <w:rPr>
          <w:rFonts w:ascii="Times New Roman" w:hAnsi="Times New Roman" w:eastAsia="新宋体" w:cs="Times New Roman"/>
          <w:color w:val="0000FF"/>
          <w:rPrChange w:id="8689" w:author="China" w:date="2017-06-06T20:51:00Z">
            <w:rPr>
              <w:rFonts w:ascii="新宋体" w:hAnsi="新宋体" w:eastAsia="新宋体"/>
              <w:color w:val="0000FF"/>
            </w:rPr>
          </w:rPrChange>
        </w:rPr>
        <w:t>new</w:t>
      </w:r>
      <w:r>
        <w:rPr>
          <w:rFonts w:ascii="Times New Roman" w:hAnsi="Times New Roman" w:eastAsia="新宋体" w:cs="Times New Roman"/>
          <w:rPrChange w:id="8690" w:author="China" w:date="2017-06-06T20:51:00Z">
            <w:rPr>
              <w:rFonts w:ascii="新宋体" w:hAnsi="新宋体" w:eastAsia="新宋体"/>
            </w:rPr>
          </w:rPrChange>
        </w:rPr>
        <w:t xml:space="preserve"> </w:t>
      </w:r>
      <w:r>
        <w:rPr>
          <w:rFonts w:ascii="Times New Roman" w:hAnsi="Times New Roman" w:eastAsia="新宋体" w:cs="Times New Roman"/>
          <w:color w:val="2B91AF"/>
          <w:rPrChange w:id="8691" w:author="China" w:date="2017-06-06T20:51:00Z">
            <w:rPr>
              <w:rFonts w:ascii="新宋体" w:hAnsi="新宋体" w:eastAsia="新宋体"/>
              <w:color w:val="2B91AF"/>
            </w:rPr>
          </w:rPrChange>
        </w:rPr>
        <w:t>OleDbDataAdapter</w:t>
      </w:r>
      <w:r>
        <w:rPr>
          <w:rFonts w:ascii="Times New Roman" w:hAnsi="Times New Roman" w:eastAsia="新宋体" w:cs="Times New Roman"/>
          <w:rPrChange w:id="8692" w:author="China" w:date="2017-06-06T20:51:00Z">
            <w:rPr>
              <w:rFonts w:ascii="新宋体" w:hAnsi="新宋体" w:eastAsia="新宋体"/>
            </w:rPr>
          </w:rPrChange>
        </w:rPr>
        <w:t>(strExcel</w:t>
      </w:r>
      <w:r>
        <w:rPr>
          <w:rFonts w:hint="eastAsia" w:ascii="Times New Roman" w:hAnsi="Times New Roman" w:eastAsia="新宋体" w:cs="Times New Roman"/>
          <w:rPrChange w:id="8693" w:author="China" w:date="2017-06-06T20:51:00Z">
            <w:rPr>
              <w:rFonts w:hint="eastAsia" w:ascii="新宋体" w:hAnsi="新宋体" w:eastAsia="新宋体"/>
            </w:rPr>
          </w:rPrChange>
        </w:rPr>
        <w:t>，</w:t>
      </w:r>
      <w:r>
        <w:rPr>
          <w:rFonts w:ascii="Times New Roman" w:hAnsi="Times New Roman" w:eastAsia="新宋体" w:cs="Times New Roman"/>
          <w:rPrChange w:id="8694" w:author="China" w:date="2017-06-06T20:51:00Z">
            <w:rPr>
              <w:rFonts w:ascii="新宋体" w:hAnsi="新宋体" w:eastAsia="新宋体"/>
            </w:rPr>
          </w:rPrChange>
        </w:rPr>
        <w:t xml:space="preserve"> strConn);</w:t>
      </w:r>
    </w:p>
    <w:p>
      <w:pPr>
        <w:ind w:firstLine="480"/>
        <w:jc w:val="left"/>
        <w:rPr>
          <w:rFonts w:ascii="Times New Roman" w:hAnsi="Times New Roman" w:eastAsia="新宋体" w:cs="Times New Roman"/>
          <w:rPrChange w:id="8695" w:author="China" w:date="2017-06-06T20:51:00Z">
            <w:rPr>
              <w:rFonts w:ascii="新宋体" w:hAnsi="新宋体" w:eastAsia="新宋体"/>
            </w:rPr>
          </w:rPrChange>
        </w:rPr>
      </w:pPr>
      <w:r>
        <w:rPr>
          <w:rFonts w:ascii="Times New Roman" w:hAnsi="Times New Roman" w:eastAsia="新宋体" w:cs="Times New Roman"/>
          <w:rPrChange w:id="8696" w:author="China" w:date="2017-06-06T20:51:00Z">
            <w:rPr>
              <w:rFonts w:ascii="新宋体" w:hAnsi="新宋体" w:eastAsia="新宋体"/>
            </w:rPr>
          </w:rPrChange>
        </w:rPr>
        <w:t xml:space="preserve">            </w:t>
      </w:r>
      <w:r>
        <w:rPr>
          <w:rFonts w:ascii="Times New Roman" w:hAnsi="Times New Roman" w:eastAsia="新宋体" w:cs="Times New Roman"/>
          <w:color w:val="2B91AF"/>
          <w:rPrChange w:id="8697" w:author="China" w:date="2017-06-06T20:51:00Z">
            <w:rPr>
              <w:rFonts w:ascii="新宋体" w:hAnsi="新宋体" w:eastAsia="新宋体"/>
              <w:color w:val="2B91AF"/>
            </w:rPr>
          </w:rPrChange>
        </w:rPr>
        <w:t>DataSet</w:t>
      </w:r>
      <w:r>
        <w:rPr>
          <w:rFonts w:ascii="Times New Roman" w:hAnsi="Times New Roman" w:eastAsia="新宋体" w:cs="Times New Roman"/>
          <w:rPrChange w:id="8698" w:author="China" w:date="2017-06-06T20:51:00Z">
            <w:rPr>
              <w:rFonts w:ascii="新宋体" w:hAnsi="新宋体" w:eastAsia="新宋体"/>
            </w:rPr>
          </w:rPrChange>
        </w:rPr>
        <w:t xml:space="preserve"> ds = </w:t>
      </w:r>
      <w:r>
        <w:rPr>
          <w:rFonts w:ascii="Times New Roman" w:hAnsi="Times New Roman" w:eastAsia="新宋体" w:cs="Times New Roman"/>
          <w:color w:val="0000FF"/>
          <w:rPrChange w:id="8699" w:author="China" w:date="2017-06-06T20:51:00Z">
            <w:rPr>
              <w:rFonts w:ascii="新宋体" w:hAnsi="新宋体" w:eastAsia="新宋体"/>
              <w:color w:val="0000FF"/>
            </w:rPr>
          </w:rPrChange>
        </w:rPr>
        <w:t>new</w:t>
      </w:r>
      <w:r>
        <w:rPr>
          <w:rFonts w:ascii="Times New Roman" w:hAnsi="Times New Roman" w:eastAsia="新宋体" w:cs="Times New Roman"/>
          <w:rPrChange w:id="8700" w:author="China" w:date="2017-06-06T20:51:00Z">
            <w:rPr>
              <w:rFonts w:ascii="新宋体" w:hAnsi="新宋体" w:eastAsia="新宋体"/>
            </w:rPr>
          </w:rPrChange>
        </w:rPr>
        <w:t xml:space="preserve"> </w:t>
      </w:r>
      <w:r>
        <w:rPr>
          <w:rFonts w:ascii="Times New Roman" w:hAnsi="Times New Roman" w:eastAsia="新宋体" w:cs="Times New Roman"/>
          <w:color w:val="2B91AF"/>
          <w:rPrChange w:id="8701" w:author="China" w:date="2017-06-06T20:51:00Z">
            <w:rPr>
              <w:rFonts w:ascii="新宋体" w:hAnsi="新宋体" w:eastAsia="新宋体"/>
              <w:color w:val="2B91AF"/>
            </w:rPr>
          </w:rPrChange>
        </w:rPr>
        <w:t>DataSet</w:t>
      </w:r>
      <w:r>
        <w:rPr>
          <w:rFonts w:ascii="Times New Roman" w:hAnsi="Times New Roman" w:eastAsia="新宋体" w:cs="Times New Roman"/>
          <w:rPrChange w:id="8702" w:author="China" w:date="2017-06-06T20:51:00Z">
            <w:rPr>
              <w:rFonts w:ascii="新宋体" w:hAnsi="新宋体" w:eastAsia="新宋体"/>
            </w:rPr>
          </w:rPrChange>
        </w:rPr>
        <w:t>(</w:t>
      </w:r>
      <w:r>
        <w:rPr>
          <w:rFonts w:ascii="Times New Roman" w:hAnsi="Times New Roman" w:eastAsia="新宋体" w:cs="Times New Roman"/>
          <w:rPrChange w:id="8703"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704" w:author="China" w:date="2017-06-06T20:51:00Z">
            <w:rPr>
              <w:rFonts w:ascii="新宋体" w:hAnsi="新宋体" w:eastAsia="新宋体"/>
            </w:rPr>
          </w:rPrChange>
        </w:rPr>
      </w:pPr>
      <w:r>
        <w:rPr>
          <w:rFonts w:ascii="Times New Roman" w:hAnsi="Times New Roman" w:eastAsia="新宋体" w:cs="Times New Roman"/>
          <w:rPrChange w:id="8705" w:author="China" w:date="2017-06-06T20:51:00Z">
            <w:rPr>
              <w:rFonts w:ascii="新宋体" w:hAnsi="新宋体" w:eastAsia="新宋体"/>
            </w:rPr>
          </w:rPrChange>
        </w:rPr>
        <w:t xml:space="preserve">            myCommand.Fill(ds</w:t>
      </w:r>
      <w:r>
        <w:rPr>
          <w:rFonts w:hint="eastAsia" w:ascii="Times New Roman" w:hAnsi="Times New Roman" w:eastAsia="新宋体" w:cs="Times New Roman"/>
          <w:rPrChange w:id="8706" w:author="China" w:date="2017-06-06T20:51:00Z">
            <w:rPr>
              <w:rFonts w:hint="eastAsia" w:ascii="新宋体" w:hAnsi="新宋体" w:eastAsia="新宋体"/>
            </w:rPr>
          </w:rPrChange>
        </w:rPr>
        <w:t>，</w:t>
      </w:r>
      <w:r>
        <w:rPr>
          <w:rFonts w:ascii="Times New Roman" w:hAnsi="Times New Roman" w:eastAsia="新宋体" w:cs="Times New Roman"/>
          <w:rPrChange w:id="8707" w:author="China" w:date="2017-06-06T20:51:00Z">
            <w:rPr>
              <w:rFonts w:ascii="新宋体" w:hAnsi="新宋体" w:eastAsia="新宋体"/>
            </w:rPr>
          </w:rPrChange>
        </w:rPr>
        <w:t xml:space="preserve"> </w:t>
      </w:r>
      <w:r>
        <w:rPr>
          <w:rFonts w:ascii="Times New Roman" w:hAnsi="Times New Roman" w:eastAsia="新宋体" w:cs="Times New Roman"/>
          <w:color w:val="A31515"/>
          <w:rPrChange w:id="8708" w:author="China" w:date="2017-06-06T20:51:00Z">
            <w:rPr>
              <w:rFonts w:ascii="新宋体" w:hAnsi="新宋体" w:eastAsia="新宋体"/>
              <w:color w:val="A31515"/>
            </w:rPr>
          </w:rPrChange>
        </w:rPr>
        <w:t>"table1"</w:t>
      </w:r>
      <w:r>
        <w:rPr>
          <w:rFonts w:ascii="Times New Roman" w:hAnsi="Times New Roman" w:eastAsia="新宋体" w:cs="Times New Roman"/>
          <w:rPrChange w:id="8709"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710" w:author="China" w:date="2017-06-06T20:51:00Z">
            <w:rPr>
              <w:rFonts w:ascii="新宋体" w:hAnsi="新宋体" w:eastAsia="新宋体"/>
            </w:rPr>
          </w:rPrChange>
        </w:rPr>
      </w:pPr>
      <w:r>
        <w:rPr>
          <w:rFonts w:ascii="Times New Roman" w:hAnsi="Times New Roman" w:eastAsia="新宋体" w:cs="Times New Roman"/>
          <w:rPrChange w:id="8711" w:author="China" w:date="2017-06-06T20:51:00Z">
            <w:rPr>
              <w:rFonts w:ascii="新宋体" w:hAnsi="新宋体" w:eastAsia="新宋体"/>
            </w:rPr>
          </w:rPrChange>
        </w:rPr>
        <w:t xml:space="preserve">            </w:t>
      </w:r>
      <w:r>
        <w:rPr>
          <w:rFonts w:ascii="Times New Roman" w:hAnsi="Times New Roman" w:eastAsia="新宋体" w:cs="Times New Roman"/>
          <w:rPrChange w:id="8712" w:author="China" w:date="2017-06-06T20:51:00Z">
            <w:rPr>
              <w:rFonts w:ascii="新宋体" w:hAnsi="新宋体" w:eastAsia="新宋体"/>
            </w:rPr>
          </w:rPrChange>
        </w:rPr>
        <w:t>conn.Close(</w:t>
      </w:r>
      <w:r>
        <w:rPr>
          <w:rFonts w:ascii="Times New Roman" w:hAnsi="Times New Roman" w:eastAsia="新宋体" w:cs="Times New Roman"/>
          <w:rPrChange w:id="8713"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714" w:author="China" w:date="2017-06-06T20:51:00Z">
            <w:rPr>
              <w:rFonts w:ascii="新宋体" w:hAnsi="新宋体" w:eastAsia="新宋体"/>
            </w:rPr>
          </w:rPrChange>
        </w:rPr>
      </w:pPr>
      <w:r>
        <w:rPr>
          <w:rFonts w:ascii="Times New Roman" w:hAnsi="Times New Roman" w:eastAsia="新宋体" w:cs="Times New Roman"/>
          <w:rPrChange w:id="8715" w:author="China" w:date="2017-06-06T20:51:00Z">
            <w:rPr>
              <w:rFonts w:ascii="新宋体" w:hAnsi="新宋体" w:eastAsia="新宋体"/>
            </w:rPr>
          </w:rPrChange>
        </w:rPr>
        <w:t xml:space="preserve">            </w:t>
      </w:r>
      <w:r>
        <w:rPr>
          <w:rFonts w:ascii="Times New Roman" w:hAnsi="Times New Roman" w:eastAsia="新宋体" w:cs="Times New Roman"/>
          <w:color w:val="2B91AF"/>
          <w:rPrChange w:id="8716" w:author="China" w:date="2017-06-06T20:51:00Z">
            <w:rPr>
              <w:rFonts w:ascii="新宋体" w:hAnsi="新宋体" w:eastAsia="新宋体"/>
              <w:color w:val="2B91AF"/>
            </w:rPr>
          </w:rPrChange>
        </w:rPr>
        <w:t>DataView</w:t>
      </w:r>
      <w:r>
        <w:rPr>
          <w:rFonts w:ascii="Times New Roman" w:hAnsi="Times New Roman" w:eastAsia="新宋体" w:cs="Times New Roman"/>
          <w:rPrChange w:id="8717" w:author="China" w:date="2017-06-06T20:51:00Z">
            <w:rPr>
              <w:rFonts w:ascii="新宋体" w:hAnsi="新宋体" w:eastAsia="新宋体"/>
            </w:rPr>
          </w:rPrChange>
        </w:rPr>
        <w:t xml:space="preserve"> dv = </w:t>
      </w:r>
      <w:r>
        <w:rPr>
          <w:rFonts w:ascii="Times New Roman" w:hAnsi="Times New Roman" w:eastAsia="新宋体" w:cs="Times New Roman"/>
          <w:color w:val="0000FF"/>
          <w:rPrChange w:id="8718" w:author="China" w:date="2017-06-06T20:51:00Z">
            <w:rPr>
              <w:rFonts w:ascii="新宋体" w:hAnsi="新宋体" w:eastAsia="新宋体"/>
              <w:color w:val="0000FF"/>
            </w:rPr>
          </w:rPrChange>
        </w:rPr>
        <w:t>new</w:t>
      </w:r>
      <w:r>
        <w:rPr>
          <w:rFonts w:ascii="Times New Roman" w:hAnsi="Times New Roman" w:eastAsia="新宋体" w:cs="Times New Roman"/>
          <w:rPrChange w:id="8719" w:author="China" w:date="2017-06-06T20:51:00Z">
            <w:rPr>
              <w:rFonts w:ascii="新宋体" w:hAnsi="新宋体" w:eastAsia="新宋体"/>
            </w:rPr>
          </w:rPrChange>
        </w:rPr>
        <w:t xml:space="preserve"> </w:t>
      </w:r>
      <w:r>
        <w:rPr>
          <w:rFonts w:ascii="Times New Roman" w:hAnsi="Times New Roman" w:eastAsia="新宋体" w:cs="Times New Roman"/>
          <w:color w:val="2B91AF"/>
          <w:rPrChange w:id="8720" w:author="China" w:date="2017-06-06T20:51:00Z">
            <w:rPr>
              <w:rFonts w:ascii="新宋体" w:hAnsi="新宋体" w:eastAsia="新宋体"/>
              <w:color w:val="2B91AF"/>
            </w:rPr>
          </w:rPrChange>
        </w:rPr>
        <w:t>DataView</w:t>
      </w:r>
      <w:r>
        <w:rPr>
          <w:rFonts w:ascii="Times New Roman" w:hAnsi="Times New Roman" w:eastAsia="新宋体" w:cs="Times New Roman"/>
          <w:rPrChange w:id="8721" w:author="China" w:date="2017-06-06T20:51:00Z">
            <w:rPr>
              <w:rFonts w:ascii="新宋体" w:hAnsi="新宋体" w:eastAsia="新宋体"/>
            </w:rPr>
          </w:rPrChange>
        </w:rPr>
        <w:t>(</w:t>
      </w:r>
      <w:r>
        <w:rPr>
          <w:rFonts w:ascii="Times New Roman" w:hAnsi="Times New Roman" w:eastAsia="新宋体" w:cs="Times New Roman"/>
          <w:rPrChange w:id="8722" w:author="China" w:date="2017-06-06T20:51:00Z">
            <w:rPr>
              <w:rFonts w:ascii="新宋体" w:hAnsi="新宋体" w:eastAsia="新宋体"/>
            </w:rPr>
          </w:rPrChange>
        </w:rPr>
        <w:t>ds.Tables[0]);</w:t>
      </w:r>
    </w:p>
    <w:p>
      <w:pPr>
        <w:ind w:firstLine="480"/>
        <w:jc w:val="left"/>
        <w:rPr>
          <w:rFonts w:ascii="Times New Roman" w:hAnsi="Times New Roman" w:eastAsia="新宋体" w:cs="Times New Roman"/>
          <w:rPrChange w:id="8723" w:author="China" w:date="2017-06-06T20:51:00Z">
            <w:rPr>
              <w:rFonts w:ascii="新宋体" w:hAnsi="新宋体" w:eastAsia="新宋体"/>
            </w:rPr>
          </w:rPrChange>
        </w:rPr>
      </w:pPr>
      <w:r>
        <w:rPr>
          <w:rFonts w:ascii="Times New Roman" w:hAnsi="Times New Roman" w:eastAsia="新宋体" w:cs="Times New Roman"/>
          <w:rPrChange w:id="8724" w:author="China" w:date="2017-06-06T20:51:00Z">
            <w:rPr>
              <w:rFonts w:ascii="新宋体" w:hAnsi="新宋体" w:eastAsia="新宋体"/>
            </w:rPr>
          </w:rPrChange>
        </w:rPr>
        <w:t xml:space="preserve">            </w:t>
      </w:r>
      <w:r>
        <w:rPr>
          <w:rFonts w:ascii="Times New Roman" w:hAnsi="Times New Roman" w:eastAsia="新宋体" w:cs="Times New Roman"/>
          <w:color w:val="0000FF"/>
          <w:rPrChange w:id="8725" w:author="China" w:date="2017-06-06T20:51:00Z">
            <w:rPr>
              <w:rFonts w:ascii="新宋体" w:hAnsi="新宋体" w:eastAsia="新宋体"/>
              <w:color w:val="0000FF"/>
            </w:rPr>
          </w:rPrChange>
        </w:rPr>
        <w:t>this</w:t>
      </w:r>
      <w:r>
        <w:rPr>
          <w:rFonts w:ascii="Times New Roman" w:hAnsi="Times New Roman" w:eastAsia="新宋体" w:cs="Times New Roman"/>
          <w:rPrChange w:id="8726" w:author="China" w:date="2017-06-06T20:51:00Z">
            <w:rPr>
              <w:rFonts w:ascii="新宋体" w:hAnsi="新宋体" w:eastAsia="新宋体"/>
            </w:rPr>
          </w:rPrChange>
        </w:rPr>
        <w:t>.chart1.Series[</w:t>
      </w:r>
      <w:r>
        <w:rPr>
          <w:rFonts w:ascii="Times New Roman" w:hAnsi="Times New Roman" w:eastAsia="新宋体" w:cs="Times New Roman"/>
          <w:rPrChange w:id="8727" w:author="China" w:date="2017-06-06T20:51:00Z">
            <w:rPr>
              <w:rFonts w:ascii="新宋体" w:hAnsi="新宋体" w:eastAsia="新宋体"/>
            </w:rPr>
          </w:rPrChange>
        </w:rPr>
        <w:t xml:space="preserve">0].ChartType = </w:t>
      </w:r>
      <w:r>
        <w:rPr>
          <w:rFonts w:ascii="Times New Roman" w:hAnsi="Times New Roman" w:eastAsia="新宋体" w:cs="Times New Roman"/>
          <w:color w:val="2B91AF"/>
          <w:rPrChange w:id="8728" w:author="China" w:date="2017-06-06T20:51:00Z">
            <w:rPr>
              <w:rFonts w:ascii="新宋体" w:hAnsi="新宋体" w:eastAsia="新宋体"/>
              <w:color w:val="2B91AF"/>
            </w:rPr>
          </w:rPrChange>
        </w:rPr>
        <w:t>SeriesChartType</w:t>
      </w:r>
      <w:r>
        <w:rPr>
          <w:rFonts w:ascii="Times New Roman" w:hAnsi="Times New Roman" w:eastAsia="新宋体" w:cs="Times New Roman"/>
          <w:rPrChange w:id="8729" w:author="China" w:date="2017-06-06T20:51:00Z">
            <w:rPr>
              <w:rFonts w:ascii="新宋体" w:hAnsi="新宋体" w:eastAsia="新宋体"/>
            </w:rPr>
          </w:rPrChange>
        </w:rPr>
        <w:t>.Line;</w:t>
      </w:r>
    </w:p>
    <w:p>
      <w:pPr>
        <w:ind w:firstLine="480"/>
        <w:jc w:val="left"/>
        <w:rPr>
          <w:del w:id="8730" w:author="China" w:date="2017-06-09T13:29:00Z"/>
          <w:rFonts w:ascii="Times New Roman" w:hAnsi="Times New Roman" w:eastAsia="新宋体" w:cs="Times New Roman"/>
          <w:rPrChange w:id="8731" w:author="China" w:date="2017-06-06T20:51:00Z">
            <w:rPr>
              <w:del w:id="8732" w:author="China" w:date="2017-06-09T13:29:00Z"/>
              <w:rFonts w:ascii="新宋体" w:hAnsi="新宋体" w:eastAsia="新宋体"/>
            </w:rPr>
          </w:rPrChange>
        </w:rPr>
      </w:pPr>
      <w:r>
        <w:rPr>
          <w:rFonts w:ascii="Times New Roman" w:hAnsi="Times New Roman" w:eastAsia="新宋体" w:cs="Times New Roman"/>
          <w:rPrChange w:id="8733" w:author="China" w:date="2017-06-06T20:51:00Z">
            <w:rPr>
              <w:rFonts w:ascii="新宋体" w:hAnsi="新宋体" w:eastAsia="新宋体"/>
            </w:rPr>
          </w:rPrChange>
        </w:rPr>
        <w:t xml:space="preserve">            </w:t>
      </w:r>
      <w:r>
        <w:rPr>
          <w:rFonts w:ascii="Times New Roman" w:hAnsi="Times New Roman" w:eastAsia="新宋体" w:cs="Times New Roman"/>
          <w:color w:val="0000FF"/>
          <w:rPrChange w:id="8734" w:author="China" w:date="2017-06-06T20:51:00Z">
            <w:rPr>
              <w:rFonts w:ascii="新宋体" w:hAnsi="新宋体" w:eastAsia="新宋体"/>
              <w:color w:val="0000FF"/>
            </w:rPr>
          </w:rPrChange>
        </w:rPr>
        <w:t>this</w:t>
      </w:r>
      <w:r>
        <w:rPr>
          <w:rFonts w:ascii="Times New Roman" w:hAnsi="Times New Roman" w:eastAsia="新宋体" w:cs="Times New Roman"/>
          <w:rPrChange w:id="8735" w:author="China" w:date="2017-06-06T20:51:00Z">
            <w:rPr>
              <w:rFonts w:ascii="新宋体" w:hAnsi="新宋体" w:eastAsia="新宋体"/>
            </w:rPr>
          </w:rPrChange>
        </w:rPr>
        <w:t>.chart1.Series[0].Points.DataBindXY(dv</w:t>
      </w:r>
      <w:r>
        <w:rPr>
          <w:rFonts w:hint="eastAsia" w:ascii="Times New Roman" w:hAnsi="Times New Roman" w:eastAsia="新宋体" w:cs="Times New Roman"/>
          <w:rPrChange w:id="8736" w:author="China" w:date="2017-06-06T20:51:00Z">
            <w:rPr>
              <w:rFonts w:hint="eastAsia" w:ascii="新宋体" w:hAnsi="新宋体" w:eastAsia="新宋体"/>
            </w:rPr>
          </w:rPrChange>
        </w:rPr>
        <w:t>，</w:t>
      </w:r>
      <w:r>
        <w:rPr>
          <w:rFonts w:ascii="Times New Roman" w:hAnsi="Times New Roman" w:eastAsia="新宋体" w:cs="Times New Roman"/>
          <w:color w:val="A31515"/>
          <w:rPrChange w:id="8737" w:author="China" w:date="2017-06-06T20:51:00Z">
            <w:rPr>
              <w:rFonts w:ascii="新宋体" w:hAnsi="新宋体" w:eastAsia="新宋体"/>
              <w:color w:val="A31515"/>
            </w:rPr>
          </w:rPrChange>
        </w:rPr>
        <w:t>"TIME"</w:t>
      </w:r>
      <w:r>
        <w:rPr>
          <w:rFonts w:hint="eastAsia" w:ascii="Times New Roman" w:hAnsi="Times New Roman" w:eastAsia="新宋体" w:cs="Times New Roman"/>
          <w:rPrChange w:id="8738" w:author="China" w:date="2017-06-06T20:51:00Z">
            <w:rPr>
              <w:rFonts w:hint="eastAsia" w:ascii="新宋体" w:hAnsi="新宋体" w:eastAsia="新宋体"/>
            </w:rPr>
          </w:rPrChange>
        </w:rPr>
        <w:t>，</w:t>
      </w:r>
      <w:r>
        <w:rPr>
          <w:rFonts w:ascii="Times New Roman" w:hAnsi="Times New Roman" w:eastAsia="新宋体" w:cs="Times New Roman"/>
          <w:rPrChange w:id="8739" w:author="China" w:date="2017-06-06T20:51:00Z">
            <w:rPr>
              <w:rFonts w:ascii="新宋体" w:hAnsi="新宋体" w:eastAsia="新宋体"/>
            </w:rPr>
          </w:rPrChange>
        </w:rPr>
        <w:t>dv</w:t>
      </w:r>
      <w:r>
        <w:rPr>
          <w:rFonts w:hint="eastAsia" w:ascii="Times New Roman" w:hAnsi="Times New Roman" w:eastAsia="新宋体" w:cs="Times New Roman"/>
          <w:rPrChange w:id="8740" w:author="China" w:date="2017-06-06T20:51:00Z">
            <w:rPr>
              <w:rFonts w:hint="eastAsia" w:ascii="新宋体" w:hAnsi="新宋体" w:eastAsia="新宋体"/>
            </w:rPr>
          </w:rPrChange>
        </w:rPr>
        <w:t>，</w:t>
      </w:r>
      <w:r>
        <w:rPr>
          <w:rFonts w:ascii="Times New Roman" w:hAnsi="Times New Roman" w:eastAsia="新宋体" w:cs="Times New Roman"/>
          <w:rPrChange w:id="8741" w:author="China" w:date="2017-06-06T20:51:00Z">
            <w:rPr>
              <w:rFonts w:ascii="新宋体" w:hAnsi="新宋体" w:eastAsia="新宋体"/>
            </w:rPr>
          </w:rPrChange>
        </w:rPr>
        <w:t xml:space="preserve"> </w:t>
      </w:r>
      <w:r>
        <w:rPr>
          <w:rFonts w:ascii="Times New Roman" w:hAnsi="Times New Roman" w:eastAsia="新宋体" w:cs="Times New Roman"/>
          <w:color w:val="A31515"/>
          <w:rPrChange w:id="8742" w:author="China" w:date="2017-06-06T20:51:00Z">
            <w:rPr>
              <w:rFonts w:ascii="新宋体" w:hAnsi="新宋体" w:eastAsia="新宋体"/>
              <w:color w:val="A31515"/>
            </w:rPr>
          </w:rPrChange>
        </w:rPr>
        <w:t>"TQA"</w:t>
      </w:r>
      <w:r>
        <w:rPr>
          <w:rFonts w:ascii="Times New Roman" w:hAnsi="Times New Roman" w:eastAsia="新宋体" w:cs="Times New Roman"/>
          <w:rPrChange w:id="8743" w:author="China" w:date="2017-06-06T20:51:00Z">
            <w:rPr>
              <w:rFonts w:ascii="新宋体" w:hAnsi="新宋体" w:eastAsia="新宋体"/>
            </w:rPr>
          </w:rPrChange>
        </w:rPr>
        <w:t>);</w:t>
      </w:r>
    </w:p>
    <w:p>
      <w:pPr>
        <w:ind w:firstLine="0" w:firstLineChars="0"/>
        <w:jc w:val="left"/>
        <w:rPr>
          <w:del w:id="8745" w:author="China" w:date="2017-06-09T13:29:00Z"/>
          <w:rFonts w:ascii="Times New Roman" w:hAnsi="Times New Roman" w:eastAsia="新宋体" w:cs="Times New Roman"/>
          <w:rPrChange w:id="8746" w:author="China" w:date="2017-06-06T20:51:00Z">
            <w:rPr>
              <w:del w:id="8747" w:author="China" w:date="2017-06-09T13:29:00Z"/>
              <w:rFonts w:ascii="新宋体" w:hAnsi="新宋体" w:eastAsia="新宋体"/>
            </w:rPr>
          </w:rPrChange>
        </w:rPr>
        <w:pPrChange w:id="8744" w:author="China" w:date="2017-06-09T13:29:00Z">
          <w:pPr>
            <w:ind w:firstLine="480"/>
            <w:jc w:val="left"/>
          </w:pPr>
        </w:pPrChange>
      </w:pPr>
      <w:del w:id="8748" w:author="China" w:date="2017-06-09T13:29:00Z">
        <w:r>
          <w:rPr>
            <w:rFonts w:ascii="Times New Roman" w:hAnsi="Times New Roman" w:eastAsia="新宋体" w:cs="Times New Roman"/>
            <w:rPrChange w:id="8749" w:author="China" w:date="2017-06-06T20:51:00Z">
              <w:rPr>
                <w:rFonts w:ascii="新宋体" w:hAnsi="新宋体" w:eastAsia="新宋体"/>
              </w:rPr>
            </w:rPrChange>
          </w:rPr>
          <w:delText xml:space="preserve"> </w:delText>
        </w:r>
      </w:del>
      <w:del w:id="8750" w:author="China" w:date="2017-06-09T13:29:00Z">
        <w:r>
          <w:rPr>
            <w:rFonts w:ascii="Times New Roman" w:hAnsi="Times New Roman" w:eastAsia="新宋体" w:cs="Times New Roman"/>
            <w:rPrChange w:id="8751" w:author="China" w:date="2017-06-06T20:51:00Z">
              <w:rPr>
                <w:rFonts w:ascii="新宋体" w:hAnsi="新宋体" w:eastAsia="新宋体"/>
              </w:rPr>
            </w:rPrChange>
          </w:rPr>
          <w:delText xml:space="preserve">     </w:delText>
        </w:r>
      </w:del>
    </w:p>
    <w:p>
      <w:pPr>
        <w:ind w:firstLine="480"/>
        <w:jc w:val="left"/>
        <w:rPr>
          <w:rFonts w:ascii="Times New Roman" w:hAnsi="Times New Roman" w:eastAsia="新宋体" w:cs="Times New Roman"/>
          <w:rPrChange w:id="8752" w:author="China" w:date="2017-06-06T20:51:00Z">
            <w:rPr>
              <w:rFonts w:ascii="新宋体" w:hAnsi="新宋体" w:eastAsia="新宋体"/>
            </w:rPr>
          </w:rPrChange>
        </w:rPr>
      </w:pPr>
      <w:del w:id="8753" w:author="China" w:date="2017-06-09T13:29:00Z">
        <w:r>
          <w:rPr>
            <w:rFonts w:ascii="Times New Roman" w:hAnsi="Times New Roman" w:eastAsia="新宋体" w:cs="Times New Roman"/>
            <w:rPrChange w:id="8754" w:author="China" w:date="2017-06-06T20:51:00Z">
              <w:rPr>
                <w:rFonts w:ascii="新宋体" w:hAnsi="新宋体" w:eastAsia="新宋体"/>
              </w:rPr>
            </w:rPrChange>
          </w:rPr>
          <w:delText xml:space="preserve">           </w:delText>
        </w:r>
      </w:del>
    </w:p>
    <w:p>
      <w:pPr>
        <w:ind w:firstLine="480"/>
        <w:jc w:val="left"/>
        <w:rPr>
          <w:rFonts w:ascii="Times New Roman" w:hAnsi="Times New Roman" w:eastAsia="新宋体" w:cs="Times New Roman"/>
          <w:rPrChange w:id="8755" w:author="China" w:date="2017-06-06T20:51:00Z">
            <w:rPr>
              <w:rFonts w:ascii="新宋体" w:hAnsi="新宋体" w:eastAsia="新宋体"/>
            </w:rPr>
          </w:rPrChange>
        </w:rPr>
      </w:pPr>
      <w:r>
        <w:rPr>
          <w:rFonts w:ascii="Times New Roman" w:hAnsi="Times New Roman" w:eastAsia="新宋体" w:cs="Times New Roman"/>
          <w:rPrChange w:id="875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757" w:author="China" w:date="2017-06-06T20:51:00Z">
            <w:rPr>
              <w:rFonts w:ascii="新宋体" w:hAnsi="新宋体" w:eastAsia="新宋体"/>
            </w:rPr>
          </w:rPrChange>
        </w:rPr>
      </w:pPr>
      <w:r>
        <w:rPr>
          <w:rFonts w:ascii="Times New Roman" w:hAnsi="Times New Roman" w:eastAsia="新宋体" w:cs="Times New Roman"/>
          <w:rPrChange w:id="8758" w:author="China" w:date="2017-06-06T20:51:00Z">
            <w:rPr>
              <w:rFonts w:ascii="新宋体" w:hAnsi="新宋体" w:eastAsia="新宋体"/>
            </w:rPr>
          </w:rPrChange>
        </w:rPr>
        <w:t xml:space="preserve">        </w:t>
      </w:r>
      <w:r>
        <w:rPr>
          <w:rFonts w:ascii="Times New Roman" w:hAnsi="Times New Roman" w:eastAsia="新宋体" w:cs="Times New Roman"/>
          <w:color w:val="0000FF"/>
          <w:rPrChange w:id="8759" w:author="China" w:date="2017-06-06T20:51:00Z">
            <w:rPr>
              <w:rFonts w:ascii="新宋体" w:hAnsi="新宋体" w:eastAsia="新宋体"/>
              <w:color w:val="0000FF"/>
            </w:rPr>
          </w:rPrChange>
        </w:rPr>
        <w:t>private</w:t>
      </w:r>
      <w:r>
        <w:rPr>
          <w:rFonts w:ascii="Times New Roman" w:hAnsi="Times New Roman" w:eastAsia="新宋体" w:cs="Times New Roman"/>
          <w:rPrChange w:id="8760" w:author="China" w:date="2017-06-06T20:51:00Z">
            <w:rPr>
              <w:rFonts w:ascii="新宋体" w:hAnsi="新宋体" w:eastAsia="新宋体"/>
            </w:rPr>
          </w:rPrChange>
        </w:rPr>
        <w:t xml:space="preserve"> </w:t>
      </w:r>
      <w:r>
        <w:rPr>
          <w:rFonts w:ascii="Times New Roman" w:hAnsi="Times New Roman" w:eastAsia="新宋体" w:cs="Times New Roman"/>
          <w:color w:val="0000FF"/>
          <w:rPrChange w:id="8761" w:author="China" w:date="2017-06-06T20:51:00Z">
            <w:rPr>
              <w:rFonts w:ascii="新宋体" w:hAnsi="新宋体" w:eastAsia="新宋体"/>
              <w:color w:val="0000FF"/>
            </w:rPr>
          </w:rPrChange>
        </w:rPr>
        <w:t>void</w:t>
      </w:r>
      <w:r>
        <w:rPr>
          <w:rFonts w:ascii="Times New Roman" w:hAnsi="Times New Roman" w:eastAsia="新宋体" w:cs="Times New Roman"/>
          <w:rPrChange w:id="8762" w:author="China" w:date="2017-06-06T20:51:00Z">
            <w:rPr>
              <w:rFonts w:ascii="新宋体" w:hAnsi="新宋体" w:eastAsia="新宋体"/>
            </w:rPr>
          </w:rPrChange>
        </w:rPr>
        <w:t xml:space="preserve"> rbUDP_CheckedChanged(</w:t>
      </w:r>
      <w:r>
        <w:rPr>
          <w:rFonts w:ascii="Times New Roman" w:hAnsi="Times New Roman" w:eastAsia="新宋体" w:cs="Times New Roman"/>
          <w:color w:val="0000FF"/>
          <w:rPrChange w:id="8763" w:author="China" w:date="2017-06-06T20:51:00Z">
            <w:rPr>
              <w:rFonts w:ascii="新宋体" w:hAnsi="新宋体" w:eastAsia="新宋体"/>
              <w:color w:val="0000FF"/>
            </w:rPr>
          </w:rPrChange>
        </w:rPr>
        <w:t>object</w:t>
      </w:r>
      <w:r>
        <w:rPr>
          <w:rFonts w:ascii="Times New Roman" w:hAnsi="Times New Roman" w:eastAsia="新宋体" w:cs="Times New Roman"/>
          <w:rPrChange w:id="8764" w:author="China" w:date="2017-06-06T20:51:00Z">
            <w:rPr>
              <w:rFonts w:ascii="新宋体" w:hAnsi="新宋体" w:eastAsia="新宋体"/>
            </w:rPr>
          </w:rPrChange>
        </w:rPr>
        <w:t xml:space="preserve"> sender</w:t>
      </w:r>
      <w:r>
        <w:rPr>
          <w:rFonts w:hint="eastAsia" w:ascii="Times New Roman" w:hAnsi="Times New Roman" w:eastAsia="新宋体" w:cs="Times New Roman"/>
          <w:rPrChange w:id="8765" w:author="China" w:date="2017-06-06T20:51:00Z">
            <w:rPr>
              <w:rFonts w:hint="eastAsia" w:ascii="新宋体" w:hAnsi="新宋体" w:eastAsia="新宋体"/>
            </w:rPr>
          </w:rPrChange>
        </w:rPr>
        <w:t>，</w:t>
      </w:r>
      <w:r>
        <w:rPr>
          <w:rFonts w:ascii="Times New Roman" w:hAnsi="Times New Roman" w:eastAsia="新宋体" w:cs="Times New Roman"/>
          <w:rPrChange w:id="8766" w:author="China" w:date="2017-06-06T20:51:00Z">
            <w:rPr>
              <w:rFonts w:ascii="新宋体" w:hAnsi="新宋体" w:eastAsia="新宋体"/>
            </w:rPr>
          </w:rPrChange>
        </w:rPr>
        <w:t xml:space="preserve"> </w:t>
      </w:r>
      <w:r>
        <w:rPr>
          <w:rFonts w:ascii="Times New Roman" w:hAnsi="Times New Roman" w:eastAsia="新宋体" w:cs="Times New Roman"/>
          <w:color w:val="2B91AF"/>
          <w:rPrChange w:id="8767" w:author="China" w:date="2017-06-06T20:51:00Z">
            <w:rPr>
              <w:rFonts w:ascii="新宋体" w:hAnsi="新宋体" w:eastAsia="新宋体"/>
              <w:color w:val="2B91AF"/>
            </w:rPr>
          </w:rPrChange>
        </w:rPr>
        <w:t>EventArgs</w:t>
      </w:r>
      <w:r>
        <w:rPr>
          <w:rFonts w:ascii="Times New Roman" w:hAnsi="Times New Roman" w:eastAsia="新宋体" w:cs="Times New Roman"/>
          <w:rPrChange w:id="8768" w:author="China" w:date="2017-06-06T20:51:00Z">
            <w:rPr>
              <w:rFonts w:ascii="新宋体" w:hAnsi="新宋体" w:eastAsia="新宋体"/>
            </w:rPr>
          </w:rPrChange>
        </w:rPr>
        <w:t xml:space="preserve"> e)</w:t>
      </w:r>
    </w:p>
    <w:p>
      <w:pPr>
        <w:ind w:firstLine="480"/>
        <w:jc w:val="left"/>
        <w:rPr>
          <w:rFonts w:ascii="Times New Roman" w:hAnsi="Times New Roman" w:eastAsia="新宋体" w:cs="Times New Roman"/>
          <w:rPrChange w:id="8769" w:author="China" w:date="2017-06-06T20:51:00Z">
            <w:rPr>
              <w:rFonts w:ascii="新宋体" w:hAnsi="新宋体" w:eastAsia="新宋体"/>
            </w:rPr>
          </w:rPrChange>
        </w:rPr>
      </w:pPr>
      <w:r>
        <w:rPr>
          <w:rFonts w:ascii="Times New Roman" w:hAnsi="Times New Roman" w:eastAsia="新宋体" w:cs="Times New Roman"/>
          <w:rPrChange w:id="877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771" w:author="China" w:date="2017-06-06T20:51:00Z">
            <w:rPr>
              <w:rFonts w:ascii="新宋体" w:hAnsi="新宋体" w:eastAsia="新宋体"/>
            </w:rPr>
          </w:rPrChange>
        </w:rPr>
      </w:pPr>
      <w:r>
        <w:rPr>
          <w:rFonts w:ascii="Times New Roman" w:hAnsi="Times New Roman" w:eastAsia="新宋体" w:cs="Times New Roman"/>
          <w:rPrChange w:id="8772" w:author="China" w:date="2017-06-06T20:51:00Z">
            <w:rPr>
              <w:rFonts w:ascii="新宋体" w:hAnsi="新宋体" w:eastAsia="新宋体"/>
            </w:rPr>
          </w:rPrChange>
        </w:rPr>
        <w:t xml:space="preserve">            </w:t>
      </w:r>
      <w:r>
        <w:rPr>
          <w:rFonts w:ascii="Times New Roman" w:hAnsi="Times New Roman" w:eastAsia="新宋体" w:cs="Times New Roman"/>
          <w:color w:val="0000FF"/>
          <w:rPrChange w:id="8773" w:author="China" w:date="2017-06-06T20:51:00Z">
            <w:rPr>
              <w:rFonts w:ascii="新宋体" w:hAnsi="新宋体" w:eastAsia="新宋体"/>
              <w:color w:val="0000FF"/>
            </w:rPr>
          </w:rPrChange>
        </w:rPr>
        <w:t>string</w:t>
      </w:r>
      <w:r>
        <w:rPr>
          <w:rFonts w:ascii="Times New Roman" w:hAnsi="Times New Roman" w:eastAsia="新宋体" w:cs="Times New Roman"/>
          <w:rPrChange w:id="8774" w:author="China" w:date="2017-06-06T20:51:00Z">
            <w:rPr>
              <w:rFonts w:ascii="新宋体" w:hAnsi="新宋体" w:eastAsia="新宋体"/>
            </w:rPr>
          </w:rPrChange>
        </w:rPr>
        <w:t xml:space="preserve"> ISD=</w:t>
      </w:r>
      <w:r>
        <w:rPr>
          <w:rFonts w:ascii="Times New Roman" w:hAnsi="Times New Roman" w:eastAsia="新宋体" w:cs="Times New Roman"/>
          <w:color w:val="0000FF"/>
          <w:rPrChange w:id="8775" w:author="China" w:date="2017-06-06T20:51:00Z">
            <w:rPr>
              <w:rFonts w:ascii="新宋体" w:hAnsi="新宋体" w:eastAsia="新宋体"/>
              <w:color w:val="0000FF"/>
            </w:rPr>
          </w:rPrChange>
        </w:rPr>
        <w:t>string</w:t>
      </w:r>
      <w:r>
        <w:rPr>
          <w:rFonts w:ascii="Times New Roman" w:hAnsi="Times New Roman" w:eastAsia="新宋体" w:cs="Times New Roman"/>
          <w:rPrChange w:id="8776" w:author="China" w:date="2017-06-06T20:51:00Z">
            <w:rPr>
              <w:rFonts w:ascii="新宋体" w:hAnsi="新宋体" w:eastAsia="新宋体"/>
            </w:rPr>
          </w:rPrChange>
        </w:rPr>
        <w:t>.Filter;</w:t>
      </w:r>
    </w:p>
    <w:p>
      <w:pPr>
        <w:ind w:firstLine="480"/>
        <w:jc w:val="left"/>
        <w:rPr>
          <w:rFonts w:ascii="Times New Roman" w:hAnsi="Times New Roman" w:eastAsia="新宋体" w:cs="Times New Roman"/>
          <w:rPrChange w:id="8777" w:author="China" w:date="2017-06-06T20:51:00Z">
            <w:rPr>
              <w:rFonts w:ascii="新宋体" w:hAnsi="新宋体" w:eastAsia="新宋体"/>
            </w:rPr>
          </w:rPrChange>
        </w:rPr>
      </w:pPr>
      <w:r>
        <w:rPr>
          <w:rFonts w:ascii="Times New Roman" w:hAnsi="Times New Roman" w:eastAsia="新宋体" w:cs="Times New Roman"/>
          <w:rPrChange w:id="8778" w:author="China" w:date="2017-06-06T20:51:00Z">
            <w:rPr>
              <w:rFonts w:ascii="新宋体" w:hAnsi="新宋体" w:eastAsia="新宋体"/>
            </w:rPr>
          </w:rPrChange>
        </w:rPr>
        <w:t xml:space="preserve">            </w:t>
      </w:r>
      <w:r>
        <w:rPr>
          <w:rFonts w:ascii="Times New Roman" w:hAnsi="Times New Roman" w:eastAsia="新宋体" w:cs="Times New Roman"/>
          <w:color w:val="0000FF"/>
          <w:rPrChange w:id="8779" w:author="China" w:date="2017-06-06T20:51:00Z">
            <w:rPr>
              <w:rFonts w:ascii="新宋体" w:hAnsi="新宋体" w:eastAsia="新宋体"/>
              <w:color w:val="0000FF"/>
            </w:rPr>
          </w:rPrChange>
        </w:rPr>
        <w:t>string</w:t>
      </w:r>
      <w:r>
        <w:rPr>
          <w:rFonts w:ascii="Times New Roman" w:hAnsi="Times New Roman" w:eastAsia="新宋体" w:cs="Times New Roman"/>
          <w:rPrChange w:id="8780" w:author="China" w:date="2017-06-06T20:51:00Z">
            <w:rPr>
              <w:rFonts w:ascii="新宋体" w:hAnsi="新宋体" w:eastAsia="新宋体"/>
            </w:rPr>
          </w:rPrChange>
        </w:rPr>
        <w:t xml:space="preserve"> error = </w:t>
      </w:r>
      <w:r>
        <w:rPr>
          <w:rFonts w:ascii="Times New Roman" w:hAnsi="Times New Roman" w:eastAsia="新宋体" w:cs="Times New Roman"/>
          <w:color w:val="0000FF"/>
          <w:rPrChange w:id="8781" w:author="China" w:date="2017-06-06T20:51:00Z">
            <w:rPr>
              <w:rFonts w:ascii="新宋体" w:hAnsi="新宋体" w:eastAsia="新宋体"/>
              <w:color w:val="0000FF"/>
            </w:rPr>
          </w:rPrChange>
        </w:rPr>
        <w:t>string</w:t>
      </w:r>
      <w:r>
        <w:rPr>
          <w:rFonts w:ascii="Times New Roman" w:hAnsi="Times New Roman" w:eastAsia="新宋体" w:cs="Times New Roman"/>
          <w:rPrChange w:id="8782" w:author="China" w:date="2017-06-06T20:51:00Z">
            <w:rPr>
              <w:rFonts w:ascii="新宋体" w:hAnsi="新宋体" w:eastAsia="新宋体"/>
            </w:rPr>
          </w:rPrChange>
        </w:rPr>
        <w:t>.Empty;</w:t>
      </w:r>
    </w:p>
    <w:p>
      <w:pPr>
        <w:ind w:firstLine="480"/>
        <w:jc w:val="left"/>
        <w:rPr>
          <w:rFonts w:ascii="Times New Roman" w:hAnsi="Times New Roman" w:eastAsia="新宋体" w:cs="Times New Roman"/>
          <w:rPrChange w:id="8783" w:author="China" w:date="2017-06-06T20:51:00Z">
            <w:rPr>
              <w:rFonts w:ascii="新宋体" w:hAnsi="新宋体" w:eastAsia="新宋体"/>
            </w:rPr>
          </w:rPrChange>
        </w:rPr>
      </w:pPr>
      <w:r>
        <w:rPr>
          <w:rFonts w:ascii="Times New Roman" w:hAnsi="Times New Roman" w:eastAsia="新宋体" w:cs="Times New Roman"/>
          <w:rPrChange w:id="8784" w:author="China" w:date="2017-06-06T20:51:00Z">
            <w:rPr>
              <w:rFonts w:ascii="新宋体" w:hAnsi="新宋体" w:eastAsia="新宋体"/>
            </w:rPr>
          </w:rPrChange>
        </w:rPr>
        <w:t xml:space="preserve">            </w:t>
      </w:r>
      <w:r>
        <w:rPr>
          <w:rFonts w:ascii="Times New Roman" w:hAnsi="Times New Roman" w:eastAsia="新宋体" w:cs="Times New Roman"/>
          <w:color w:val="0000FF"/>
          <w:rPrChange w:id="8785" w:author="China" w:date="2017-06-06T20:51:00Z">
            <w:rPr>
              <w:rFonts w:ascii="新宋体" w:hAnsi="新宋体" w:eastAsia="新宋体"/>
              <w:color w:val="0000FF"/>
            </w:rPr>
          </w:rPrChange>
        </w:rPr>
        <w:t>string</w:t>
      </w:r>
      <w:r>
        <w:rPr>
          <w:rFonts w:ascii="Times New Roman" w:hAnsi="Times New Roman" w:eastAsia="新宋体" w:cs="Times New Roman"/>
          <w:rPrChange w:id="8786" w:author="China" w:date="2017-06-06T20:51:00Z">
            <w:rPr>
              <w:rFonts w:ascii="新宋体" w:hAnsi="新宋体" w:eastAsia="新宋体"/>
            </w:rPr>
          </w:rPrChange>
        </w:rPr>
        <w:t xml:space="preserve"> strConn = </w:t>
      </w:r>
      <w:r>
        <w:rPr>
          <w:rFonts w:ascii="Times New Roman" w:hAnsi="Times New Roman" w:eastAsia="新宋体" w:cs="Times New Roman"/>
          <w:color w:val="A31515"/>
          <w:rPrChange w:id="8787" w:author="China" w:date="2017-06-06T20:51:00Z">
            <w:rPr>
              <w:rFonts w:ascii="新宋体" w:hAnsi="新宋体" w:eastAsia="新宋体"/>
              <w:color w:val="A31515"/>
            </w:rPr>
          </w:rPrChange>
        </w:rPr>
        <w:t>"Provider=Microsoft.Jet.OLEDB.4.0;"</w:t>
      </w:r>
      <w:r>
        <w:rPr>
          <w:rFonts w:ascii="Times New Roman" w:hAnsi="Times New Roman" w:eastAsia="新宋体" w:cs="Times New Roman"/>
          <w:rPrChange w:id="8788" w:author="China" w:date="2017-06-06T20:51:00Z">
            <w:rPr>
              <w:rFonts w:ascii="新宋体" w:hAnsi="新宋体" w:eastAsia="新宋体"/>
            </w:rPr>
          </w:rPrChange>
        </w:rPr>
        <w:t xml:space="preserve"> + </w:t>
      </w:r>
      <w:r>
        <w:rPr>
          <w:rFonts w:ascii="Times New Roman" w:hAnsi="Times New Roman" w:eastAsia="新宋体" w:cs="Times New Roman"/>
          <w:color w:val="A31515"/>
          <w:rPrChange w:id="8789" w:author="China" w:date="2017-06-06T20:51:00Z">
            <w:rPr>
              <w:rFonts w:ascii="新宋体" w:hAnsi="新宋体" w:eastAsia="新宋体"/>
              <w:color w:val="A31515"/>
            </w:rPr>
          </w:rPrChange>
        </w:rPr>
        <w:t>"Data Source="</w:t>
      </w:r>
      <w:r>
        <w:rPr>
          <w:rFonts w:ascii="Times New Roman" w:hAnsi="Times New Roman" w:eastAsia="新宋体" w:cs="Times New Roman"/>
          <w:rPrChange w:id="8790" w:author="China" w:date="2017-06-06T20:51:00Z">
            <w:rPr>
              <w:rFonts w:ascii="新宋体" w:hAnsi="新宋体" w:eastAsia="新宋体"/>
            </w:rPr>
          </w:rPrChange>
        </w:rPr>
        <w:t xml:space="preserve"> +ISD + </w:t>
      </w:r>
      <w:r>
        <w:rPr>
          <w:rFonts w:ascii="Times New Roman" w:hAnsi="Times New Roman" w:eastAsia="新宋体" w:cs="Times New Roman"/>
          <w:color w:val="A31515"/>
          <w:rPrChange w:id="8791" w:author="China" w:date="2017-06-06T20:51:00Z">
            <w:rPr>
              <w:rFonts w:ascii="新宋体" w:hAnsi="新宋体" w:eastAsia="新宋体"/>
              <w:color w:val="A31515"/>
            </w:rPr>
          </w:rPrChange>
        </w:rPr>
        <w:t>";"</w:t>
      </w:r>
      <w:r>
        <w:rPr>
          <w:rFonts w:ascii="Times New Roman" w:hAnsi="Times New Roman" w:eastAsia="新宋体" w:cs="Times New Roman"/>
          <w:rPrChange w:id="8792" w:author="China" w:date="2017-06-06T20:51:00Z">
            <w:rPr>
              <w:rFonts w:ascii="新宋体" w:hAnsi="新宋体" w:eastAsia="新宋体"/>
            </w:rPr>
          </w:rPrChange>
        </w:rPr>
        <w:t xml:space="preserve"> + </w:t>
      </w:r>
      <w:r>
        <w:rPr>
          <w:rFonts w:ascii="Times New Roman" w:hAnsi="Times New Roman" w:eastAsia="新宋体" w:cs="Times New Roman"/>
          <w:color w:val="A31515"/>
          <w:rPrChange w:id="8793" w:author="China" w:date="2017-06-06T20:51:00Z">
            <w:rPr>
              <w:rFonts w:ascii="新宋体" w:hAnsi="新宋体" w:eastAsia="新宋体"/>
              <w:color w:val="A31515"/>
            </w:rPr>
          </w:rPrChange>
        </w:rPr>
        <w:t>"Extended Properties=Excel 8.0;"</w:t>
      </w:r>
      <w:r>
        <w:rPr>
          <w:rFonts w:ascii="Times New Roman" w:hAnsi="Times New Roman" w:eastAsia="新宋体" w:cs="Times New Roman"/>
          <w:rPrChange w:id="8794"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795" w:author="China" w:date="2017-06-06T20:51:00Z">
            <w:rPr>
              <w:rFonts w:ascii="新宋体" w:hAnsi="新宋体" w:eastAsia="新宋体"/>
            </w:rPr>
          </w:rPrChange>
        </w:rPr>
      </w:pPr>
      <w:r>
        <w:rPr>
          <w:rFonts w:ascii="Times New Roman" w:hAnsi="Times New Roman" w:eastAsia="新宋体" w:cs="Times New Roman"/>
          <w:rPrChange w:id="8796" w:author="China" w:date="2017-06-06T20:51:00Z">
            <w:rPr>
              <w:rFonts w:ascii="新宋体" w:hAnsi="新宋体" w:eastAsia="新宋体"/>
            </w:rPr>
          </w:rPrChange>
        </w:rPr>
        <w:t xml:space="preserve">            </w:t>
      </w:r>
      <w:r>
        <w:rPr>
          <w:rFonts w:ascii="Times New Roman" w:hAnsi="Times New Roman" w:eastAsia="新宋体" w:cs="Times New Roman"/>
          <w:color w:val="2B91AF"/>
          <w:rPrChange w:id="8797" w:author="China" w:date="2017-06-06T20:51:00Z">
            <w:rPr>
              <w:rFonts w:ascii="新宋体" w:hAnsi="新宋体" w:eastAsia="新宋体"/>
              <w:color w:val="2B91AF"/>
            </w:rPr>
          </w:rPrChange>
        </w:rPr>
        <w:t>OleDbConnection</w:t>
      </w:r>
      <w:r>
        <w:rPr>
          <w:rFonts w:ascii="Times New Roman" w:hAnsi="Times New Roman" w:eastAsia="新宋体" w:cs="Times New Roman"/>
          <w:rPrChange w:id="8798" w:author="China" w:date="2017-06-06T20:51:00Z">
            <w:rPr>
              <w:rFonts w:ascii="新宋体" w:hAnsi="新宋体" w:eastAsia="新宋体"/>
            </w:rPr>
          </w:rPrChange>
        </w:rPr>
        <w:t xml:space="preserve"> conn = </w:t>
      </w:r>
      <w:r>
        <w:rPr>
          <w:rFonts w:ascii="Times New Roman" w:hAnsi="Times New Roman" w:eastAsia="新宋体" w:cs="Times New Roman"/>
          <w:color w:val="0000FF"/>
          <w:rPrChange w:id="8799" w:author="China" w:date="2017-06-06T20:51:00Z">
            <w:rPr>
              <w:rFonts w:ascii="新宋体" w:hAnsi="新宋体" w:eastAsia="新宋体"/>
              <w:color w:val="0000FF"/>
            </w:rPr>
          </w:rPrChange>
        </w:rPr>
        <w:t>new</w:t>
      </w:r>
      <w:r>
        <w:rPr>
          <w:rFonts w:ascii="Times New Roman" w:hAnsi="Times New Roman" w:eastAsia="新宋体" w:cs="Times New Roman"/>
          <w:rPrChange w:id="8800" w:author="China" w:date="2017-06-06T20:51:00Z">
            <w:rPr>
              <w:rFonts w:ascii="新宋体" w:hAnsi="新宋体" w:eastAsia="新宋体"/>
            </w:rPr>
          </w:rPrChange>
        </w:rPr>
        <w:t xml:space="preserve"> </w:t>
      </w:r>
      <w:r>
        <w:rPr>
          <w:rFonts w:ascii="Times New Roman" w:hAnsi="Times New Roman" w:eastAsia="新宋体" w:cs="Times New Roman"/>
          <w:color w:val="2B91AF"/>
          <w:rPrChange w:id="8801" w:author="China" w:date="2017-06-06T20:51:00Z">
            <w:rPr>
              <w:rFonts w:ascii="新宋体" w:hAnsi="新宋体" w:eastAsia="新宋体"/>
              <w:color w:val="2B91AF"/>
            </w:rPr>
          </w:rPrChange>
        </w:rPr>
        <w:t>OleDbConnection</w:t>
      </w:r>
      <w:r>
        <w:rPr>
          <w:rFonts w:ascii="Times New Roman" w:hAnsi="Times New Roman" w:eastAsia="新宋体" w:cs="Times New Roman"/>
          <w:rPrChange w:id="8802" w:author="China" w:date="2017-06-06T20:51:00Z">
            <w:rPr>
              <w:rFonts w:ascii="新宋体" w:hAnsi="新宋体" w:eastAsia="新宋体"/>
            </w:rPr>
          </w:rPrChange>
        </w:rPr>
        <w:t>(</w:t>
      </w:r>
      <w:r>
        <w:rPr>
          <w:rFonts w:ascii="Times New Roman" w:hAnsi="Times New Roman" w:eastAsia="新宋体" w:cs="Times New Roman"/>
          <w:rPrChange w:id="8803" w:author="China" w:date="2017-06-06T20:51:00Z">
            <w:rPr>
              <w:rFonts w:ascii="新宋体" w:hAnsi="新宋体" w:eastAsia="新宋体"/>
            </w:rPr>
          </w:rPrChange>
        </w:rPr>
        <w:t>strConn);</w:t>
      </w:r>
    </w:p>
    <w:p>
      <w:pPr>
        <w:ind w:firstLine="480"/>
        <w:jc w:val="left"/>
        <w:rPr>
          <w:rFonts w:ascii="Times New Roman" w:hAnsi="Times New Roman" w:eastAsia="新宋体" w:cs="Times New Roman"/>
          <w:rPrChange w:id="8804" w:author="China" w:date="2017-06-06T20:51:00Z">
            <w:rPr>
              <w:rFonts w:ascii="新宋体" w:hAnsi="新宋体" w:eastAsia="新宋体"/>
            </w:rPr>
          </w:rPrChange>
        </w:rPr>
      </w:pPr>
      <w:r>
        <w:rPr>
          <w:rFonts w:ascii="Times New Roman" w:hAnsi="Times New Roman" w:eastAsia="新宋体" w:cs="Times New Roman"/>
          <w:rPrChange w:id="8805" w:author="China" w:date="2017-06-06T20:51:00Z">
            <w:rPr>
              <w:rFonts w:ascii="新宋体" w:hAnsi="新宋体" w:eastAsia="新宋体"/>
            </w:rPr>
          </w:rPrChange>
        </w:rPr>
        <w:t xml:space="preserve">            </w:t>
      </w:r>
      <w:r>
        <w:rPr>
          <w:rFonts w:ascii="Times New Roman" w:hAnsi="Times New Roman" w:eastAsia="新宋体" w:cs="Times New Roman"/>
          <w:color w:val="0000FF"/>
          <w:rPrChange w:id="8806" w:author="China" w:date="2017-06-06T20:51:00Z">
            <w:rPr>
              <w:rFonts w:ascii="新宋体" w:hAnsi="新宋体" w:eastAsia="新宋体"/>
              <w:color w:val="0000FF"/>
            </w:rPr>
          </w:rPrChange>
        </w:rPr>
        <w:t>string</w:t>
      </w:r>
      <w:r>
        <w:rPr>
          <w:rFonts w:ascii="Times New Roman" w:hAnsi="Times New Roman" w:eastAsia="新宋体" w:cs="Times New Roman"/>
          <w:rPrChange w:id="8807" w:author="China" w:date="2017-06-06T20:51:00Z">
            <w:rPr>
              <w:rFonts w:ascii="新宋体" w:hAnsi="新宋体" w:eastAsia="新宋体"/>
            </w:rPr>
          </w:rPrChange>
        </w:rPr>
        <w:t xml:space="preserve"> strExcel = </w:t>
      </w:r>
      <w:r>
        <w:rPr>
          <w:rFonts w:ascii="Times New Roman" w:hAnsi="Times New Roman" w:eastAsia="新宋体" w:cs="Times New Roman"/>
          <w:color w:val="A31515"/>
          <w:rPrChange w:id="8808" w:author="China" w:date="2017-06-06T20:51:00Z">
            <w:rPr>
              <w:rFonts w:ascii="新宋体" w:hAnsi="新宋体" w:eastAsia="新宋体"/>
              <w:color w:val="A31515"/>
            </w:rPr>
          </w:rPrChange>
        </w:rPr>
        <w:t>""</w:t>
      </w:r>
      <w:r>
        <w:rPr>
          <w:rFonts w:ascii="Times New Roman" w:hAnsi="Times New Roman" w:eastAsia="新宋体" w:cs="Times New Roman"/>
          <w:rPrChange w:id="8809"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810" w:author="China" w:date="2017-06-06T20:51:00Z">
            <w:rPr>
              <w:rFonts w:ascii="新宋体" w:hAnsi="新宋体" w:eastAsia="新宋体"/>
            </w:rPr>
          </w:rPrChange>
        </w:rPr>
      </w:pPr>
      <w:r>
        <w:rPr>
          <w:rFonts w:ascii="Times New Roman" w:hAnsi="Times New Roman" w:eastAsia="新宋体" w:cs="Times New Roman"/>
          <w:rPrChange w:id="8811" w:author="China" w:date="2017-06-06T20:51:00Z">
            <w:rPr>
              <w:rFonts w:ascii="新宋体" w:hAnsi="新宋体" w:eastAsia="新宋体"/>
            </w:rPr>
          </w:rPrChange>
        </w:rPr>
        <w:t xml:space="preserve">            </w:t>
      </w:r>
      <w:r>
        <w:rPr>
          <w:rFonts w:ascii="Times New Roman" w:hAnsi="Times New Roman" w:eastAsia="新宋体" w:cs="Times New Roman"/>
          <w:rPrChange w:id="8812" w:author="China" w:date="2017-06-06T20:51:00Z">
            <w:rPr>
              <w:rFonts w:ascii="新宋体" w:hAnsi="新宋体" w:eastAsia="新宋体"/>
            </w:rPr>
          </w:rPrChange>
        </w:rPr>
        <w:t>conn.Open(</w:t>
      </w:r>
      <w:r>
        <w:rPr>
          <w:rFonts w:ascii="Times New Roman" w:hAnsi="Times New Roman" w:eastAsia="新宋体" w:cs="Times New Roman"/>
          <w:rPrChange w:id="8813"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814" w:author="China" w:date="2017-06-06T20:51:00Z">
            <w:rPr>
              <w:rFonts w:ascii="新宋体" w:hAnsi="新宋体" w:eastAsia="新宋体"/>
            </w:rPr>
          </w:rPrChange>
        </w:rPr>
      </w:pPr>
      <w:r>
        <w:rPr>
          <w:rFonts w:ascii="Times New Roman" w:hAnsi="Times New Roman" w:eastAsia="新宋体" w:cs="Times New Roman"/>
          <w:rPrChange w:id="8815" w:author="China" w:date="2017-06-06T20:51:00Z">
            <w:rPr>
              <w:rFonts w:ascii="新宋体" w:hAnsi="新宋体" w:eastAsia="新宋体"/>
            </w:rPr>
          </w:rPrChange>
        </w:rPr>
        <w:t xml:space="preserve">            </w:t>
      </w:r>
      <w:r>
        <w:rPr>
          <w:rFonts w:ascii="Times New Roman" w:hAnsi="Times New Roman" w:eastAsia="新宋体" w:cs="Times New Roman"/>
          <w:color w:val="2B91AF"/>
          <w:rPrChange w:id="8816" w:author="China" w:date="2017-06-06T20:51:00Z">
            <w:rPr>
              <w:rFonts w:ascii="新宋体" w:hAnsi="新宋体" w:eastAsia="新宋体"/>
              <w:color w:val="2B91AF"/>
            </w:rPr>
          </w:rPrChange>
        </w:rPr>
        <w:t>DataSet</w:t>
      </w:r>
      <w:r>
        <w:rPr>
          <w:rFonts w:ascii="Times New Roman" w:hAnsi="Times New Roman" w:eastAsia="新宋体" w:cs="Times New Roman"/>
          <w:rPrChange w:id="8817" w:author="China" w:date="2017-06-06T20:51:00Z">
            <w:rPr>
              <w:rFonts w:ascii="新宋体" w:hAnsi="新宋体" w:eastAsia="新宋体"/>
            </w:rPr>
          </w:rPrChange>
        </w:rPr>
        <w:t xml:space="preserve"> ds = </w:t>
      </w:r>
      <w:r>
        <w:rPr>
          <w:rFonts w:ascii="Times New Roman" w:hAnsi="Times New Roman" w:eastAsia="新宋体" w:cs="Times New Roman"/>
          <w:color w:val="0000FF"/>
          <w:rPrChange w:id="8818" w:author="China" w:date="2017-06-06T20:51:00Z">
            <w:rPr>
              <w:rFonts w:ascii="新宋体" w:hAnsi="新宋体" w:eastAsia="新宋体"/>
              <w:color w:val="0000FF"/>
            </w:rPr>
          </w:rPrChange>
        </w:rPr>
        <w:t>new</w:t>
      </w:r>
      <w:r>
        <w:rPr>
          <w:rFonts w:ascii="Times New Roman" w:hAnsi="Times New Roman" w:eastAsia="新宋体" w:cs="Times New Roman"/>
          <w:rPrChange w:id="8819" w:author="China" w:date="2017-06-06T20:51:00Z">
            <w:rPr>
              <w:rFonts w:ascii="新宋体" w:hAnsi="新宋体" w:eastAsia="新宋体"/>
            </w:rPr>
          </w:rPrChange>
        </w:rPr>
        <w:t xml:space="preserve"> </w:t>
      </w:r>
      <w:r>
        <w:rPr>
          <w:rFonts w:ascii="Times New Roman" w:hAnsi="Times New Roman" w:eastAsia="新宋体" w:cs="Times New Roman"/>
          <w:color w:val="2B91AF"/>
          <w:rPrChange w:id="8820" w:author="China" w:date="2017-06-06T20:51:00Z">
            <w:rPr>
              <w:rFonts w:ascii="新宋体" w:hAnsi="新宋体" w:eastAsia="新宋体"/>
              <w:color w:val="2B91AF"/>
            </w:rPr>
          </w:rPrChange>
        </w:rPr>
        <w:t>DataSet</w:t>
      </w:r>
      <w:r>
        <w:rPr>
          <w:rFonts w:ascii="Times New Roman" w:hAnsi="Times New Roman" w:eastAsia="新宋体" w:cs="Times New Roman"/>
          <w:rPrChange w:id="8821" w:author="China" w:date="2017-06-06T20:51:00Z">
            <w:rPr>
              <w:rFonts w:ascii="新宋体" w:hAnsi="新宋体" w:eastAsia="新宋体"/>
            </w:rPr>
          </w:rPrChange>
        </w:rPr>
        <w:t>(</w:t>
      </w:r>
      <w:r>
        <w:rPr>
          <w:rFonts w:ascii="Times New Roman" w:hAnsi="Times New Roman" w:eastAsia="新宋体" w:cs="Times New Roman"/>
          <w:rPrChange w:id="8822"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823" w:author="China" w:date="2017-06-06T20:51:00Z">
            <w:rPr>
              <w:rFonts w:ascii="新宋体" w:hAnsi="新宋体" w:eastAsia="新宋体"/>
            </w:rPr>
          </w:rPrChange>
        </w:rPr>
      </w:pPr>
      <w:r>
        <w:rPr>
          <w:rFonts w:ascii="Times New Roman" w:hAnsi="Times New Roman" w:eastAsia="新宋体" w:cs="Times New Roman"/>
          <w:rPrChange w:id="8824" w:author="China" w:date="2017-06-06T20:51:00Z">
            <w:rPr>
              <w:rFonts w:ascii="新宋体" w:hAnsi="新宋体" w:eastAsia="新宋体"/>
            </w:rPr>
          </w:rPrChange>
        </w:rPr>
        <w:t xml:space="preserve">            myCommand.Fill(ds</w:t>
      </w:r>
      <w:r>
        <w:rPr>
          <w:rFonts w:hint="eastAsia" w:ascii="Times New Roman" w:hAnsi="Times New Roman" w:eastAsia="新宋体" w:cs="Times New Roman"/>
          <w:rPrChange w:id="8825" w:author="China" w:date="2017-06-06T20:51:00Z">
            <w:rPr>
              <w:rFonts w:hint="eastAsia" w:ascii="新宋体" w:hAnsi="新宋体" w:eastAsia="新宋体"/>
            </w:rPr>
          </w:rPrChange>
        </w:rPr>
        <w:t>，</w:t>
      </w:r>
      <w:r>
        <w:rPr>
          <w:rFonts w:ascii="Times New Roman" w:hAnsi="Times New Roman" w:eastAsia="新宋体" w:cs="Times New Roman"/>
          <w:rPrChange w:id="8826" w:author="China" w:date="2017-06-06T20:51:00Z">
            <w:rPr>
              <w:rFonts w:ascii="新宋体" w:hAnsi="新宋体" w:eastAsia="新宋体"/>
            </w:rPr>
          </w:rPrChange>
        </w:rPr>
        <w:t xml:space="preserve"> </w:t>
      </w:r>
      <w:r>
        <w:rPr>
          <w:rFonts w:ascii="Times New Roman" w:hAnsi="Times New Roman" w:eastAsia="新宋体" w:cs="Times New Roman"/>
          <w:color w:val="A31515"/>
          <w:rPrChange w:id="8827" w:author="China" w:date="2017-06-06T20:51:00Z">
            <w:rPr>
              <w:rFonts w:ascii="新宋体" w:hAnsi="新宋体" w:eastAsia="新宋体"/>
              <w:color w:val="A31515"/>
            </w:rPr>
          </w:rPrChange>
        </w:rPr>
        <w:t>"table1"</w:t>
      </w:r>
      <w:r>
        <w:rPr>
          <w:rFonts w:ascii="Times New Roman" w:hAnsi="Times New Roman" w:eastAsia="新宋体" w:cs="Times New Roman"/>
          <w:rPrChange w:id="8828"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829" w:author="China" w:date="2017-06-06T20:51:00Z">
            <w:rPr>
              <w:rFonts w:ascii="新宋体" w:hAnsi="新宋体" w:eastAsia="新宋体"/>
            </w:rPr>
          </w:rPrChange>
        </w:rPr>
      </w:pPr>
      <w:r>
        <w:rPr>
          <w:rFonts w:ascii="Times New Roman" w:hAnsi="Times New Roman" w:eastAsia="新宋体" w:cs="Times New Roman"/>
          <w:rPrChange w:id="8830" w:author="China" w:date="2017-06-06T20:51:00Z">
            <w:rPr>
              <w:rFonts w:ascii="新宋体" w:hAnsi="新宋体" w:eastAsia="新宋体"/>
            </w:rPr>
          </w:rPrChange>
        </w:rPr>
        <w:t xml:space="preserve">            </w:t>
      </w:r>
      <w:r>
        <w:rPr>
          <w:rFonts w:ascii="Times New Roman" w:hAnsi="Times New Roman" w:eastAsia="新宋体" w:cs="Times New Roman"/>
          <w:rPrChange w:id="8831" w:author="China" w:date="2017-06-06T20:51:00Z">
            <w:rPr>
              <w:rFonts w:ascii="新宋体" w:hAnsi="新宋体" w:eastAsia="新宋体"/>
            </w:rPr>
          </w:rPrChange>
        </w:rPr>
        <w:t>conn.Close(</w:t>
      </w:r>
      <w:r>
        <w:rPr>
          <w:rFonts w:ascii="Times New Roman" w:hAnsi="Times New Roman" w:eastAsia="新宋体" w:cs="Times New Roman"/>
          <w:rPrChange w:id="8832"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833" w:author="China" w:date="2017-06-06T20:51:00Z">
            <w:rPr>
              <w:rFonts w:ascii="新宋体" w:hAnsi="新宋体" w:eastAsia="新宋体"/>
            </w:rPr>
          </w:rPrChange>
        </w:rPr>
      </w:pPr>
      <w:r>
        <w:rPr>
          <w:rFonts w:ascii="Times New Roman" w:hAnsi="Times New Roman" w:eastAsia="新宋体" w:cs="Times New Roman"/>
          <w:rPrChange w:id="8834" w:author="China" w:date="2017-06-06T20:51:00Z">
            <w:rPr>
              <w:rFonts w:ascii="新宋体" w:hAnsi="新宋体" w:eastAsia="新宋体"/>
            </w:rPr>
          </w:rPrChange>
        </w:rPr>
        <w:t xml:space="preserve">            </w:t>
      </w:r>
      <w:r>
        <w:rPr>
          <w:rFonts w:ascii="Times New Roman" w:hAnsi="Times New Roman" w:eastAsia="新宋体" w:cs="Times New Roman"/>
          <w:color w:val="2B91AF"/>
          <w:rPrChange w:id="8835" w:author="China" w:date="2017-06-06T20:51:00Z">
            <w:rPr>
              <w:rFonts w:ascii="新宋体" w:hAnsi="新宋体" w:eastAsia="新宋体"/>
              <w:color w:val="2B91AF"/>
            </w:rPr>
          </w:rPrChange>
        </w:rPr>
        <w:t>DataView</w:t>
      </w:r>
      <w:r>
        <w:rPr>
          <w:rFonts w:ascii="Times New Roman" w:hAnsi="Times New Roman" w:eastAsia="新宋体" w:cs="Times New Roman"/>
          <w:rPrChange w:id="8836" w:author="China" w:date="2017-06-06T20:51:00Z">
            <w:rPr>
              <w:rFonts w:ascii="新宋体" w:hAnsi="新宋体" w:eastAsia="新宋体"/>
            </w:rPr>
          </w:rPrChange>
        </w:rPr>
        <w:t xml:space="preserve"> dv = </w:t>
      </w:r>
      <w:r>
        <w:rPr>
          <w:rFonts w:ascii="Times New Roman" w:hAnsi="Times New Roman" w:eastAsia="新宋体" w:cs="Times New Roman"/>
          <w:color w:val="0000FF"/>
          <w:rPrChange w:id="8837" w:author="China" w:date="2017-06-06T20:51:00Z">
            <w:rPr>
              <w:rFonts w:ascii="新宋体" w:hAnsi="新宋体" w:eastAsia="新宋体"/>
              <w:color w:val="0000FF"/>
            </w:rPr>
          </w:rPrChange>
        </w:rPr>
        <w:t>new</w:t>
      </w:r>
      <w:r>
        <w:rPr>
          <w:rFonts w:ascii="Times New Roman" w:hAnsi="Times New Roman" w:eastAsia="新宋体" w:cs="Times New Roman"/>
          <w:rPrChange w:id="8838" w:author="China" w:date="2017-06-06T20:51:00Z">
            <w:rPr>
              <w:rFonts w:ascii="新宋体" w:hAnsi="新宋体" w:eastAsia="新宋体"/>
            </w:rPr>
          </w:rPrChange>
        </w:rPr>
        <w:t xml:space="preserve"> </w:t>
      </w:r>
      <w:r>
        <w:rPr>
          <w:rFonts w:ascii="Times New Roman" w:hAnsi="Times New Roman" w:eastAsia="新宋体" w:cs="Times New Roman"/>
          <w:color w:val="2B91AF"/>
          <w:rPrChange w:id="8839" w:author="China" w:date="2017-06-06T20:51:00Z">
            <w:rPr>
              <w:rFonts w:ascii="新宋体" w:hAnsi="新宋体" w:eastAsia="新宋体"/>
              <w:color w:val="2B91AF"/>
            </w:rPr>
          </w:rPrChange>
        </w:rPr>
        <w:t>DataView</w:t>
      </w:r>
      <w:r>
        <w:rPr>
          <w:rFonts w:ascii="Times New Roman" w:hAnsi="Times New Roman" w:eastAsia="新宋体" w:cs="Times New Roman"/>
          <w:rPrChange w:id="8840" w:author="China" w:date="2017-06-06T20:51:00Z">
            <w:rPr>
              <w:rFonts w:ascii="新宋体" w:hAnsi="新宋体" w:eastAsia="新宋体"/>
            </w:rPr>
          </w:rPrChange>
        </w:rPr>
        <w:t>(</w:t>
      </w:r>
      <w:r>
        <w:rPr>
          <w:rFonts w:ascii="Times New Roman" w:hAnsi="Times New Roman" w:eastAsia="新宋体" w:cs="Times New Roman"/>
          <w:rPrChange w:id="8841" w:author="China" w:date="2017-06-06T20:51:00Z">
            <w:rPr>
              <w:rFonts w:ascii="新宋体" w:hAnsi="新宋体" w:eastAsia="新宋体"/>
            </w:rPr>
          </w:rPrChange>
        </w:rPr>
        <w:t>ds.Tables[0]);</w:t>
      </w:r>
    </w:p>
    <w:p>
      <w:pPr>
        <w:ind w:firstLine="480"/>
        <w:jc w:val="left"/>
        <w:rPr>
          <w:rFonts w:ascii="Times New Roman" w:hAnsi="Times New Roman" w:eastAsia="新宋体" w:cs="Times New Roman"/>
          <w:rPrChange w:id="8842" w:author="China" w:date="2017-06-06T20:51:00Z">
            <w:rPr>
              <w:rFonts w:ascii="新宋体" w:hAnsi="新宋体" w:eastAsia="新宋体"/>
            </w:rPr>
          </w:rPrChange>
        </w:rPr>
      </w:pPr>
      <w:r>
        <w:rPr>
          <w:rFonts w:ascii="Times New Roman" w:hAnsi="Times New Roman" w:eastAsia="新宋体" w:cs="Times New Roman"/>
          <w:rPrChange w:id="8843" w:author="China" w:date="2017-06-06T20:51:00Z">
            <w:rPr>
              <w:rFonts w:ascii="新宋体" w:hAnsi="新宋体" w:eastAsia="新宋体"/>
            </w:rPr>
          </w:rPrChange>
        </w:rPr>
        <w:t xml:space="preserve">            </w:t>
      </w:r>
      <w:r>
        <w:rPr>
          <w:rFonts w:ascii="Times New Roman" w:hAnsi="Times New Roman" w:eastAsia="新宋体" w:cs="Times New Roman"/>
          <w:color w:val="0000FF"/>
          <w:rPrChange w:id="8844" w:author="China" w:date="2017-06-06T20:51:00Z">
            <w:rPr>
              <w:rFonts w:ascii="新宋体" w:hAnsi="新宋体" w:eastAsia="新宋体"/>
              <w:color w:val="0000FF"/>
            </w:rPr>
          </w:rPrChange>
        </w:rPr>
        <w:t>this</w:t>
      </w:r>
      <w:r>
        <w:rPr>
          <w:rFonts w:ascii="Times New Roman" w:hAnsi="Times New Roman" w:eastAsia="新宋体" w:cs="Times New Roman"/>
          <w:rPrChange w:id="8845" w:author="China" w:date="2017-06-06T20:51:00Z">
            <w:rPr>
              <w:rFonts w:ascii="新宋体" w:hAnsi="新宋体" w:eastAsia="新宋体"/>
            </w:rPr>
          </w:rPrChange>
        </w:rPr>
        <w:t>.chart2.Series[</w:t>
      </w:r>
      <w:r>
        <w:rPr>
          <w:rFonts w:ascii="Times New Roman" w:hAnsi="Times New Roman" w:eastAsia="新宋体" w:cs="Times New Roman"/>
          <w:rPrChange w:id="8846" w:author="China" w:date="2017-06-06T20:51:00Z">
            <w:rPr>
              <w:rFonts w:ascii="新宋体" w:hAnsi="新宋体" w:eastAsia="新宋体"/>
            </w:rPr>
          </w:rPrChange>
        </w:rPr>
        <w:t xml:space="preserve">0].ChartType = </w:t>
      </w:r>
      <w:r>
        <w:rPr>
          <w:rFonts w:ascii="Times New Roman" w:hAnsi="Times New Roman" w:eastAsia="新宋体" w:cs="Times New Roman"/>
          <w:color w:val="2B91AF"/>
          <w:rPrChange w:id="8847" w:author="China" w:date="2017-06-06T20:51:00Z">
            <w:rPr>
              <w:rFonts w:ascii="新宋体" w:hAnsi="新宋体" w:eastAsia="新宋体"/>
              <w:color w:val="2B91AF"/>
            </w:rPr>
          </w:rPrChange>
        </w:rPr>
        <w:t>SeriesChartType</w:t>
      </w:r>
      <w:r>
        <w:rPr>
          <w:rFonts w:ascii="Times New Roman" w:hAnsi="Times New Roman" w:eastAsia="新宋体" w:cs="Times New Roman"/>
          <w:rPrChange w:id="8848" w:author="China" w:date="2017-06-06T20:51:00Z">
            <w:rPr>
              <w:rFonts w:ascii="新宋体" w:hAnsi="新宋体" w:eastAsia="新宋体"/>
            </w:rPr>
          </w:rPrChange>
        </w:rPr>
        <w:t>.Line;</w:t>
      </w:r>
    </w:p>
    <w:p>
      <w:pPr>
        <w:ind w:firstLine="480"/>
        <w:jc w:val="left"/>
        <w:rPr>
          <w:rFonts w:ascii="Times New Roman" w:hAnsi="Times New Roman" w:eastAsia="新宋体" w:cs="Times New Roman"/>
          <w:rPrChange w:id="8849" w:author="China" w:date="2017-06-06T20:51:00Z">
            <w:rPr>
              <w:rFonts w:ascii="新宋体" w:hAnsi="新宋体" w:eastAsia="新宋体"/>
            </w:rPr>
          </w:rPrChange>
        </w:rPr>
      </w:pPr>
      <w:r>
        <w:rPr>
          <w:rFonts w:ascii="Times New Roman" w:hAnsi="Times New Roman" w:eastAsia="新宋体" w:cs="Times New Roman"/>
          <w:rPrChange w:id="8850" w:author="China" w:date="2017-06-06T20:51:00Z">
            <w:rPr>
              <w:rFonts w:ascii="新宋体" w:hAnsi="新宋体" w:eastAsia="新宋体"/>
            </w:rPr>
          </w:rPrChange>
        </w:rPr>
        <w:t xml:space="preserve">            </w:t>
      </w:r>
      <w:r>
        <w:rPr>
          <w:rFonts w:ascii="Times New Roman" w:hAnsi="Times New Roman" w:eastAsia="新宋体" w:cs="Times New Roman"/>
          <w:color w:val="0000FF"/>
          <w:rPrChange w:id="8851" w:author="China" w:date="2017-06-06T20:51:00Z">
            <w:rPr>
              <w:rFonts w:ascii="新宋体" w:hAnsi="新宋体" w:eastAsia="新宋体"/>
              <w:color w:val="0000FF"/>
            </w:rPr>
          </w:rPrChange>
        </w:rPr>
        <w:t>this</w:t>
      </w:r>
      <w:r>
        <w:rPr>
          <w:rFonts w:ascii="Times New Roman" w:hAnsi="Times New Roman" w:eastAsia="新宋体" w:cs="Times New Roman"/>
          <w:rPrChange w:id="8852" w:author="China" w:date="2017-06-06T20:51:00Z">
            <w:rPr>
              <w:rFonts w:ascii="新宋体" w:hAnsi="新宋体" w:eastAsia="新宋体"/>
            </w:rPr>
          </w:rPrChange>
        </w:rPr>
        <w:t>.chart2.Series[0].Points.DataBindXY(dv</w:t>
      </w:r>
      <w:r>
        <w:rPr>
          <w:rFonts w:hint="eastAsia" w:ascii="Times New Roman" w:hAnsi="Times New Roman" w:eastAsia="新宋体" w:cs="Times New Roman"/>
          <w:rPrChange w:id="8853" w:author="China" w:date="2017-06-06T20:51:00Z">
            <w:rPr>
              <w:rFonts w:hint="eastAsia" w:ascii="新宋体" w:hAnsi="新宋体" w:eastAsia="新宋体"/>
            </w:rPr>
          </w:rPrChange>
        </w:rPr>
        <w:t>，</w:t>
      </w:r>
      <w:r>
        <w:rPr>
          <w:rFonts w:ascii="Times New Roman" w:hAnsi="Times New Roman" w:eastAsia="新宋体" w:cs="Times New Roman"/>
          <w:rPrChange w:id="8854" w:author="China" w:date="2017-06-06T20:51:00Z">
            <w:rPr>
              <w:rFonts w:ascii="新宋体" w:hAnsi="新宋体" w:eastAsia="新宋体"/>
            </w:rPr>
          </w:rPrChange>
        </w:rPr>
        <w:t xml:space="preserve"> </w:t>
      </w:r>
      <w:r>
        <w:rPr>
          <w:rFonts w:ascii="Times New Roman" w:hAnsi="Times New Roman" w:eastAsia="新宋体" w:cs="Times New Roman"/>
          <w:color w:val="A31515"/>
          <w:rPrChange w:id="8855" w:author="China" w:date="2017-06-06T20:51:00Z">
            <w:rPr>
              <w:rFonts w:ascii="新宋体" w:hAnsi="新宋体" w:eastAsia="新宋体"/>
              <w:color w:val="A31515"/>
            </w:rPr>
          </w:rPrChange>
        </w:rPr>
        <w:t>"TIME"</w:t>
      </w:r>
      <w:r>
        <w:rPr>
          <w:rFonts w:hint="eastAsia" w:ascii="Times New Roman" w:hAnsi="Times New Roman" w:eastAsia="新宋体" w:cs="Times New Roman"/>
          <w:rPrChange w:id="8856" w:author="China" w:date="2017-06-06T20:51:00Z">
            <w:rPr>
              <w:rFonts w:hint="eastAsia" w:ascii="新宋体" w:hAnsi="新宋体" w:eastAsia="新宋体"/>
            </w:rPr>
          </w:rPrChange>
        </w:rPr>
        <w:t>，</w:t>
      </w:r>
      <w:r>
        <w:rPr>
          <w:rFonts w:ascii="Times New Roman" w:hAnsi="Times New Roman" w:eastAsia="新宋体" w:cs="Times New Roman"/>
          <w:rPrChange w:id="8857" w:author="China" w:date="2017-06-06T20:51:00Z">
            <w:rPr>
              <w:rFonts w:ascii="新宋体" w:hAnsi="新宋体" w:eastAsia="新宋体"/>
            </w:rPr>
          </w:rPrChange>
        </w:rPr>
        <w:t>dv</w:t>
      </w:r>
      <w:r>
        <w:rPr>
          <w:rFonts w:hint="eastAsia" w:ascii="Times New Roman" w:hAnsi="Times New Roman" w:eastAsia="新宋体" w:cs="Times New Roman"/>
          <w:rPrChange w:id="8858" w:author="China" w:date="2017-06-06T20:51:00Z">
            <w:rPr>
              <w:rFonts w:hint="eastAsia" w:ascii="新宋体" w:hAnsi="新宋体" w:eastAsia="新宋体"/>
            </w:rPr>
          </w:rPrChange>
        </w:rPr>
        <w:t>，</w:t>
      </w:r>
      <w:r>
        <w:rPr>
          <w:rFonts w:ascii="Times New Roman" w:hAnsi="Times New Roman" w:eastAsia="新宋体" w:cs="Times New Roman"/>
          <w:color w:val="A31515"/>
          <w:rPrChange w:id="8859" w:author="China" w:date="2017-06-06T20:51:00Z">
            <w:rPr>
              <w:rFonts w:ascii="新宋体" w:hAnsi="新宋体" w:eastAsia="新宋体"/>
              <w:color w:val="A31515"/>
            </w:rPr>
          </w:rPrChange>
        </w:rPr>
        <w:t>"ISD"</w:t>
      </w:r>
      <w:r>
        <w:rPr>
          <w:rFonts w:ascii="Times New Roman" w:hAnsi="Times New Roman" w:eastAsia="新宋体" w:cs="Times New Roman"/>
          <w:rPrChange w:id="8860"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861" w:author="China" w:date="2017-06-06T20:51:00Z">
            <w:rPr>
              <w:rFonts w:ascii="新宋体" w:hAnsi="新宋体" w:eastAsia="新宋体"/>
            </w:rPr>
          </w:rPrChange>
        </w:rPr>
      </w:pPr>
      <w:r>
        <w:rPr>
          <w:rFonts w:ascii="Times New Roman" w:hAnsi="Times New Roman" w:eastAsia="新宋体" w:cs="Times New Roman"/>
          <w:rPrChange w:id="8862"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863" w:author="China" w:date="2017-06-06T20:51:00Z">
            <w:rPr>
              <w:rFonts w:ascii="新宋体" w:hAnsi="新宋体" w:eastAsia="新宋体"/>
            </w:rPr>
          </w:rPrChange>
        </w:rPr>
      </w:pPr>
    </w:p>
    <w:p>
      <w:pPr>
        <w:ind w:firstLine="480"/>
        <w:jc w:val="left"/>
        <w:rPr>
          <w:rFonts w:ascii="Times New Roman" w:hAnsi="Times New Roman" w:eastAsia="新宋体" w:cs="Times New Roman"/>
          <w:rPrChange w:id="8864" w:author="China" w:date="2017-06-06T20:51:00Z">
            <w:rPr>
              <w:rFonts w:ascii="新宋体" w:hAnsi="新宋体" w:eastAsia="新宋体"/>
            </w:rPr>
          </w:rPrChange>
        </w:rPr>
      </w:pPr>
      <w:r>
        <w:rPr>
          <w:rFonts w:ascii="Times New Roman" w:hAnsi="Times New Roman" w:eastAsia="新宋体" w:cs="Times New Roman"/>
          <w:rPrChange w:id="8865" w:author="China" w:date="2017-06-06T20:51:00Z">
            <w:rPr>
              <w:rFonts w:ascii="新宋体" w:hAnsi="新宋体" w:eastAsia="新宋体"/>
            </w:rPr>
          </w:rPrChange>
        </w:rPr>
        <w:t xml:space="preserve">        </w:t>
      </w:r>
      <w:r>
        <w:rPr>
          <w:rFonts w:ascii="Times New Roman" w:hAnsi="Times New Roman" w:eastAsia="新宋体" w:cs="Times New Roman"/>
          <w:color w:val="0000FF"/>
          <w:rPrChange w:id="8866" w:author="China" w:date="2017-06-06T20:51:00Z">
            <w:rPr>
              <w:rFonts w:ascii="新宋体" w:hAnsi="新宋体" w:eastAsia="新宋体"/>
              <w:color w:val="0000FF"/>
            </w:rPr>
          </w:rPrChange>
        </w:rPr>
        <w:t>private</w:t>
      </w:r>
      <w:r>
        <w:rPr>
          <w:rFonts w:ascii="Times New Roman" w:hAnsi="Times New Roman" w:eastAsia="新宋体" w:cs="Times New Roman"/>
          <w:rPrChange w:id="8867" w:author="China" w:date="2017-06-06T20:51:00Z">
            <w:rPr>
              <w:rFonts w:ascii="新宋体" w:hAnsi="新宋体" w:eastAsia="新宋体"/>
            </w:rPr>
          </w:rPrChange>
        </w:rPr>
        <w:t xml:space="preserve"> </w:t>
      </w:r>
      <w:r>
        <w:rPr>
          <w:rFonts w:ascii="Times New Roman" w:hAnsi="Times New Roman" w:eastAsia="新宋体" w:cs="Times New Roman"/>
          <w:color w:val="0000FF"/>
          <w:rPrChange w:id="8868" w:author="China" w:date="2017-06-06T20:51:00Z">
            <w:rPr>
              <w:rFonts w:ascii="新宋体" w:hAnsi="新宋体" w:eastAsia="新宋体"/>
              <w:color w:val="0000FF"/>
            </w:rPr>
          </w:rPrChange>
        </w:rPr>
        <w:t>void</w:t>
      </w:r>
      <w:r>
        <w:rPr>
          <w:rFonts w:ascii="Times New Roman" w:hAnsi="Times New Roman" w:eastAsia="新宋体" w:cs="Times New Roman"/>
          <w:rPrChange w:id="8869" w:author="China" w:date="2017-06-06T20:51:00Z">
            <w:rPr>
              <w:rFonts w:ascii="新宋体" w:hAnsi="新宋体" w:eastAsia="新宋体"/>
            </w:rPr>
          </w:rPrChange>
        </w:rPr>
        <w:t xml:space="preserve"> tsbStart_Click(</w:t>
      </w:r>
      <w:r>
        <w:rPr>
          <w:rFonts w:ascii="Times New Roman" w:hAnsi="Times New Roman" w:eastAsia="新宋体" w:cs="Times New Roman"/>
          <w:color w:val="0000FF"/>
          <w:rPrChange w:id="8870" w:author="China" w:date="2017-06-06T20:51:00Z">
            <w:rPr>
              <w:rFonts w:ascii="新宋体" w:hAnsi="新宋体" w:eastAsia="新宋体"/>
              <w:color w:val="0000FF"/>
            </w:rPr>
          </w:rPrChange>
        </w:rPr>
        <w:t>object</w:t>
      </w:r>
      <w:r>
        <w:rPr>
          <w:rFonts w:ascii="Times New Roman" w:hAnsi="Times New Roman" w:eastAsia="新宋体" w:cs="Times New Roman"/>
          <w:rPrChange w:id="8871" w:author="China" w:date="2017-06-06T20:51:00Z">
            <w:rPr>
              <w:rFonts w:ascii="新宋体" w:hAnsi="新宋体" w:eastAsia="新宋体"/>
            </w:rPr>
          </w:rPrChange>
        </w:rPr>
        <w:t xml:space="preserve"> sender</w:t>
      </w:r>
      <w:r>
        <w:rPr>
          <w:rFonts w:hint="eastAsia" w:ascii="Times New Roman" w:hAnsi="Times New Roman" w:eastAsia="新宋体" w:cs="Times New Roman"/>
          <w:rPrChange w:id="8872" w:author="China" w:date="2017-06-06T20:51:00Z">
            <w:rPr>
              <w:rFonts w:hint="eastAsia" w:ascii="新宋体" w:hAnsi="新宋体" w:eastAsia="新宋体"/>
            </w:rPr>
          </w:rPrChange>
        </w:rPr>
        <w:t>，</w:t>
      </w:r>
      <w:r>
        <w:rPr>
          <w:rFonts w:ascii="Times New Roman" w:hAnsi="Times New Roman" w:eastAsia="新宋体" w:cs="Times New Roman"/>
          <w:rPrChange w:id="8873" w:author="China" w:date="2017-06-06T20:51:00Z">
            <w:rPr>
              <w:rFonts w:ascii="新宋体" w:hAnsi="新宋体" w:eastAsia="新宋体"/>
            </w:rPr>
          </w:rPrChange>
        </w:rPr>
        <w:t xml:space="preserve"> </w:t>
      </w:r>
      <w:r>
        <w:rPr>
          <w:rFonts w:ascii="Times New Roman" w:hAnsi="Times New Roman" w:eastAsia="新宋体" w:cs="Times New Roman"/>
          <w:color w:val="2B91AF"/>
          <w:rPrChange w:id="8874" w:author="China" w:date="2017-06-06T20:51:00Z">
            <w:rPr>
              <w:rFonts w:ascii="新宋体" w:hAnsi="新宋体" w:eastAsia="新宋体"/>
              <w:color w:val="2B91AF"/>
            </w:rPr>
          </w:rPrChange>
        </w:rPr>
        <w:t>EventArgs</w:t>
      </w:r>
      <w:r>
        <w:rPr>
          <w:rFonts w:ascii="Times New Roman" w:hAnsi="Times New Roman" w:eastAsia="新宋体" w:cs="Times New Roman"/>
          <w:rPrChange w:id="8875" w:author="China" w:date="2017-06-06T20:51:00Z">
            <w:rPr>
              <w:rFonts w:ascii="新宋体" w:hAnsi="新宋体" w:eastAsia="新宋体"/>
            </w:rPr>
          </w:rPrChange>
        </w:rPr>
        <w:t xml:space="preserve"> e)</w:t>
      </w:r>
    </w:p>
    <w:p>
      <w:pPr>
        <w:ind w:firstLine="480"/>
        <w:jc w:val="left"/>
        <w:rPr>
          <w:rFonts w:ascii="Times New Roman" w:hAnsi="Times New Roman" w:eastAsia="新宋体" w:cs="Times New Roman"/>
          <w:rPrChange w:id="8876" w:author="China" w:date="2017-06-06T20:51:00Z">
            <w:rPr>
              <w:rFonts w:ascii="新宋体" w:hAnsi="新宋体" w:eastAsia="新宋体"/>
            </w:rPr>
          </w:rPrChange>
        </w:rPr>
      </w:pPr>
      <w:r>
        <w:rPr>
          <w:rFonts w:ascii="Times New Roman" w:hAnsi="Times New Roman" w:eastAsia="新宋体" w:cs="Times New Roman"/>
          <w:rPrChange w:id="887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878" w:author="China" w:date="2017-06-06T20:51:00Z">
            <w:rPr>
              <w:rFonts w:ascii="新宋体" w:hAnsi="新宋体" w:eastAsia="新宋体"/>
            </w:rPr>
          </w:rPrChange>
        </w:rPr>
      </w:pPr>
      <w:r>
        <w:rPr>
          <w:rFonts w:ascii="Times New Roman" w:hAnsi="Times New Roman" w:eastAsia="新宋体" w:cs="Times New Roman"/>
          <w:rPrChange w:id="8879" w:author="China" w:date="2017-06-06T20:51:00Z">
            <w:rPr>
              <w:rFonts w:ascii="新宋体" w:hAnsi="新宋体" w:eastAsia="新宋体"/>
            </w:rPr>
          </w:rPrChange>
        </w:rPr>
        <w:t xml:space="preserve">            </w:t>
      </w:r>
      <w:r>
        <w:rPr>
          <w:rFonts w:ascii="Times New Roman" w:hAnsi="Times New Roman" w:eastAsia="新宋体" w:cs="Times New Roman"/>
          <w:color w:val="0000FF"/>
          <w:rPrChange w:id="8880" w:author="China" w:date="2017-06-06T20:51:00Z">
            <w:rPr>
              <w:rFonts w:ascii="新宋体" w:hAnsi="新宋体" w:eastAsia="新宋体"/>
              <w:color w:val="0000FF"/>
            </w:rPr>
          </w:rPrChange>
        </w:rPr>
        <w:t>if</w:t>
      </w:r>
      <w:r>
        <w:rPr>
          <w:rFonts w:ascii="Times New Roman" w:hAnsi="Times New Roman" w:eastAsia="新宋体" w:cs="Times New Roman"/>
          <w:rPrChange w:id="8881" w:author="China" w:date="2017-06-06T20:51:00Z">
            <w:rPr>
              <w:rFonts w:ascii="新宋体" w:hAnsi="新宋体" w:eastAsia="新宋体"/>
            </w:rPr>
          </w:rPrChange>
        </w:rPr>
        <w:t>(</w:t>
      </w:r>
      <w:r>
        <w:rPr>
          <w:rFonts w:ascii="Times New Roman" w:hAnsi="Times New Roman" w:eastAsia="新宋体" w:cs="Times New Roman"/>
          <w:rPrChange w:id="8882" w:author="China" w:date="2017-06-06T20:51:00Z">
            <w:rPr>
              <w:rFonts w:ascii="新宋体" w:hAnsi="新宋体" w:eastAsia="新宋体"/>
            </w:rPr>
          </w:rPrChange>
        </w:rPr>
        <w:t>rbUDP=</w:t>
      </w:r>
      <w:r>
        <w:rPr>
          <w:rFonts w:ascii="Times New Roman" w:hAnsi="Times New Roman" w:eastAsia="新宋体" w:cs="Times New Roman"/>
          <w:color w:val="0000FF"/>
          <w:rPrChange w:id="8883" w:author="China" w:date="2017-06-06T20:51:00Z">
            <w:rPr>
              <w:rFonts w:ascii="新宋体" w:hAnsi="新宋体" w:eastAsia="新宋体"/>
              <w:color w:val="0000FF"/>
            </w:rPr>
          </w:rPrChange>
        </w:rPr>
        <w:t>true</w:t>
      </w:r>
      <w:r>
        <w:rPr>
          <w:rFonts w:ascii="Times New Roman" w:hAnsi="Times New Roman" w:eastAsia="新宋体" w:cs="Times New Roman"/>
          <w:rPrChange w:id="8884"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885" w:author="China" w:date="2017-06-06T20:51:00Z">
            <w:rPr>
              <w:rFonts w:ascii="新宋体" w:hAnsi="新宋体" w:eastAsia="新宋体"/>
            </w:rPr>
          </w:rPrChange>
        </w:rPr>
      </w:pPr>
      <w:r>
        <w:rPr>
          <w:rFonts w:ascii="Times New Roman" w:hAnsi="Times New Roman" w:eastAsia="新宋体" w:cs="Times New Roman"/>
          <w:rPrChange w:id="8886"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887" w:author="China" w:date="2017-06-06T20:51:00Z">
            <w:rPr>
              <w:rFonts w:ascii="新宋体" w:hAnsi="新宋体" w:eastAsia="新宋体"/>
            </w:rPr>
          </w:rPrChange>
        </w:rPr>
      </w:pPr>
      <w:r>
        <w:rPr>
          <w:rFonts w:ascii="Times New Roman" w:hAnsi="Times New Roman" w:eastAsia="新宋体" w:cs="Times New Roman"/>
          <w:rPrChange w:id="8888" w:author="China" w:date="2017-06-06T20:51:00Z">
            <w:rPr>
              <w:rFonts w:ascii="新宋体" w:hAnsi="新宋体" w:eastAsia="新宋体"/>
            </w:rPr>
          </w:rPrChange>
        </w:rPr>
        <w:t xml:space="preserve">             </w:t>
      </w:r>
      <w:r>
        <w:rPr>
          <w:rFonts w:ascii="Times New Roman" w:hAnsi="Times New Roman" w:eastAsia="新宋体" w:cs="Times New Roman"/>
          <w:color w:val="0000FF"/>
          <w:rPrChange w:id="8889" w:author="China" w:date="2017-06-06T20:51:00Z">
            <w:rPr>
              <w:rFonts w:ascii="新宋体" w:hAnsi="新宋体" w:eastAsia="新宋体"/>
              <w:color w:val="0000FF"/>
            </w:rPr>
          </w:rPrChange>
        </w:rPr>
        <w:t>string</w:t>
      </w:r>
      <w:r>
        <w:rPr>
          <w:rFonts w:ascii="Times New Roman" w:hAnsi="Times New Roman" w:eastAsia="新宋体" w:cs="Times New Roman"/>
          <w:rPrChange w:id="8890" w:author="China" w:date="2017-06-06T20:51:00Z">
            <w:rPr>
              <w:rFonts w:ascii="新宋体" w:hAnsi="新宋体" w:eastAsia="新宋体"/>
            </w:rPr>
          </w:rPrChange>
        </w:rPr>
        <w:t xml:space="preserve"> ISD=</w:t>
      </w:r>
      <w:r>
        <w:rPr>
          <w:rFonts w:ascii="Times New Roman" w:hAnsi="Times New Roman" w:eastAsia="新宋体" w:cs="Times New Roman"/>
          <w:color w:val="0000FF"/>
          <w:rPrChange w:id="8891" w:author="China" w:date="2017-06-06T20:51:00Z">
            <w:rPr>
              <w:rFonts w:ascii="新宋体" w:hAnsi="新宋体" w:eastAsia="新宋体"/>
              <w:color w:val="0000FF"/>
            </w:rPr>
          </w:rPrChange>
        </w:rPr>
        <w:t>string</w:t>
      </w:r>
      <w:r>
        <w:rPr>
          <w:rFonts w:ascii="Times New Roman" w:hAnsi="Times New Roman" w:eastAsia="新宋体" w:cs="Times New Roman"/>
          <w:rPrChange w:id="8892" w:author="China" w:date="2017-06-06T20:51:00Z">
            <w:rPr>
              <w:rFonts w:ascii="新宋体" w:hAnsi="新宋体" w:eastAsia="新宋体"/>
            </w:rPr>
          </w:rPrChange>
        </w:rPr>
        <w:t>.Fi</w:t>
      </w:r>
      <w:r>
        <w:rPr>
          <w:rFonts w:ascii="Times New Roman" w:hAnsi="Times New Roman" w:eastAsia="新宋体" w:cs="Times New Roman"/>
          <w:rPrChange w:id="8893" w:author="China" w:date="2017-06-06T20:51:00Z">
            <w:rPr>
              <w:rFonts w:ascii="新宋体" w:hAnsi="新宋体" w:eastAsia="新宋体"/>
            </w:rPr>
          </w:rPrChange>
        </w:rPr>
        <w:t>lter;</w:t>
      </w:r>
    </w:p>
    <w:p>
      <w:pPr>
        <w:ind w:firstLine="480"/>
        <w:jc w:val="left"/>
        <w:rPr>
          <w:rFonts w:ascii="Times New Roman" w:hAnsi="Times New Roman" w:eastAsia="新宋体" w:cs="Times New Roman"/>
          <w:rPrChange w:id="8894" w:author="China" w:date="2017-06-06T20:51:00Z">
            <w:rPr>
              <w:rFonts w:ascii="新宋体" w:hAnsi="新宋体" w:eastAsia="新宋体"/>
            </w:rPr>
          </w:rPrChange>
        </w:rPr>
      </w:pPr>
      <w:r>
        <w:rPr>
          <w:rFonts w:ascii="Times New Roman" w:hAnsi="Times New Roman" w:eastAsia="新宋体" w:cs="Times New Roman"/>
          <w:rPrChange w:id="8895" w:author="China" w:date="2017-06-06T20:51:00Z">
            <w:rPr>
              <w:rFonts w:ascii="新宋体" w:hAnsi="新宋体" w:eastAsia="新宋体"/>
            </w:rPr>
          </w:rPrChange>
        </w:rPr>
        <w:t xml:space="preserve">            </w:t>
      </w:r>
      <w:r>
        <w:rPr>
          <w:rFonts w:ascii="Times New Roman" w:hAnsi="Times New Roman" w:eastAsia="新宋体" w:cs="Times New Roman"/>
          <w:color w:val="0000FF"/>
          <w:rPrChange w:id="8896" w:author="China" w:date="2017-06-06T20:51:00Z">
            <w:rPr>
              <w:rFonts w:ascii="新宋体" w:hAnsi="新宋体" w:eastAsia="新宋体"/>
              <w:color w:val="0000FF"/>
            </w:rPr>
          </w:rPrChange>
        </w:rPr>
        <w:t>string</w:t>
      </w:r>
      <w:r>
        <w:rPr>
          <w:rFonts w:ascii="Times New Roman" w:hAnsi="Times New Roman" w:eastAsia="新宋体" w:cs="Times New Roman"/>
          <w:rPrChange w:id="8897" w:author="China" w:date="2017-06-06T20:51:00Z">
            <w:rPr>
              <w:rFonts w:ascii="新宋体" w:hAnsi="新宋体" w:eastAsia="新宋体"/>
            </w:rPr>
          </w:rPrChange>
        </w:rPr>
        <w:t xml:space="preserve"> error = </w:t>
      </w:r>
      <w:r>
        <w:rPr>
          <w:rFonts w:ascii="Times New Roman" w:hAnsi="Times New Roman" w:eastAsia="新宋体" w:cs="Times New Roman"/>
          <w:color w:val="0000FF"/>
          <w:rPrChange w:id="8898" w:author="China" w:date="2017-06-06T20:51:00Z">
            <w:rPr>
              <w:rFonts w:ascii="新宋体" w:hAnsi="新宋体" w:eastAsia="新宋体"/>
              <w:color w:val="0000FF"/>
            </w:rPr>
          </w:rPrChange>
        </w:rPr>
        <w:t>string</w:t>
      </w:r>
      <w:r>
        <w:rPr>
          <w:rFonts w:ascii="Times New Roman" w:hAnsi="Times New Roman" w:eastAsia="新宋体" w:cs="Times New Roman"/>
          <w:rPrChange w:id="8899" w:author="China" w:date="2017-06-06T20:51:00Z">
            <w:rPr>
              <w:rFonts w:ascii="新宋体" w:hAnsi="新宋体" w:eastAsia="新宋体"/>
            </w:rPr>
          </w:rPrChange>
        </w:rPr>
        <w:t>.Empty;</w:t>
      </w:r>
    </w:p>
    <w:p>
      <w:pPr>
        <w:ind w:firstLine="480"/>
        <w:jc w:val="left"/>
        <w:rPr>
          <w:rFonts w:ascii="Times New Roman" w:hAnsi="Times New Roman" w:eastAsia="新宋体" w:cs="Times New Roman"/>
          <w:rPrChange w:id="8900" w:author="China" w:date="2017-06-06T20:51:00Z">
            <w:rPr>
              <w:rFonts w:ascii="新宋体" w:hAnsi="新宋体" w:eastAsia="新宋体"/>
            </w:rPr>
          </w:rPrChange>
        </w:rPr>
      </w:pPr>
      <w:r>
        <w:rPr>
          <w:rFonts w:ascii="Times New Roman" w:hAnsi="Times New Roman" w:eastAsia="新宋体" w:cs="Times New Roman"/>
          <w:rPrChange w:id="8901" w:author="China" w:date="2017-06-06T20:51:00Z">
            <w:rPr>
              <w:rFonts w:ascii="新宋体" w:hAnsi="新宋体" w:eastAsia="新宋体"/>
            </w:rPr>
          </w:rPrChange>
        </w:rPr>
        <w:t xml:space="preserve">            </w:t>
      </w:r>
      <w:r>
        <w:rPr>
          <w:rFonts w:ascii="Times New Roman" w:hAnsi="Times New Roman" w:eastAsia="新宋体" w:cs="Times New Roman"/>
          <w:color w:val="0000FF"/>
          <w:rPrChange w:id="8902" w:author="China" w:date="2017-06-06T20:51:00Z">
            <w:rPr>
              <w:rFonts w:ascii="新宋体" w:hAnsi="新宋体" w:eastAsia="新宋体"/>
              <w:color w:val="0000FF"/>
            </w:rPr>
          </w:rPrChange>
        </w:rPr>
        <w:t>string</w:t>
      </w:r>
      <w:r>
        <w:rPr>
          <w:rFonts w:ascii="Times New Roman" w:hAnsi="Times New Roman" w:eastAsia="新宋体" w:cs="Times New Roman"/>
          <w:rPrChange w:id="8903" w:author="China" w:date="2017-06-06T20:51:00Z">
            <w:rPr>
              <w:rFonts w:ascii="新宋体" w:hAnsi="新宋体" w:eastAsia="新宋体"/>
            </w:rPr>
          </w:rPrChange>
        </w:rPr>
        <w:t xml:space="preserve"> strConn = </w:t>
      </w:r>
      <w:r>
        <w:rPr>
          <w:rFonts w:ascii="Times New Roman" w:hAnsi="Times New Roman" w:eastAsia="新宋体" w:cs="Times New Roman"/>
          <w:color w:val="A31515"/>
          <w:rPrChange w:id="8904" w:author="China" w:date="2017-06-06T20:51:00Z">
            <w:rPr>
              <w:rFonts w:ascii="新宋体" w:hAnsi="新宋体" w:eastAsia="新宋体"/>
              <w:color w:val="A31515"/>
            </w:rPr>
          </w:rPrChange>
        </w:rPr>
        <w:t>"Provider=Microsoft.Jet.OLEDB.4.0;"</w:t>
      </w:r>
      <w:r>
        <w:rPr>
          <w:rFonts w:ascii="Times New Roman" w:hAnsi="Times New Roman" w:eastAsia="新宋体" w:cs="Times New Roman"/>
          <w:rPrChange w:id="8905" w:author="China" w:date="2017-06-06T20:51:00Z">
            <w:rPr>
              <w:rFonts w:ascii="新宋体" w:hAnsi="新宋体" w:eastAsia="新宋体"/>
            </w:rPr>
          </w:rPrChange>
        </w:rPr>
        <w:t xml:space="preserve"> + </w:t>
      </w:r>
      <w:r>
        <w:rPr>
          <w:rFonts w:ascii="Times New Roman" w:hAnsi="Times New Roman" w:eastAsia="新宋体" w:cs="Times New Roman"/>
          <w:color w:val="A31515"/>
          <w:rPrChange w:id="8906" w:author="China" w:date="2017-06-06T20:51:00Z">
            <w:rPr>
              <w:rFonts w:ascii="新宋体" w:hAnsi="新宋体" w:eastAsia="新宋体"/>
              <w:color w:val="A31515"/>
            </w:rPr>
          </w:rPrChange>
        </w:rPr>
        <w:t>"Data Source="</w:t>
      </w:r>
      <w:r>
        <w:rPr>
          <w:rFonts w:ascii="Times New Roman" w:hAnsi="Times New Roman" w:eastAsia="新宋体" w:cs="Times New Roman"/>
          <w:rPrChange w:id="8907" w:author="China" w:date="2017-06-06T20:51:00Z">
            <w:rPr>
              <w:rFonts w:ascii="新宋体" w:hAnsi="新宋体" w:eastAsia="新宋体"/>
            </w:rPr>
          </w:rPrChange>
        </w:rPr>
        <w:t xml:space="preserve"> +ISD + </w:t>
      </w:r>
      <w:r>
        <w:rPr>
          <w:rFonts w:ascii="Times New Roman" w:hAnsi="Times New Roman" w:eastAsia="新宋体" w:cs="Times New Roman"/>
          <w:color w:val="A31515"/>
          <w:rPrChange w:id="8908" w:author="China" w:date="2017-06-06T20:51:00Z">
            <w:rPr>
              <w:rFonts w:ascii="新宋体" w:hAnsi="新宋体" w:eastAsia="新宋体"/>
              <w:color w:val="A31515"/>
            </w:rPr>
          </w:rPrChange>
        </w:rPr>
        <w:t>";"</w:t>
      </w:r>
      <w:r>
        <w:rPr>
          <w:rFonts w:ascii="Times New Roman" w:hAnsi="Times New Roman" w:eastAsia="新宋体" w:cs="Times New Roman"/>
          <w:rPrChange w:id="8909" w:author="China" w:date="2017-06-06T20:51:00Z">
            <w:rPr>
              <w:rFonts w:ascii="新宋体" w:hAnsi="新宋体" w:eastAsia="新宋体"/>
            </w:rPr>
          </w:rPrChange>
        </w:rPr>
        <w:t xml:space="preserve"> + </w:t>
      </w:r>
      <w:r>
        <w:rPr>
          <w:rFonts w:ascii="Times New Roman" w:hAnsi="Times New Roman" w:eastAsia="新宋体" w:cs="Times New Roman"/>
          <w:color w:val="A31515"/>
          <w:rPrChange w:id="8910" w:author="China" w:date="2017-06-06T20:51:00Z">
            <w:rPr>
              <w:rFonts w:ascii="新宋体" w:hAnsi="新宋体" w:eastAsia="新宋体"/>
              <w:color w:val="A31515"/>
            </w:rPr>
          </w:rPrChange>
        </w:rPr>
        <w:t>"Extended Properties=Excel 8.0;"</w:t>
      </w:r>
      <w:r>
        <w:rPr>
          <w:rFonts w:ascii="Times New Roman" w:hAnsi="Times New Roman" w:eastAsia="新宋体" w:cs="Times New Roman"/>
          <w:rPrChange w:id="8911"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912" w:author="China" w:date="2017-06-06T20:51:00Z">
            <w:rPr>
              <w:rFonts w:ascii="新宋体" w:hAnsi="新宋体" w:eastAsia="新宋体"/>
            </w:rPr>
          </w:rPrChange>
        </w:rPr>
      </w:pPr>
      <w:r>
        <w:rPr>
          <w:rFonts w:ascii="Times New Roman" w:hAnsi="Times New Roman" w:eastAsia="新宋体" w:cs="Times New Roman"/>
          <w:rPrChange w:id="8913" w:author="China" w:date="2017-06-06T20:51:00Z">
            <w:rPr>
              <w:rFonts w:ascii="新宋体" w:hAnsi="新宋体" w:eastAsia="新宋体"/>
            </w:rPr>
          </w:rPrChange>
        </w:rPr>
        <w:t xml:space="preserve">            </w:t>
      </w:r>
      <w:r>
        <w:rPr>
          <w:rFonts w:ascii="Times New Roman" w:hAnsi="Times New Roman" w:eastAsia="新宋体" w:cs="Times New Roman"/>
          <w:color w:val="2B91AF"/>
          <w:rPrChange w:id="8914" w:author="China" w:date="2017-06-06T20:51:00Z">
            <w:rPr>
              <w:rFonts w:ascii="新宋体" w:hAnsi="新宋体" w:eastAsia="新宋体"/>
              <w:color w:val="2B91AF"/>
            </w:rPr>
          </w:rPrChange>
        </w:rPr>
        <w:t>OleDbConnection</w:t>
      </w:r>
      <w:r>
        <w:rPr>
          <w:rFonts w:ascii="Times New Roman" w:hAnsi="Times New Roman" w:eastAsia="新宋体" w:cs="Times New Roman"/>
          <w:rPrChange w:id="8915" w:author="China" w:date="2017-06-06T20:51:00Z">
            <w:rPr>
              <w:rFonts w:ascii="新宋体" w:hAnsi="新宋体" w:eastAsia="新宋体"/>
            </w:rPr>
          </w:rPrChange>
        </w:rPr>
        <w:t xml:space="preserve"> conn = </w:t>
      </w:r>
      <w:r>
        <w:rPr>
          <w:rFonts w:ascii="Times New Roman" w:hAnsi="Times New Roman" w:eastAsia="新宋体" w:cs="Times New Roman"/>
          <w:color w:val="0000FF"/>
          <w:rPrChange w:id="8916" w:author="China" w:date="2017-06-06T20:51:00Z">
            <w:rPr>
              <w:rFonts w:ascii="新宋体" w:hAnsi="新宋体" w:eastAsia="新宋体"/>
              <w:color w:val="0000FF"/>
            </w:rPr>
          </w:rPrChange>
        </w:rPr>
        <w:t>new</w:t>
      </w:r>
      <w:r>
        <w:rPr>
          <w:rFonts w:ascii="Times New Roman" w:hAnsi="Times New Roman" w:eastAsia="新宋体" w:cs="Times New Roman"/>
          <w:rPrChange w:id="8917" w:author="China" w:date="2017-06-06T20:51:00Z">
            <w:rPr>
              <w:rFonts w:ascii="新宋体" w:hAnsi="新宋体" w:eastAsia="新宋体"/>
            </w:rPr>
          </w:rPrChange>
        </w:rPr>
        <w:t xml:space="preserve"> </w:t>
      </w:r>
      <w:r>
        <w:rPr>
          <w:rFonts w:ascii="Times New Roman" w:hAnsi="Times New Roman" w:eastAsia="新宋体" w:cs="Times New Roman"/>
          <w:color w:val="2B91AF"/>
          <w:rPrChange w:id="8918" w:author="China" w:date="2017-06-06T20:51:00Z">
            <w:rPr>
              <w:rFonts w:ascii="新宋体" w:hAnsi="新宋体" w:eastAsia="新宋体"/>
              <w:color w:val="2B91AF"/>
            </w:rPr>
          </w:rPrChange>
        </w:rPr>
        <w:t>OleDbConnection</w:t>
      </w:r>
      <w:r>
        <w:rPr>
          <w:rFonts w:ascii="Times New Roman" w:hAnsi="Times New Roman" w:eastAsia="新宋体" w:cs="Times New Roman"/>
          <w:rPrChange w:id="8919" w:author="China" w:date="2017-06-06T20:51:00Z">
            <w:rPr>
              <w:rFonts w:ascii="新宋体" w:hAnsi="新宋体" w:eastAsia="新宋体"/>
            </w:rPr>
          </w:rPrChange>
        </w:rPr>
        <w:t>(</w:t>
      </w:r>
      <w:r>
        <w:rPr>
          <w:rFonts w:ascii="Times New Roman" w:hAnsi="Times New Roman" w:eastAsia="新宋体" w:cs="Times New Roman"/>
          <w:rPrChange w:id="8920" w:author="China" w:date="2017-06-06T20:51:00Z">
            <w:rPr>
              <w:rFonts w:ascii="新宋体" w:hAnsi="新宋体" w:eastAsia="新宋体"/>
            </w:rPr>
          </w:rPrChange>
        </w:rPr>
        <w:t>strConn);</w:t>
      </w:r>
    </w:p>
    <w:p>
      <w:pPr>
        <w:ind w:firstLine="480"/>
        <w:jc w:val="left"/>
        <w:rPr>
          <w:rFonts w:ascii="Times New Roman" w:hAnsi="Times New Roman" w:eastAsia="新宋体" w:cs="Times New Roman"/>
          <w:rPrChange w:id="8921" w:author="China" w:date="2017-06-06T20:51:00Z">
            <w:rPr>
              <w:rFonts w:ascii="新宋体" w:hAnsi="新宋体" w:eastAsia="新宋体"/>
            </w:rPr>
          </w:rPrChange>
        </w:rPr>
      </w:pPr>
      <w:r>
        <w:rPr>
          <w:rFonts w:ascii="Times New Roman" w:hAnsi="Times New Roman" w:eastAsia="新宋体" w:cs="Times New Roman"/>
          <w:rPrChange w:id="8922" w:author="China" w:date="2017-06-06T20:51:00Z">
            <w:rPr>
              <w:rFonts w:ascii="新宋体" w:hAnsi="新宋体" w:eastAsia="新宋体"/>
            </w:rPr>
          </w:rPrChange>
        </w:rPr>
        <w:t xml:space="preserve">            </w:t>
      </w:r>
      <w:r>
        <w:rPr>
          <w:rFonts w:ascii="Times New Roman" w:hAnsi="Times New Roman" w:eastAsia="新宋体" w:cs="Times New Roman"/>
          <w:color w:val="0000FF"/>
          <w:rPrChange w:id="8923" w:author="China" w:date="2017-06-06T20:51:00Z">
            <w:rPr>
              <w:rFonts w:ascii="新宋体" w:hAnsi="新宋体" w:eastAsia="新宋体"/>
              <w:color w:val="0000FF"/>
            </w:rPr>
          </w:rPrChange>
        </w:rPr>
        <w:t>string</w:t>
      </w:r>
      <w:r>
        <w:rPr>
          <w:rFonts w:ascii="Times New Roman" w:hAnsi="Times New Roman" w:eastAsia="新宋体" w:cs="Times New Roman"/>
          <w:rPrChange w:id="8924" w:author="China" w:date="2017-06-06T20:51:00Z">
            <w:rPr>
              <w:rFonts w:ascii="新宋体" w:hAnsi="新宋体" w:eastAsia="新宋体"/>
            </w:rPr>
          </w:rPrChange>
        </w:rPr>
        <w:t xml:space="preserve"> strExcel = </w:t>
      </w:r>
      <w:r>
        <w:rPr>
          <w:rFonts w:ascii="Times New Roman" w:hAnsi="Times New Roman" w:eastAsia="新宋体" w:cs="Times New Roman"/>
          <w:color w:val="A31515"/>
          <w:rPrChange w:id="8925" w:author="China" w:date="2017-06-06T20:51:00Z">
            <w:rPr>
              <w:rFonts w:ascii="新宋体" w:hAnsi="新宋体" w:eastAsia="新宋体"/>
              <w:color w:val="A31515"/>
            </w:rPr>
          </w:rPrChange>
        </w:rPr>
        <w:t>""</w:t>
      </w:r>
      <w:r>
        <w:rPr>
          <w:rFonts w:ascii="Times New Roman" w:hAnsi="Times New Roman" w:eastAsia="新宋体" w:cs="Times New Roman"/>
          <w:rPrChange w:id="8926"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927" w:author="China" w:date="2017-06-06T20:51:00Z">
            <w:rPr>
              <w:rFonts w:ascii="新宋体" w:hAnsi="新宋体" w:eastAsia="新宋体"/>
            </w:rPr>
          </w:rPrChange>
        </w:rPr>
      </w:pPr>
      <w:r>
        <w:rPr>
          <w:rFonts w:ascii="Times New Roman" w:hAnsi="Times New Roman" w:eastAsia="新宋体" w:cs="Times New Roman"/>
          <w:rPrChange w:id="8928" w:author="China" w:date="2017-06-06T20:51:00Z">
            <w:rPr>
              <w:rFonts w:ascii="新宋体" w:hAnsi="新宋体" w:eastAsia="新宋体"/>
            </w:rPr>
          </w:rPrChange>
        </w:rPr>
        <w:t xml:space="preserve">            </w:t>
      </w:r>
      <w:r>
        <w:rPr>
          <w:rFonts w:ascii="Times New Roman" w:hAnsi="Times New Roman" w:eastAsia="新宋体" w:cs="Times New Roman"/>
          <w:rPrChange w:id="8929" w:author="China" w:date="2017-06-06T20:51:00Z">
            <w:rPr>
              <w:rFonts w:ascii="新宋体" w:hAnsi="新宋体" w:eastAsia="新宋体"/>
            </w:rPr>
          </w:rPrChange>
        </w:rPr>
        <w:t>conn.Open(</w:t>
      </w:r>
      <w:r>
        <w:rPr>
          <w:rFonts w:ascii="Times New Roman" w:hAnsi="Times New Roman" w:eastAsia="新宋体" w:cs="Times New Roman"/>
          <w:rPrChange w:id="8930"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931" w:author="China" w:date="2017-06-06T20:51:00Z">
            <w:rPr>
              <w:rFonts w:ascii="新宋体" w:hAnsi="新宋体" w:eastAsia="新宋体"/>
            </w:rPr>
          </w:rPrChange>
        </w:rPr>
      </w:pPr>
      <w:r>
        <w:rPr>
          <w:rFonts w:ascii="Times New Roman" w:hAnsi="Times New Roman" w:eastAsia="新宋体" w:cs="Times New Roman"/>
          <w:rPrChange w:id="8932" w:author="China" w:date="2017-06-06T20:51:00Z">
            <w:rPr>
              <w:rFonts w:ascii="新宋体" w:hAnsi="新宋体" w:eastAsia="新宋体"/>
            </w:rPr>
          </w:rPrChange>
        </w:rPr>
        <w:t xml:space="preserve">            </w:t>
      </w:r>
      <w:r>
        <w:rPr>
          <w:rFonts w:ascii="Times New Roman" w:hAnsi="Times New Roman" w:eastAsia="新宋体" w:cs="Times New Roman"/>
          <w:color w:val="2B91AF"/>
          <w:rPrChange w:id="8933" w:author="China" w:date="2017-06-06T20:51:00Z">
            <w:rPr>
              <w:rFonts w:ascii="新宋体" w:hAnsi="新宋体" w:eastAsia="新宋体"/>
              <w:color w:val="2B91AF"/>
            </w:rPr>
          </w:rPrChange>
        </w:rPr>
        <w:t>DataSet</w:t>
      </w:r>
      <w:r>
        <w:rPr>
          <w:rFonts w:ascii="Times New Roman" w:hAnsi="Times New Roman" w:eastAsia="新宋体" w:cs="Times New Roman"/>
          <w:rPrChange w:id="8934" w:author="China" w:date="2017-06-06T20:51:00Z">
            <w:rPr>
              <w:rFonts w:ascii="新宋体" w:hAnsi="新宋体" w:eastAsia="新宋体"/>
            </w:rPr>
          </w:rPrChange>
        </w:rPr>
        <w:t xml:space="preserve"> ds = </w:t>
      </w:r>
      <w:r>
        <w:rPr>
          <w:rFonts w:ascii="Times New Roman" w:hAnsi="Times New Roman" w:eastAsia="新宋体" w:cs="Times New Roman"/>
          <w:color w:val="0000FF"/>
          <w:rPrChange w:id="8935" w:author="China" w:date="2017-06-06T20:51:00Z">
            <w:rPr>
              <w:rFonts w:ascii="新宋体" w:hAnsi="新宋体" w:eastAsia="新宋体"/>
              <w:color w:val="0000FF"/>
            </w:rPr>
          </w:rPrChange>
        </w:rPr>
        <w:t>new</w:t>
      </w:r>
      <w:r>
        <w:rPr>
          <w:rFonts w:ascii="Times New Roman" w:hAnsi="Times New Roman" w:eastAsia="新宋体" w:cs="Times New Roman"/>
          <w:rPrChange w:id="8936" w:author="China" w:date="2017-06-06T20:51:00Z">
            <w:rPr>
              <w:rFonts w:ascii="新宋体" w:hAnsi="新宋体" w:eastAsia="新宋体"/>
            </w:rPr>
          </w:rPrChange>
        </w:rPr>
        <w:t xml:space="preserve"> </w:t>
      </w:r>
      <w:r>
        <w:rPr>
          <w:rFonts w:ascii="Times New Roman" w:hAnsi="Times New Roman" w:eastAsia="新宋体" w:cs="Times New Roman"/>
          <w:color w:val="2B91AF"/>
          <w:rPrChange w:id="8937" w:author="China" w:date="2017-06-06T20:51:00Z">
            <w:rPr>
              <w:rFonts w:ascii="新宋体" w:hAnsi="新宋体" w:eastAsia="新宋体"/>
              <w:color w:val="2B91AF"/>
            </w:rPr>
          </w:rPrChange>
        </w:rPr>
        <w:t>DataSet</w:t>
      </w:r>
      <w:r>
        <w:rPr>
          <w:rFonts w:ascii="Times New Roman" w:hAnsi="Times New Roman" w:eastAsia="新宋体" w:cs="Times New Roman"/>
          <w:rPrChange w:id="8938" w:author="China" w:date="2017-06-06T20:51:00Z">
            <w:rPr>
              <w:rFonts w:ascii="新宋体" w:hAnsi="新宋体" w:eastAsia="新宋体"/>
            </w:rPr>
          </w:rPrChange>
        </w:rPr>
        <w:t>(</w:t>
      </w:r>
      <w:r>
        <w:rPr>
          <w:rFonts w:ascii="Times New Roman" w:hAnsi="Times New Roman" w:eastAsia="新宋体" w:cs="Times New Roman"/>
          <w:rPrChange w:id="8939"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940" w:author="China" w:date="2017-06-06T20:51:00Z">
            <w:rPr>
              <w:rFonts w:ascii="新宋体" w:hAnsi="新宋体" w:eastAsia="新宋体"/>
            </w:rPr>
          </w:rPrChange>
        </w:rPr>
      </w:pPr>
      <w:r>
        <w:rPr>
          <w:rFonts w:ascii="Times New Roman" w:hAnsi="Times New Roman" w:eastAsia="新宋体" w:cs="Times New Roman"/>
          <w:rPrChange w:id="8941" w:author="China" w:date="2017-06-06T20:51:00Z">
            <w:rPr>
              <w:rFonts w:ascii="新宋体" w:hAnsi="新宋体" w:eastAsia="新宋体"/>
            </w:rPr>
          </w:rPrChange>
        </w:rPr>
        <w:t xml:space="preserve">            myCommand.Fill(ds</w:t>
      </w:r>
      <w:r>
        <w:rPr>
          <w:rFonts w:hint="eastAsia" w:ascii="Times New Roman" w:hAnsi="Times New Roman" w:eastAsia="新宋体" w:cs="Times New Roman"/>
          <w:rPrChange w:id="8942" w:author="China" w:date="2017-06-06T20:51:00Z">
            <w:rPr>
              <w:rFonts w:hint="eastAsia" w:ascii="新宋体" w:hAnsi="新宋体" w:eastAsia="新宋体"/>
            </w:rPr>
          </w:rPrChange>
        </w:rPr>
        <w:t>，</w:t>
      </w:r>
      <w:r>
        <w:rPr>
          <w:rFonts w:ascii="Times New Roman" w:hAnsi="Times New Roman" w:eastAsia="新宋体" w:cs="Times New Roman"/>
          <w:rPrChange w:id="8943" w:author="China" w:date="2017-06-06T20:51:00Z">
            <w:rPr>
              <w:rFonts w:ascii="新宋体" w:hAnsi="新宋体" w:eastAsia="新宋体"/>
            </w:rPr>
          </w:rPrChange>
        </w:rPr>
        <w:t xml:space="preserve"> </w:t>
      </w:r>
      <w:r>
        <w:rPr>
          <w:rFonts w:ascii="Times New Roman" w:hAnsi="Times New Roman" w:eastAsia="新宋体" w:cs="Times New Roman"/>
          <w:color w:val="A31515"/>
          <w:rPrChange w:id="8944" w:author="China" w:date="2017-06-06T20:51:00Z">
            <w:rPr>
              <w:rFonts w:ascii="新宋体" w:hAnsi="新宋体" w:eastAsia="新宋体"/>
              <w:color w:val="A31515"/>
            </w:rPr>
          </w:rPrChange>
        </w:rPr>
        <w:t>"table1"</w:t>
      </w:r>
      <w:r>
        <w:rPr>
          <w:rFonts w:ascii="Times New Roman" w:hAnsi="Times New Roman" w:eastAsia="新宋体" w:cs="Times New Roman"/>
          <w:rPrChange w:id="8945"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946" w:author="China" w:date="2017-06-06T20:51:00Z">
            <w:rPr>
              <w:rFonts w:ascii="新宋体" w:hAnsi="新宋体" w:eastAsia="新宋体"/>
            </w:rPr>
          </w:rPrChange>
        </w:rPr>
      </w:pPr>
      <w:r>
        <w:rPr>
          <w:rFonts w:ascii="Times New Roman" w:hAnsi="Times New Roman" w:eastAsia="新宋体" w:cs="Times New Roman"/>
          <w:rPrChange w:id="8947" w:author="China" w:date="2017-06-06T20:51:00Z">
            <w:rPr>
              <w:rFonts w:ascii="新宋体" w:hAnsi="新宋体" w:eastAsia="新宋体"/>
            </w:rPr>
          </w:rPrChange>
        </w:rPr>
        <w:t xml:space="preserve">            </w:t>
      </w:r>
      <w:r>
        <w:rPr>
          <w:rFonts w:ascii="Times New Roman" w:hAnsi="Times New Roman" w:eastAsia="新宋体" w:cs="Times New Roman"/>
          <w:rPrChange w:id="8948" w:author="China" w:date="2017-06-06T20:51:00Z">
            <w:rPr>
              <w:rFonts w:ascii="新宋体" w:hAnsi="新宋体" w:eastAsia="新宋体"/>
            </w:rPr>
          </w:rPrChange>
        </w:rPr>
        <w:t>conn.Close(</w:t>
      </w:r>
      <w:r>
        <w:rPr>
          <w:rFonts w:ascii="Times New Roman" w:hAnsi="Times New Roman" w:eastAsia="新宋体" w:cs="Times New Roman"/>
          <w:rPrChange w:id="8949"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950" w:author="China" w:date="2017-06-06T20:51:00Z">
            <w:rPr>
              <w:rFonts w:ascii="新宋体" w:hAnsi="新宋体" w:eastAsia="新宋体"/>
            </w:rPr>
          </w:rPrChange>
        </w:rPr>
      </w:pPr>
      <w:r>
        <w:rPr>
          <w:rFonts w:ascii="Times New Roman" w:hAnsi="Times New Roman" w:eastAsia="新宋体" w:cs="Times New Roman"/>
          <w:rPrChange w:id="8951" w:author="China" w:date="2017-06-06T20:51:00Z">
            <w:rPr>
              <w:rFonts w:ascii="新宋体" w:hAnsi="新宋体" w:eastAsia="新宋体"/>
            </w:rPr>
          </w:rPrChange>
        </w:rPr>
        <w:t xml:space="preserve">            </w:t>
      </w:r>
      <w:r>
        <w:rPr>
          <w:rFonts w:ascii="Times New Roman" w:hAnsi="Times New Roman" w:eastAsia="新宋体" w:cs="Times New Roman"/>
          <w:color w:val="2B91AF"/>
          <w:rPrChange w:id="8952" w:author="China" w:date="2017-06-06T20:51:00Z">
            <w:rPr>
              <w:rFonts w:ascii="新宋体" w:hAnsi="新宋体" w:eastAsia="新宋体"/>
              <w:color w:val="2B91AF"/>
            </w:rPr>
          </w:rPrChange>
        </w:rPr>
        <w:t>DataView</w:t>
      </w:r>
      <w:r>
        <w:rPr>
          <w:rFonts w:ascii="Times New Roman" w:hAnsi="Times New Roman" w:eastAsia="新宋体" w:cs="Times New Roman"/>
          <w:rPrChange w:id="8953" w:author="China" w:date="2017-06-06T20:51:00Z">
            <w:rPr>
              <w:rFonts w:ascii="新宋体" w:hAnsi="新宋体" w:eastAsia="新宋体"/>
            </w:rPr>
          </w:rPrChange>
        </w:rPr>
        <w:t xml:space="preserve"> dv = </w:t>
      </w:r>
      <w:r>
        <w:rPr>
          <w:rFonts w:ascii="Times New Roman" w:hAnsi="Times New Roman" w:eastAsia="新宋体" w:cs="Times New Roman"/>
          <w:color w:val="0000FF"/>
          <w:rPrChange w:id="8954" w:author="China" w:date="2017-06-06T20:51:00Z">
            <w:rPr>
              <w:rFonts w:ascii="新宋体" w:hAnsi="新宋体" w:eastAsia="新宋体"/>
              <w:color w:val="0000FF"/>
            </w:rPr>
          </w:rPrChange>
        </w:rPr>
        <w:t>new</w:t>
      </w:r>
      <w:r>
        <w:rPr>
          <w:rFonts w:ascii="Times New Roman" w:hAnsi="Times New Roman" w:eastAsia="新宋体" w:cs="Times New Roman"/>
          <w:rPrChange w:id="8955" w:author="China" w:date="2017-06-06T20:51:00Z">
            <w:rPr>
              <w:rFonts w:ascii="新宋体" w:hAnsi="新宋体" w:eastAsia="新宋体"/>
            </w:rPr>
          </w:rPrChange>
        </w:rPr>
        <w:t xml:space="preserve"> </w:t>
      </w:r>
      <w:r>
        <w:rPr>
          <w:rFonts w:ascii="Times New Roman" w:hAnsi="Times New Roman" w:eastAsia="新宋体" w:cs="Times New Roman"/>
          <w:color w:val="2B91AF"/>
          <w:rPrChange w:id="8956" w:author="China" w:date="2017-06-06T20:51:00Z">
            <w:rPr>
              <w:rFonts w:ascii="新宋体" w:hAnsi="新宋体" w:eastAsia="新宋体"/>
              <w:color w:val="2B91AF"/>
            </w:rPr>
          </w:rPrChange>
        </w:rPr>
        <w:t>DataView</w:t>
      </w:r>
      <w:r>
        <w:rPr>
          <w:rFonts w:ascii="Times New Roman" w:hAnsi="Times New Roman" w:eastAsia="新宋体" w:cs="Times New Roman"/>
          <w:rPrChange w:id="8957" w:author="China" w:date="2017-06-06T20:51:00Z">
            <w:rPr>
              <w:rFonts w:ascii="新宋体" w:hAnsi="新宋体" w:eastAsia="新宋体"/>
            </w:rPr>
          </w:rPrChange>
        </w:rPr>
        <w:t>(</w:t>
      </w:r>
      <w:r>
        <w:rPr>
          <w:rFonts w:ascii="Times New Roman" w:hAnsi="Times New Roman" w:eastAsia="新宋体" w:cs="Times New Roman"/>
          <w:rPrChange w:id="8958" w:author="China" w:date="2017-06-06T20:51:00Z">
            <w:rPr>
              <w:rFonts w:ascii="新宋体" w:hAnsi="新宋体" w:eastAsia="新宋体"/>
            </w:rPr>
          </w:rPrChange>
        </w:rPr>
        <w:t>ds.Tables[0]);</w:t>
      </w:r>
    </w:p>
    <w:p>
      <w:pPr>
        <w:ind w:firstLine="480"/>
        <w:jc w:val="left"/>
        <w:rPr>
          <w:rFonts w:ascii="Times New Roman" w:hAnsi="Times New Roman" w:eastAsia="新宋体" w:cs="Times New Roman"/>
          <w:rPrChange w:id="8959" w:author="China" w:date="2017-06-06T20:51:00Z">
            <w:rPr>
              <w:rFonts w:ascii="新宋体" w:hAnsi="新宋体" w:eastAsia="新宋体"/>
            </w:rPr>
          </w:rPrChange>
        </w:rPr>
      </w:pPr>
      <w:r>
        <w:rPr>
          <w:rFonts w:ascii="Times New Roman" w:hAnsi="Times New Roman" w:eastAsia="新宋体" w:cs="Times New Roman"/>
          <w:rPrChange w:id="8960" w:author="China" w:date="2017-06-06T20:51:00Z">
            <w:rPr>
              <w:rFonts w:ascii="新宋体" w:hAnsi="新宋体" w:eastAsia="新宋体"/>
            </w:rPr>
          </w:rPrChange>
        </w:rPr>
        <w:t xml:space="preserve">            </w:t>
      </w:r>
      <w:r>
        <w:rPr>
          <w:rFonts w:ascii="Times New Roman" w:hAnsi="Times New Roman" w:eastAsia="新宋体" w:cs="Times New Roman"/>
          <w:color w:val="0000FF"/>
          <w:rPrChange w:id="8961" w:author="China" w:date="2017-06-06T20:51:00Z">
            <w:rPr>
              <w:rFonts w:ascii="新宋体" w:hAnsi="新宋体" w:eastAsia="新宋体"/>
              <w:color w:val="0000FF"/>
            </w:rPr>
          </w:rPrChange>
        </w:rPr>
        <w:t>this</w:t>
      </w:r>
      <w:r>
        <w:rPr>
          <w:rFonts w:ascii="Times New Roman" w:hAnsi="Times New Roman" w:eastAsia="新宋体" w:cs="Times New Roman"/>
          <w:rPrChange w:id="8962" w:author="China" w:date="2017-06-06T20:51:00Z">
            <w:rPr>
              <w:rFonts w:ascii="新宋体" w:hAnsi="新宋体" w:eastAsia="新宋体"/>
            </w:rPr>
          </w:rPrChange>
        </w:rPr>
        <w:t>.chart2.Series[</w:t>
      </w:r>
      <w:r>
        <w:rPr>
          <w:rFonts w:ascii="Times New Roman" w:hAnsi="Times New Roman" w:eastAsia="新宋体" w:cs="Times New Roman"/>
          <w:rPrChange w:id="8963" w:author="China" w:date="2017-06-06T20:51:00Z">
            <w:rPr>
              <w:rFonts w:ascii="新宋体" w:hAnsi="新宋体" w:eastAsia="新宋体"/>
            </w:rPr>
          </w:rPrChange>
        </w:rPr>
        <w:t xml:space="preserve">0].ChartType = </w:t>
      </w:r>
      <w:r>
        <w:rPr>
          <w:rFonts w:ascii="Times New Roman" w:hAnsi="Times New Roman" w:eastAsia="新宋体" w:cs="Times New Roman"/>
          <w:color w:val="2B91AF"/>
          <w:rPrChange w:id="8964" w:author="China" w:date="2017-06-06T20:51:00Z">
            <w:rPr>
              <w:rFonts w:ascii="新宋体" w:hAnsi="新宋体" w:eastAsia="新宋体"/>
              <w:color w:val="2B91AF"/>
            </w:rPr>
          </w:rPrChange>
        </w:rPr>
        <w:t>S</w:t>
      </w:r>
      <w:r>
        <w:rPr>
          <w:rFonts w:ascii="Times New Roman" w:hAnsi="Times New Roman" w:eastAsia="新宋体" w:cs="Times New Roman"/>
          <w:color w:val="2B91AF"/>
          <w:rPrChange w:id="8965" w:author="China" w:date="2017-06-06T20:51:00Z">
            <w:rPr>
              <w:rFonts w:ascii="新宋体" w:hAnsi="新宋体" w:eastAsia="新宋体"/>
              <w:color w:val="2B91AF"/>
            </w:rPr>
          </w:rPrChange>
        </w:rPr>
        <w:t>eriesChartType</w:t>
      </w:r>
      <w:r>
        <w:rPr>
          <w:rFonts w:ascii="Times New Roman" w:hAnsi="Times New Roman" w:eastAsia="新宋体" w:cs="Times New Roman"/>
          <w:rPrChange w:id="8966" w:author="China" w:date="2017-06-06T20:51:00Z">
            <w:rPr>
              <w:rFonts w:ascii="新宋体" w:hAnsi="新宋体" w:eastAsia="新宋体"/>
            </w:rPr>
          </w:rPrChange>
        </w:rPr>
        <w:t>.Line;</w:t>
      </w:r>
    </w:p>
    <w:p>
      <w:pPr>
        <w:ind w:firstLine="480"/>
        <w:jc w:val="left"/>
        <w:rPr>
          <w:rFonts w:ascii="Times New Roman" w:hAnsi="Times New Roman" w:eastAsia="新宋体" w:cs="Times New Roman"/>
          <w:rPrChange w:id="8967" w:author="China" w:date="2017-06-06T20:51:00Z">
            <w:rPr>
              <w:rFonts w:ascii="新宋体" w:hAnsi="新宋体" w:eastAsia="新宋体"/>
            </w:rPr>
          </w:rPrChange>
        </w:rPr>
      </w:pPr>
      <w:r>
        <w:rPr>
          <w:rFonts w:ascii="Times New Roman" w:hAnsi="Times New Roman" w:eastAsia="新宋体" w:cs="Times New Roman"/>
          <w:rPrChange w:id="8968" w:author="China" w:date="2017-06-06T20:51:00Z">
            <w:rPr>
              <w:rFonts w:ascii="新宋体" w:hAnsi="新宋体" w:eastAsia="新宋体"/>
            </w:rPr>
          </w:rPrChange>
        </w:rPr>
        <w:t xml:space="preserve">            </w:t>
      </w:r>
      <w:r>
        <w:rPr>
          <w:rFonts w:ascii="Times New Roman" w:hAnsi="Times New Roman" w:eastAsia="新宋体" w:cs="Times New Roman"/>
          <w:color w:val="0000FF"/>
          <w:rPrChange w:id="8969" w:author="China" w:date="2017-06-06T20:51:00Z">
            <w:rPr>
              <w:rFonts w:ascii="新宋体" w:hAnsi="新宋体" w:eastAsia="新宋体"/>
              <w:color w:val="0000FF"/>
            </w:rPr>
          </w:rPrChange>
        </w:rPr>
        <w:t>this</w:t>
      </w:r>
      <w:r>
        <w:rPr>
          <w:rFonts w:ascii="Times New Roman" w:hAnsi="Times New Roman" w:eastAsia="新宋体" w:cs="Times New Roman"/>
          <w:rPrChange w:id="8970" w:author="China" w:date="2017-06-06T20:51:00Z">
            <w:rPr>
              <w:rFonts w:ascii="新宋体" w:hAnsi="新宋体" w:eastAsia="新宋体"/>
            </w:rPr>
          </w:rPrChange>
        </w:rPr>
        <w:t>.chart2.Series[0].Points.DataBindXY(dv</w:t>
      </w:r>
      <w:r>
        <w:rPr>
          <w:rFonts w:hint="eastAsia" w:ascii="Times New Roman" w:hAnsi="Times New Roman" w:eastAsia="新宋体" w:cs="Times New Roman"/>
          <w:rPrChange w:id="8971" w:author="China" w:date="2017-06-06T20:51:00Z">
            <w:rPr>
              <w:rFonts w:hint="eastAsia" w:ascii="新宋体" w:hAnsi="新宋体" w:eastAsia="新宋体"/>
            </w:rPr>
          </w:rPrChange>
        </w:rPr>
        <w:t>，</w:t>
      </w:r>
      <w:r>
        <w:rPr>
          <w:rFonts w:ascii="Times New Roman" w:hAnsi="Times New Roman" w:eastAsia="新宋体" w:cs="Times New Roman"/>
          <w:rPrChange w:id="8972" w:author="China" w:date="2017-06-06T20:51:00Z">
            <w:rPr>
              <w:rFonts w:ascii="新宋体" w:hAnsi="新宋体" w:eastAsia="新宋体"/>
            </w:rPr>
          </w:rPrChange>
        </w:rPr>
        <w:t xml:space="preserve"> </w:t>
      </w:r>
      <w:r>
        <w:rPr>
          <w:rFonts w:ascii="Times New Roman" w:hAnsi="Times New Roman" w:eastAsia="新宋体" w:cs="Times New Roman"/>
          <w:color w:val="A31515"/>
          <w:rPrChange w:id="8973" w:author="China" w:date="2017-06-06T20:51:00Z">
            <w:rPr>
              <w:rFonts w:ascii="新宋体" w:hAnsi="新宋体" w:eastAsia="新宋体"/>
              <w:color w:val="A31515"/>
            </w:rPr>
          </w:rPrChange>
        </w:rPr>
        <w:t>"TIME"</w:t>
      </w:r>
      <w:r>
        <w:rPr>
          <w:rFonts w:hint="eastAsia" w:ascii="Times New Roman" w:hAnsi="Times New Roman" w:eastAsia="新宋体" w:cs="Times New Roman"/>
          <w:rPrChange w:id="8974" w:author="China" w:date="2017-06-06T20:51:00Z">
            <w:rPr>
              <w:rFonts w:hint="eastAsia" w:ascii="新宋体" w:hAnsi="新宋体" w:eastAsia="新宋体"/>
            </w:rPr>
          </w:rPrChange>
        </w:rPr>
        <w:t>，</w:t>
      </w:r>
      <w:r>
        <w:rPr>
          <w:rFonts w:ascii="Times New Roman" w:hAnsi="Times New Roman" w:eastAsia="新宋体" w:cs="Times New Roman"/>
          <w:rPrChange w:id="8975" w:author="China" w:date="2017-06-06T20:51:00Z">
            <w:rPr>
              <w:rFonts w:ascii="新宋体" w:hAnsi="新宋体" w:eastAsia="新宋体"/>
            </w:rPr>
          </w:rPrChange>
        </w:rPr>
        <w:t>dv</w:t>
      </w:r>
      <w:r>
        <w:rPr>
          <w:rFonts w:hint="eastAsia" w:ascii="Times New Roman" w:hAnsi="Times New Roman" w:eastAsia="新宋体" w:cs="Times New Roman"/>
          <w:rPrChange w:id="8976" w:author="China" w:date="2017-06-06T20:51:00Z">
            <w:rPr>
              <w:rFonts w:hint="eastAsia" w:ascii="新宋体" w:hAnsi="新宋体" w:eastAsia="新宋体"/>
            </w:rPr>
          </w:rPrChange>
        </w:rPr>
        <w:t>，</w:t>
      </w:r>
      <w:r>
        <w:rPr>
          <w:rFonts w:ascii="Times New Roman" w:hAnsi="Times New Roman" w:eastAsia="新宋体" w:cs="Times New Roman"/>
          <w:color w:val="A31515"/>
          <w:rPrChange w:id="8977" w:author="China" w:date="2017-06-06T20:51:00Z">
            <w:rPr>
              <w:rFonts w:ascii="新宋体" w:hAnsi="新宋体" w:eastAsia="新宋体"/>
              <w:color w:val="A31515"/>
            </w:rPr>
          </w:rPrChange>
        </w:rPr>
        <w:t>"ISD"</w:t>
      </w:r>
      <w:r>
        <w:rPr>
          <w:rFonts w:ascii="Times New Roman" w:hAnsi="Times New Roman" w:eastAsia="新宋体" w:cs="Times New Roman"/>
          <w:rPrChange w:id="8978"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979" w:author="China" w:date="2017-06-06T20:51:00Z">
            <w:rPr>
              <w:rFonts w:ascii="新宋体" w:hAnsi="新宋体" w:eastAsia="新宋体"/>
            </w:rPr>
          </w:rPrChange>
        </w:rPr>
      </w:pPr>
    </w:p>
    <w:p>
      <w:pPr>
        <w:ind w:firstLine="480"/>
        <w:jc w:val="left"/>
        <w:rPr>
          <w:rFonts w:ascii="Times New Roman" w:hAnsi="Times New Roman" w:eastAsia="新宋体" w:cs="Times New Roman"/>
          <w:rPrChange w:id="8980" w:author="China" w:date="2017-06-06T20:51:00Z">
            <w:rPr>
              <w:rFonts w:ascii="新宋体" w:hAnsi="新宋体" w:eastAsia="新宋体"/>
            </w:rPr>
          </w:rPrChange>
        </w:rPr>
      </w:pPr>
      <w:r>
        <w:rPr>
          <w:rFonts w:ascii="Times New Roman" w:hAnsi="Times New Roman" w:eastAsia="新宋体" w:cs="Times New Roman"/>
          <w:rPrChange w:id="898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982" w:author="China" w:date="2017-06-06T20:51:00Z">
            <w:rPr>
              <w:rFonts w:ascii="新宋体" w:hAnsi="新宋体" w:eastAsia="新宋体"/>
            </w:rPr>
          </w:rPrChange>
        </w:rPr>
      </w:pPr>
      <w:r>
        <w:rPr>
          <w:rFonts w:ascii="Times New Roman" w:hAnsi="Times New Roman" w:eastAsia="新宋体" w:cs="Times New Roman"/>
          <w:rPrChange w:id="8983" w:author="China" w:date="2017-06-06T20:51:00Z">
            <w:rPr>
              <w:rFonts w:ascii="新宋体" w:hAnsi="新宋体" w:eastAsia="新宋体"/>
            </w:rPr>
          </w:rPrChange>
        </w:rPr>
        <w:t xml:space="preserve">            </w:t>
      </w:r>
      <w:r>
        <w:rPr>
          <w:rFonts w:ascii="Times New Roman" w:hAnsi="Times New Roman" w:eastAsia="新宋体" w:cs="Times New Roman"/>
          <w:color w:val="0000FF"/>
          <w:rPrChange w:id="8984" w:author="China" w:date="2017-06-06T20:51:00Z">
            <w:rPr>
              <w:rFonts w:ascii="新宋体" w:hAnsi="新宋体" w:eastAsia="新宋体"/>
              <w:color w:val="0000FF"/>
            </w:rPr>
          </w:rPrChange>
        </w:rPr>
        <w:t>if</w:t>
      </w:r>
      <w:r>
        <w:rPr>
          <w:rFonts w:ascii="Times New Roman" w:hAnsi="Times New Roman" w:eastAsia="新宋体" w:cs="Times New Roman"/>
          <w:rPrChange w:id="8985" w:author="China" w:date="2017-06-06T20:51:00Z">
            <w:rPr>
              <w:rFonts w:ascii="新宋体" w:hAnsi="新宋体" w:eastAsia="新宋体"/>
            </w:rPr>
          </w:rPrChange>
        </w:rPr>
        <w:t>(</w:t>
      </w:r>
      <w:r>
        <w:rPr>
          <w:rFonts w:ascii="Times New Roman" w:hAnsi="Times New Roman" w:eastAsia="新宋体" w:cs="Times New Roman"/>
          <w:rPrChange w:id="8986" w:author="China" w:date="2017-06-06T20:51:00Z">
            <w:rPr>
              <w:rFonts w:ascii="新宋体" w:hAnsi="新宋体" w:eastAsia="新宋体"/>
            </w:rPr>
          </w:rPrChange>
        </w:rPr>
        <w:t>rrbTCPC=</w:t>
      </w:r>
      <w:r>
        <w:rPr>
          <w:rFonts w:ascii="Times New Roman" w:hAnsi="Times New Roman" w:eastAsia="新宋体" w:cs="Times New Roman"/>
          <w:color w:val="0000FF"/>
          <w:rPrChange w:id="8987" w:author="China" w:date="2017-06-06T20:51:00Z">
            <w:rPr>
              <w:rFonts w:ascii="新宋体" w:hAnsi="新宋体" w:eastAsia="新宋体"/>
              <w:color w:val="0000FF"/>
            </w:rPr>
          </w:rPrChange>
        </w:rPr>
        <w:t>true</w:t>
      </w:r>
      <w:r>
        <w:rPr>
          <w:rFonts w:ascii="Times New Roman" w:hAnsi="Times New Roman" w:eastAsia="新宋体" w:cs="Times New Roman"/>
          <w:rPrChange w:id="8988"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8989" w:author="China" w:date="2017-06-06T20:51:00Z">
            <w:rPr>
              <w:rFonts w:ascii="新宋体" w:hAnsi="新宋体" w:eastAsia="新宋体"/>
            </w:rPr>
          </w:rPrChange>
        </w:rPr>
      </w:pPr>
      <w:r>
        <w:rPr>
          <w:rFonts w:ascii="Times New Roman" w:hAnsi="Times New Roman" w:eastAsia="新宋体" w:cs="Times New Roman"/>
          <w:rPrChange w:id="8990"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8991" w:author="China" w:date="2017-06-06T20:51:00Z">
            <w:rPr>
              <w:rFonts w:ascii="新宋体" w:hAnsi="新宋体" w:eastAsia="新宋体"/>
            </w:rPr>
          </w:rPrChange>
        </w:rPr>
      </w:pPr>
      <w:r>
        <w:rPr>
          <w:rFonts w:ascii="Times New Roman" w:hAnsi="Times New Roman" w:eastAsia="新宋体" w:cs="Times New Roman"/>
          <w:rPrChange w:id="8992" w:author="China" w:date="2017-06-06T20:51:00Z">
            <w:rPr>
              <w:rFonts w:ascii="新宋体" w:hAnsi="新宋体" w:eastAsia="新宋体"/>
            </w:rPr>
          </w:rPrChange>
        </w:rPr>
        <w:t xml:space="preserve">             </w:t>
      </w:r>
      <w:r>
        <w:rPr>
          <w:rFonts w:ascii="Times New Roman" w:hAnsi="Times New Roman" w:eastAsia="新宋体" w:cs="Times New Roman"/>
          <w:color w:val="0000FF"/>
          <w:rPrChange w:id="8993" w:author="China" w:date="2017-06-06T20:51:00Z">
            <w:rPr>
              <w:rFonts w:ascii="新宋体" w:hAnsi="新宋体" w:eastAsia="新宋体"/>
              <w:color w:val="0000FF"/>
            </w:rPr>
          </w:rPrChange>
        </w:rPr>
        <w:t>string</w:t>
      </w:r>
      <w:r>
        <w:rPr>
          <w:rFonts w:ascii="Times New Roman" w:hAnsi="Times New Roman" w:eastAsia="新宋体" w:cs="Times New Roman"/>
          <w:rPrChange w:id="8994" w:author="China" w:date="2017-06-06T20:51:00Z">
            <w:rPr>
              <w:rFonts w:ascii="新宋体" w:hAnsi="新宋体" w:eastAsia="新宋体"/>
            </w:rPr>
          </w:rPrChange>
        </w:rPr>
        <w:t xml:space="preserve"> ISD1=</w:t>
      </w:r>
      <w:r>
        <w:rPr>
          <w:rFonts w:ascii="Times New Roman" w:hAnsi="Times New Roman" w:eastAsia="新宋体" w:cs="Times New Roman"/>
          <w:color w:val="0000FF"/>
          <w:rPrChange w:id="8995" w:author="China" w:date="2017-06-06T20:51:00Z">
            <w:rPr>
              <w:rFonts w:ascii="新宋体" w:hAnsi="新宋体" w:eastAsia="新宋体"/>
              <w:color w:val="0000FF"/>
            </w:rPr>
          </w:rPrChange>
        </w:rPr>
        <w:t>string</w:t>
      </w:r>
      <w:r>
        <w:rPr>
          <w:rFonts w:ascii="Times New Roman" w:hAnsi="Times New Roman" w:eastAsia="新宋体" w:cs="Times New Roman"/>
          <w:rPrChange w:id="8996" w:author="China" w:date="2017-06-06T20:51:00Z">
            <w:rPr>
              <w:rFonts w:ascii="新宋体" w:hAnsi="新宋体" w:eastAsia="新宋体"/>
            </w:rPr>
          </w:rPrChange>
        </w:rPr>
        <w:t>.Filters1;</w:t>
      </w:r>
    </w:p>
    <w:p>
      <w:pPr>
        <w:ind w:firstLine="480"/>
        <w:jc w:val="left"/>
        <w:rPr>
          <w:rFonts w:ascii="Times New Roman" w:hAnsi="Times New Roman" w:eastAsia="新宋体" w:cs="Times New Roman"/>
          <w:rPrChange w:id="8997" w:author="China" w:date="2017-06-06T20:51:00Z">
            <w:rPr>
              <w:rFonts w:ascii="新宋体" w:hAnsi="新宋体" w:eastAsia="新宋体"/>
            </w:rPr>
          </w:rPrChange>
        </w:rPr>
      </w:pPr>
      <w:r>
        <w:rPr>
          <w:rFonts w:ascii="Times New Roman" w:hAnsi="Times New Roman" w:eastAsia="新宋体" w:cs="Times New Roman"/>
          <w:rPrChange w:id="8998" w:author="China" w:date="2017-06-06T20:51:00Z">
            <w:rPr>
              <w:rFonts w:ascii="新宋体" w:hAnsi="新宋体" w:eastAsia="新宋体"/>
            </w:rPr>
          </w:rPrChange>
        </w:rPr>
        <w:t xml:space="preserve">            </w:t>
      </w:r>
      <w:r>
        <w:rPr>
          <w:rFonts w:ascii="Times New Roman" w:hAnsi="Times New Roman" w:eastAsia="新宋体" w:cs="Times New Roman"/>
          <w:rPrChange w:id="8999" w:author="China" w:date="2017-06-06T20:51:00Z">
            <w:rPr>
              <w:rFonts w:ascii="新宋体" w:hAnsi="新宋体" w:eastAsia="新宋体"/>
            </w:rPr>
          </w:rPrChange>
        </w:rPr>
        <w:t>tring</w:t>
      </w:r>
      <w:r>
        <w:rPr>
          <w:rFonts w:ascii="Times New Roman" w:hAnsi="Times New Roman" w:eastAsia="新宋体" w:cs="Times New Roman"/>
          <w:rPrChange w:id="9000" w:author="China" w:date="2017-06-06T20:51:00Z">
            <w:rPr>
              <w:rFonts w:ascii="新宋体" w:hAnsi="新宋体" w:eastAsia="新宋体"/>
            </w:rPr>
          </w:rPrChange>
        </w:rPr>
        <w:t xml:space="preserve"> error = </w:t>
      </w:r>
      <w:r>
        <w:rPr>
          <w:rFonts w:ascii="Times New Roman" w:hAnsi="Times New Roman" w:eastAsia="新宋体" w:cs="Times New Roman"/>
          <w:color w:val="0000FF"/>
          <w:rPrChange w:id="9001" w:author="China" w:date="2017-06-06T20:51:00Z">
            <w:rPr>
              <w:rFonts w:ascii="新宋体" w:hAnsi="新宋体" w:eastAsia="新宋体"/>
              <w:color w:val="0000FF"/>
            </w:rPr>
          </w:rPrChange>
        </w:rPr>
        <w:t>string</w:t>
      </w:r>
      <w:r>
        <w:rPr>
          <w:rFonts w:ascii="Times New Roman" w:hAnsi="Times New Roman" w:eastAsia="新宋体" w:cs="Times New Roman"/>
          <w:rPrChange w:id="9002" w:author="China" w:date="2017-06-06T20:51:00Z">
            <w:rPr>
              <w:rFonts w:ascii="新宋体" w:hAnsi="新宋体" w:eastAsia="新宋体"/>
            </w:rPr>
          </w:rPrChange>
        </w:rPr>
        <w:t>.Empty;</w:t>
      </w:r>
    </w:p>
    <w:p>
      <w:pPr>
        <w:ind w:firstLine="480"/>
        <w:jc w:val="left"/>
        <w:rPr>
          <w:rFonts w:ascii="Times New Roman" w:hAnsi="Times New Roman" w:eastAsia="新宋体" w:cs="Times New Roman"/>
          <w:rPrChange w:id="9003" w:author="China" w:date="2017-06-06T20:51:00Z">
            <w:rPr>
              <w:rFonts w:ascii="新宋体" w:hAnsi="新宋体" w:eastAsia="新宋体"/>
            </w:rPr>
          </w:rPrChange>
        </w:rPr>
      </w:pPr>
      <w:r>
        <w:rPr>
          <w:rFonts w:ascii="Times New Roman" w:hAnsi="Times New Roman" w:eastAsia="新宋体" w:cs="Times New Roman"/>
          <w:rPrChange w:id="9004" w:author="China" w:date="2017-06-06T20:51:00Z">
            <w:rPr>
              <w:rFonts w:ascii="新宋体" w:hAnsi="新宋体" w:eastAsia="新宋体"/>
            </w:rPr>
          </w:rPrChange>
        </w:rPr>
        <w:t xml:space="preserve">            </w:t>
      </w:r>
      <w:r>
        <w:rPr>
          <w:rFonts w:ascii="Times New Roman" w:hAnsi="Times New Roman" w:eastAsia="新宋体" w:cs="Times New Roman"/>
          <w:color w:val="0000FF"/>
          <w:rPrChange w:id="9005" w:author="China" w:date="2017-06-06T20:51:00Z">
            <w:rPr>
              <w:rFonts w:ascii="新宋体" w:hAnsi="新宋体" w:eastAsia="新宋体"/>
              <w:color w:val="0000FF"/>
            </w:rPr>
          </w:rPrChange>
        </w:rPr>
        <w:t>string</w:t>
      </w:r>
      <w:r>
        <w:rPr>
          <w:rFonts w:ascii="Times New Roman" w:hAnsi="Times New Roman" w:eastAsia="新宋体" w:cs="Times New Roman"/>
          <w:rPrChange w:id="9006" w:author="China" w:date="2017-06-06T20:51:00Z">
            <w:rPr>
              <w:rFonts w:ascii="新宋体" w:hAnsi="新宋体" w:eastAsia="新宋体"/>
            </w:rPr>
          </w:rPrChange>
        </w:rPr>
        <w:t xml:space="preserve"> strConn = </w:t>
      </w:r>
      <w:r>
        <w:rPr>
          <w:rFonts w:ascii="Times New Roman" w:hAnsi="Times New Roman" w:eastAsia="新宋体" w:cs="Times New Roman"/>
          <w:color w:val="A31515"/>
          <w:rPrChange w:id="9007" w:author="China" w:date="2017-06-06T20:51:00Z">
            <w:rPr>
              <w:rFonts w:ascii="新宋体" w:hAnsi="新宋体" w:eastAsia="新宋体"/>
              <w:color w:val="A31515"/>
            </w:rPr>
          </w:rPrChange>
        </w:rPr>
        <w:t>"Provider=Microsoft.Jet.OLEDB.4.0;"</w:t>
      </w:r>
      <w:r>
        <w:rPr>
          <w:rFonts w:ascii="Times New Roman" w:hAnsi="Times New Roman" w:eastAsia="新宋体" w:cs="Times New Roman"/>
          <w:rPrChange w:id="9008" w:author="China" w:date="2017-06-06T20:51:00Z">
            <w:rPr>
              <w:rFonts w:ascii="新宋体" w:hAnsi="新宋体" w:eastAsia="新宋体"/>
            </w:rPr>
          </w:rPrChange>
        </w:rPr>
        <w:t xml:space="preserve"> + </w:t>
      </w:r>
      <w:r>
        <w:rPr>
          <w:rFonts w:ascii="Times New Roman" w:hAnsi="Times New Roman" w:eastAsia="新宋体" w:cs="Times New Roman"/>
          <w:color w:val="A31515"/>
          <w:rPrChange w:id="9009" w:author="China" w:date="2017-06-06T20:51:00Z">
            <w:rPr>
              <w:rFonts w:ascii="新宋体" w:hAnsi="新宋体" w:eastAsia="新宋体"/>
              <w:color w:val="A31515"/>
            </w:rPr>
          </w:rPrChange>
        </w:rPr>
        <w:t>"Data Source="</w:t>
      </w:r>
      <w:r>
        <w:rPr>
          <w:rFonts w:ascii="Times New Roman" w:hAnsi="Times New Roman" w:eastAsia="新宋体" w:cs="Times New Roman"/>
          <w:rPrChange w:id="9010" w:author="China" w:date="2017-06-06T20:51:00Z">
            <w:rPr>
              <w:rFonts w:ascii="新宋体" w:hAnsi="新宋体" w:eastAsia="新宋体"/>
            </w:rPr>
          </w:rPrChange>
        </w:rPr>
        <w:t xml:space="preserve"> + ISD1 + </w:t>
      </w:r>
      <w:r>
        <w:rPr>
          <w:rFonts w:ascii="Times New Roman" w:hAnsi="Times New Roman" w:eastAsia="新宋体" w:cs="Times New Roman"/>
          <w:color w:val="A31515"/>
          <w:rPrChange w:id="9011" w:author="China" w:date="2017-06-06T20:51:00Z">
            <w:rPr>
              <w:rFonts w:ascii="新宋体" w:hAnsi="新宋体" w:eastAsia="新宋体"/>
              <w:color w:val="A31515"/>
            </w:rPr>
          </w:rPrChange>
        </w:rPr>
        <w:t>";"</w:t>
      </w:r>
      <w:r>
        <w:rPr>
          <w:rFonts w:ascii="Times New Roman" w:hAnsi="Times New Roman" w:eastAsia="新宋体" w:cs="Times New Roman"/>
          <w:rPrChange w:id="9012" w:author="China" w:date="2017-06-06T20:51:00Z">
            <w:rPr>
              <w:rFonts w:ascii="新宋体" w:hAnsi="新宋体" w:eastAsia="新宋体"/>
            </w:rPr>
          </w:rPrChange>
        </w:rPr>
        <w:t xml:space="preserve"> + </w:t>
      </w:r>
      <w:r>
        <w:rPr>
          <w:rFonts w:ascii="Times New Roman" w:hAnsi="Times New Roman" w:eastAsia="新宋体" w:cs="Times New Roman"/>
          <w:color w:val="A31515"/>
          <w:rPrChange w:id="9013" w:author="China" w:date="2017-06-06T20:51:00Z">
            <w:rPr>
              <w:rFonts w:ascii="新宋体" w:hAnsi="新宋体" w:eastAsia="新宋体"/>
              <w:color w:val="A31515"/>
            </w:rPr>
          </w:rPrChange>
        </w:rPr>
        <w:t>"Extended Properties=Excel 8.0;"</w:t>
      </w:r>
      <w:r>
        <w:rPr>
          <w:rFonts w:ascii="Times New Roman" w:hAnsi="Times New Roman" w:eastAsia="新宋体" w:cs="Times New Roman"/>
          <w:rPrChange w:id="9014"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015" w:author="China" w:date="2017-06-06T20:51:00Z">
            <w:rPr>
              <w:rFonts w:ascii="新宋体" w:hAnsi="新宋体" w:eastAsia="新宋体"/>
            </w:rPr>
          </w:rPrChange>
        </w:rPr>
      </w:pPr>
      <w:r>
        <w:rPr>
          <w:rFonts w:ascii="Times New Roman" w:hAnsi="Times New Roman" w:eastAsia="新宋体" w:cs="Times New Roman"/>
          <w:rPrChange w:id="9016" w:author="China" w:date="2017-06-06T20:51:00Z">
            <w:rPr>
              <w:rFonts w:ascii="新宋体" w:hAnsi="新宋体" w:eastAsia="新宋体"/>
            </w:rPr>
          </w:rPrChange>
        </w:rPr>
        <w:t xml:space="preserve">            </w:t>
      </w:r>
      <w:r>
        <w:rPr>
          <w:rFonts w:ascii="Times New Roman" w:hAnsi="Times New Roman" w:eastAsia="新宋体" w:cs="Times New Roman"/>
          <w:color w:val="2B91AF"/>
          <w:rPrChange w:id="9017" w:author="China" w:date="2017-06-06T20:51:00Z">
            <w:rPr>
              <w:rFonts w:ascii="新宋体" w:hAnsi="新宋体" w:eastAsia="新宋体"/>
              <w:color w:val="2B91AF"/>
            </w:rPr>
          </w:rPrChange>
        </w:rPr>
        <w:t>OleDbConnection</w:t>
      </w:r>
      <w:r>
        <w:rPr>
          <w:rFonts w:ascii="Times New Roman" w:hAnsi="Times New Roman" w:eastAsia="新宋体" w:cs="Times New Roman"/>
          <w:rPrChange w:id="9018" w:author="China" w:date="2017-06-06T20:51:00Z">
            <w:rPr>
              <w:rFonts w:ascii="新宋体" w:hAnsi="新宋体" w:eastAsia="新宋体"/>
            </w:rPr>
          </w:rPrChange>
        </w:rPr>
        <w:t xml:space="preserve"> conn = </w:t>
      </w:r>
      <w:r>
        <w:rPr>
          <w:rFonts w:ascii="Times New Roman" w:hAnsi="Times New Roman" w:eastAsia="新宋体" w:cs="Times New Roman"/>
          <w:color w:val="0000FF"/>
          <w:rPrChange w:id="9019" w:author="China" w:date="2017-06-06T20:51:00Z">
            <w:rPr>
              <w:rFonts w:ascii="新宋体" w:hAnsi="新宋体" w:eastAsia="新宋体"/>
              <w:color w:val="0000FF"/>
            </w:rPr>
          </w:rPrChange>
        </w:rPr>
        <w:t>new</w:t>
      </w:r>
      <w:r>
        <w:rPr>
          <w:rFonts w:ascii="Times New Roman" w:hAnsi="Times New Roman" w:eastAsia="新宋体" w:cs="Times New Roman"/>
          <w:rPrChange w:id="9020" w:author="China" w:date="2017-06-06T20:51:00Z">
            <w:rPr>
              <w:rFonts w:ascii="新宋体" w:hAnsi="新宋体" w:eastAsia="新宋体"/>
            </w:rPr>
          </w:rPrChange>
        </w:rPr>
        <w:t xml:space="preserve"> </w:t>
      </w:r>
      <w:r>
        <w:rPr>
          <w:rFonts w:ascii="Times New Roman" w:hAnsi="Times New Roman" w:eastAsia="新宋体" w:cs="Times New Roman"/>
          <w:color w:val="2B91AF"/>
          <w:rPrChange w:id="9021" w:author="China" w:date="2017-06-06T20:51:00Z">
            <w:rPr>
              <w:rFonts w:ascii="新宋体" w:hAnsi="新宋体" w:eastAsia="新宋体"/>
              <w:color w:val="2B91AF"/>
            </w:rPr>
          </w:rPrChange>
        </w:rPr>
        <w:t>OleDbConnection</w:t>
      </w:r>
      <w:r>
        <w:rPr>
          <w:rFonts w:ascii="Times New Roman" w:hAnsi="Times New Roman" w:eastAsia="新宋体" w:cs="Times New Roman"/>
          <w:rPrChange w:id="9022" w:author="China" w:date="2017-06-06T20:51:00Z">
            <w:rPr>
              <w:rFonts w:ascii="新宋体" w:hAnsi="新宋体" w:eastAsia="新宋体"/>
            </w:rPr>
          </w:rPrChange>
        </w:rPr>
        <w:t>(</w:t>
      </w:r>
      <w:r>
        <w:rPr>
          <w:rFonts w:ascii="Times New Roman" w:hAnsi="Times New Roman" w:eastAsia="新宋体" w:cs="Times New Roman"/>
          <w:rPrChange w:id="9023" w:author="China" w:date="2017-06-06T20:51:00Z">
            <w:rPr>
              <w:rFonts w:ascii="新宋体" w:hAnsi="新宋体" w:eastAsia="新宋体"/>
            </w:rPr>
          </w:rPrChange>
        </w:rPr>
        <w:t>strConn);</w:t>
      </w:r>
    </w:p>
    <w:p>
      <w:pPr>
        <w:ind w:firstLine="480"/>
        <w:jc w:val="left"/>
        <w:rPr>
          <w:rFonts w:ascii="Times New Roman" w:hAnsi="Times New Roman" w:eastAsia="新宋体" w:cs="Times New Roman"/>
          <w:rPrChange w:id="9024" w:author="China" w:date="2017-06-06T20:51:00Z">
            <w:rPr>
              <w:rFonts w:ascii="新宋体" w:hAnsi="新宋体" w:eastAsia="新宋体"/>
            </w:rPr>
          </w:rPrChange>
        </w:rPr>
      </w:pPr>
      <w:r>
        <w:rPr>
          <w:rFonts w:ascii="Times New Roman" w:hAnsi="Times New Roman" w:eastAsia="新宋体" w:cs="Times New Roman"/>
          <w:rPrChange w:id="9025" w:author="China" w:date="2017-06-06T20:51:00Z">
            <w:rPr>
              <w:rFonts w:ascii="新宋体" w:hAnsi="新宋体" w:eastAsia="新宋体"/>
            </w:rPr>
          </w:rPrChange>
        </w:rPr>
        <w:t xml:space="preserve">            </w:t>
      </w:r>
      <w:r>
        <w:rPr>
          <w:rFonts w:ascii="Times New Roman" w:hAnsi="Times New Roman" w:eastAsia="新宋体" w:cs="Times New Roman"/>
          <w:color w:val="0000FF"/>
          <w:rPrChange w:id="9026" w:author="China" w:date="2017-06-06T20:51:00Z">
            <w:rPr>
              <w:rFonts w:ascii="新宋体" w:hAnsi="新宋体" w:eastAsia="新宋体"/>
              <w:color w:val="0000FF"/>
            </w:rPr>
          </w:rPrChange>
        </w:rPr>
        <w:t>string</w:t>
      </w:r>
      <w:r>
        <w:rPr>
          <w:rFonts w:ascii="Times New Roman" w:hAnsi="Times New Roman" w:eastAsia="新宋体" w:cs="Times New Roman"/>
          <w:rPrChange w:id="9027" w:author="China" w:date="2017-06-06T20:51:00Z">
            <w:rPr>
              <w:rFonts w:ascii="新宋体" w:hAnsi="新宋体" w:eastAsia="新宋体"/>
            </w:rPr>
          </w:rPrChange>
        </w:rPr>
        <w:t xml:space="preserve"> strExcel = </w:t>
      </w:r>
      <w:r>
        <w:rPr>
          <w:rFonts w:ascii="Times New Roman" w:hAnsi="Times New Roman" w:eastAsia="新宋体" w:cs="Times New Roman"/>
          <w:color w:val="A31515"/>
          <w:rPrChange w:id="9028" w:author="China" w:date="2017-06-06T20:51:00Z">
            <w:rPr>
              <w:rFonts w:ascii="新宋体" w:hAnsi="新宋体" w:eastAsia="新宋体"/>
              <w:color w:val="A31515"/>
            </w:rPr>
          </w:rPrChange>
        </w:rPr>
        <w:t>""</w:t>
      </w:r>
      <w:r>
        <w:rPr>
          <w:rFonts w:ascii="Times New Roman" w:hAnsi="Times New Roman" w:eastAsia="新宋体" w:cs="Times New Roman"/>
          <w:rPrChange w:id="9029"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030" w:author="China" w:date="2017-06-06T20:51:00Z">
            <w:rPr>
              <w:rFonts w:ascii="新宋体" w:hAnsi="新宋体" w:eastAsia="新宋体"/>
            </w:rPr>
          </w:rPrChange>
        </w:rPr>
      </w:pPr>
      <w:r>
        <w:rPr>
          <w:rFonts w:ascii="Times New Roman" w:hAnsi="Times New Roman" w:eastAsia="新宋体" w:cs="Times New Roman"/>
          <w:rPrChange w:id="9031" w:author="China" w:date="2017-06-06T20:51:00Z">
            <w:rPr>
              <w:rFonts w:ascii="新宋体" w:hAnsi="新宋体" w:eastAsia="新宋体"/>
            </w:rPr>
          </w:rPrChange>
        </w:rPr>
        <w:t xml:space="preserve">            </w:t>
      </w:r>
      <w:r>
        <w:rPr>
          <w:rFonts w:ascii="Times New Roman" w:hAnsi="Times New Roman" w:eastAsia="新宋体" w:cs="Times New Roman"/>
          <w:rPrChange w:id="9032" w:author="China" w:date="2017-06-06T20:51:00Z">
            <w:rPr>
              <w:rFonts w:ascii="新宋体" w:hAnsi="新宋体" w:eastAsia="新宋体"/>
            </w:rPr>
          </w:rPrChange>
        </w:rPr>
        <w:t>conn.Open(</w:t>
      </w:r>
      <w:r>
        <w:rPr>
          <w:rFonts w:ascii="Times New Roman" w:hAnsi="Times New Roman" w:eastAsia="新宋体" w:cs="Times New Roman"/>
          <w:rPrChange w:id="9033"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034" w:author="China" w:date="2017-06-06T20:51:00Z">
            <w:rPr>
              <w:rFonts w:ascii="新宋体" w:hAnsi="新宋体" w:eastAsia="新宋体"/>
            </w:rPr>
          </w:rPrChange>
        </w:rPr>
      </w:pPr>
      <w:r>
        <w:rPr>
          <w:rFonts w:ascii="Times New Roman" w:hAnsi="Times New Roman" w:eastAsia="新宋体" w:cs="Times New Roman"/>
          <w:rPrChange w:id="9035" w:author="China" w:date="2017-06-06T20:51:00Z">
            <w:rPr>
              <w:rFonts w:ascii="新宋体" w:hAnsi="新宋体" w:eastAsia="新宋体"/>
            </w:rPr>
          </w:rPrChange>
        </w:rPr>
        <w:t xml:space="preserve">            </w:t>
      </w:r>
      <w:r>
        <w:rPr>
          <w:rFonts w:ascii="Times New Roman" w:hAnsi="Times New Roman" w:eastAsia="新宋体" w:cs="Times New Roman"/>
          <w:color w:val="2B91AF"/>
          <w:rPrChange w:id="9036" w:author="China" w:date="2017-06-06T20:51:00Z">
            <w:rPr>
              <w:rFonts w:ascii="新宋体" w:hAnsi="新宋体" w:eastAsia="新宋体"/>
              <w:color w:val="2B91AF"/>
            </w:rPr>
          </w:rPrChange>
        </w:rPr>
        <w:t>OleDbDa</w:t>
      </w:r>
      <w:r>
        <w:rPr>
          <w:rFonts w:ascii="Times New Roman" w:hAnsi="Times New Roman" w:eastAsia="新宋体" w:cs="Times New Roman"/>
          <w:color w:val="2B91AF"/>
          <w:rPrChange w:id="9037" w:author="China" w:date="2017-06-06T20:51:00Z">
            <w:rPr>
              <w:rFonts w:ascii="新宋体" w:hAnsi="新宋体" w:eastAsia="新宋体"/>
              <w:color w:val="2B91AF"/>
            </w:rPr>
          </w:rPrChange>
        </w:rPr>
        <w:t>taAdapter</w:t>
      </w:r>
      <w:r>
        <w:rPr>
          <w:rFonts w:ascii="Times New Roman" w:hAnsi="Times New Roman" w:eastAsia="新宋体" w:cs="Times New Roman"/>
          <w:rPrChange w:id="9038" w:author="China" w:date="2017-06-06T20:51:00Z">
            <w:rPr>
              <w:rFonts w:ascii="新宋体" w:hAnsi="新宋体" w:eastAsia="新宋体"/>
            </w:rPr>
          </w:rPrChange>
        </w:rPr>
        <w:t xml:space="preserve"> myCommand = </w:t>
      </w:r>
      <w:r>
        <w:rPr>
          <w:rFonts w:ascii="Times New Roman" w:hAnsi="Times New Roman" w:eastAsia="新宋体" w:cs="Times New Roman"/>
          <w:color w:val="0000FF"/>
          <w:rPrChange w:id="9039" w:author="China" w:date="2017-06-06T20:51:00Z">
            <w:rPr>
              <w:rFonts w:ascii="新宋体" w:hAnsi="新宋体" w:eastAsia="新宋体"/>
              <w:color w:val="0000FF"/>
            </w:rPr>
          </w:rPrChange>
        </w:rPr>
        <w:t>new</w:t>
      </w:r>
      <w:r>
        <w:rPr>
          <w:rFonts w:ascii="Times New Roman" w:hAnsi="Times New Roman" w:eastAsia="新宋体" w:cs="Times New Roman"/>
          <w:rPrChange w:id="9040" w:author="China" w:date="2017-06-06T20:51:00Z">
            <w:rPr>
              <w:rFonts w:ascii="新宋体" w:hAnsi="新宋体" w:eastAsia="新宋体"/>
            </w:rPr>
          </w:rPrChange>
        </w:rPr>
        <w:t xml:space="preserve"> </w:t>
      </w:r>
      <w:r>
        <w:rPr>
          <w:rFonts w:ascii="Times New Roman" w:hAnsi="Times New Roman" w:eastAsia="新宋体" w:cs="Times New Roman"/>
          <w:color w:val="2B91AF"/>
          <w:rPrChange w:id="9041" w:author="China" w:date="2017-06-06T20:51:00Z">
            <w:rPr>
              <w:rFonts w:ascii="新宋体" w:hAnsi="新宋体" w:eastAsia="新宋体"/>
              <w:color w:val="2B91AF"/>
            </w:rPr>
          </w:rPrChange>
        </w:rPr>
        <w:t>OleDbDataAdapter</w:t>
      </w:r>
      <w:r>
        <w:rPr>
          <w:rFonts w:ascii="Times New Roman" w:hAnsi="Times New Roman" w:eastAsia="新宋体" w:cs="Times New Roman"/>
          <w:rPrChange w:id="9042" w:author="China" w:date="2017-06-06T20:51:00Z">
            <w:rPr>
              <w:rFonts w:ascii="新宋体" w:hAnsi="新宋体" w:eastAsia="新宋体"/>
            </w:rPr>
          </w:rPrChange>
        </w:rPr>
        <w:t>(strExcel</w:t>
      </w:r>
      <w:r>
        <w:rPr>
          <w:rFonts w:hint="eastAsia" w:ascii="Times New Roman" w:hAnsi="Times New Roman" w:eastAsia="新宋体" w:cs="Times New Roman"/>
          <w:rPrChange w:id="9043" w:author="China" w:date="2017-06-06T20:51:00Z">
            <w:rPr>
              <w:rFonts w:hint="eastAsia" w:ascii="新宋体" w:hAnsi="新宋体" w:eastAsia="新宋体"/>
            </w:rPr>
          </w:rPrChange>
        </w:rPr>
        <w:t>，</w:t>
      </w:r>
      <w:r>
        <w:rPr>
          <w:rFonts w:ascii="Times New Roman" w:hAnsi="Times New Roman" w:eastAsia="新宋体" w:cs="Times New Roman"/>
          <w:rPrChange w:id="9044" w:author="China" w:date="2017-06-06T20:51:00Z">
            <w:rPr>
              <w:rFonts w:ascii="新宋体" w:hAnsi="新宋体" w:eastAsia="新宋体"/>
            </w:rPr>
          </w:rPrChange>
        </w:rPr>
        <w:t xml:space="preserve"> strConn);</w:t>
      </w:r>
    </w:p>
    <w:p>
      <w:pPr>
        <w:ind w:firstLine="480"/>
        <w:jc w:val="left"/>
        <w:rPr>
          <w:rFonts w:ascii="Times New Roman" w:hAnsi="Times New Roman" w:eastAsia="新宋体" w:cs="Times New Roman"/>
          <w:rPrChange w:id="9045" w:author="China" w:date="2017-06-06T20:51:00Z">
            <w:rPr>
              <w:rFonts w:ascii="新宋体" w:hAnsi="新宋体" w:eastAsia="新宋体"/>
            </w:rPr>
          </w:rPrChange>
        </w:rPr>
      </w:pPr>
      <w:r>
        <w:rPr>
          <w:rFonts w:ascii="Times New Roman" w:hAnsi="Times New Roman" w:eastAsia="新宋体" w:cs="Times New Roman"/>
          <w:rPrChange w:id="9046" w:author="China" w:date="2017-06-06T20:51:00Z">
            <w:rPr>
              <w:rFonts w:ascii="新宋体" w:hAnsi="新宋体" w:eastAsia="新宋体"/>
            </w:rPr>
          </w:rPrChange>
        </w:rPr>
        <w:t xml:space="preserve">            </w:t>
      </w:r>
      <w:r>
        <w:rPr>
          <w:rFonts w:ascii="Times New Roman" w:hAnsi="Times New Roman" w:eastAsia="新宋体" w:cs="Times New Roman"/>
          <w:color w:val="2B91AF"/>
          <w:rPrChange w:id="9047" w:author="China" w:date="2017-06-06T20:51:00Z">
            <w:rPr>
              <w:rFonts w:ascii="新宋体" w:hAnsi="新宋体" w:eastAsia="新宋体"/>
              <w:color w:val="2B91AF"/>
            </w:rPr>
          </w:rPrChange>
        </w:rPr>
        <w:t>DataSet</w:t>
      </w:r>
      <w:r>
        <w:rPr>
          <w:rFonts w:ascii="Times New Roman" w:hAnsi="Times New Roman" w:eastAsia="新宋体" w:cs="Times New Roman"/>
          <w:rPrChange w:id="9048" w:author="China" w:date="2017-06-06T20:51:00Z">
            <w:rPr>
              <w:rFonts w:ascii="新宋体" w:hAnsi="新宋体" w:eastAsia="新宋体"/>
            </w:rPr>
          </w:rPrChange>
        </w:rPr>
        <w:t xml:space="preserve"> ds = </w:t>
      </w:r>
      <w:r>
        <w:rPr>
          <w:rFonts w:ascii="Times New Roman" w:hAnsi="Times New Roman" w:eastAsia="新宋体" w:cs="Times New Roman"/>
          <w:color w:val="0000FF"/>
          <w:rPrChange w:id="9049" w:author="China" w:date="2017-06-06T20:51:00Z">
            <w:rPr>
              <w:rFonts w:ascii="新宋体" w:hAnsi="新宋体" w:eastAsia="新宋体"/>
              <w:color w:val="0000FF"/>
            </w:rPr>
          </w:rPrChange>
        </w:rPr>
        <w:t>new</w:t>
      </w:r>
      <w:r>
        <w:rPr>
          <w:rFonts w:ascii="Times New Roman" w:hAnsi="Times New Roman" w:eastAsia="新宋体" w:cs="Times New Roman"/>
          <w:rPrChange w:id="9050" w:author="China" w:date="2017-06-06T20:51:00Z">
            <w:rPr>
              <w:rFonts w:ascii="新宋体" w:hAnsi="新宋体" w:eastAsia="新宋体"/>
            </w:rPr>
          </w:rPrChange>
        </w:rPr>
        <w:t xml:space="preserve"> </w:t>
      </w:r>
      <w:r>
        <w:rPr>
          <w:rFonts w:ascii="Times New Roman" w:hAnsi="Times New Roman" w:eastAsia="新宋体" w:cs="Times New Roman"/>
          <w:color w:val="2B91AF"/>
          <w:rPrChange w:id="9051" w:author="China" w:date="2017-06-06T20:51:00Z">
            <w:rPr>
              <w:rFonts w:ascii="新宋体" w:hAnsi="新宋体" w:eastAsia="新宋体"/>
              <w:color w:val="2B91AF"/>
            </w:rPr>
          </w:rPrChange>
        </w:rPr>
        <w:t>DataSet</w:t>
      </w:r>
      <w:r>
        <w:rPr>
          <w:rFonts w:ascii="Times New Roman" w:hAnsi="Times New Roman" w:eastAsia="新宋体" w:cs="Times New Roman"/>
          <w:rPrChange w:id="9052" w:author="China" w:date="2017-06-06T20:51:00Z">
            <w:rPr>
              <w:rFonts w:ascii="新宋体" w:hAnsi="新宋体" w:eastAsia="新宋体"/>
            </w:rPr>
          </w:rPrChange>
        </w:rPr>
        <w:t>(</w:t>
      </w:r>
      <w:r>
        <w:rPr>
          <w:rFonts w:ascii="Times New Roman" w:hAnsi="Times New Roman" w:eastAsia="新宋体" w:cs="Times New Roman"/>
          <w:rPrChange w:id="9053"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054" w:author="China" w:date="2017-06-06T20:51:00Z">
            <w:rPr>
              <w:rFonts w:ascii="新宋体" w:hAnsi="新宋体" w:eastAsia="新宋体"/>
            </w:rPr>
          </w:rPrChange>
        </w:rPr>
      </w:pPr>
      <w:r>
        <w:rPr>
          <w:rFonts w:ascii="Times New Roman" w:hAnsi="Times New Roman" w:eastAsia="新宋体" w:cs="Times New Roman"/>
          <w:rPrChange w:id="9055" w:author="China" w:date="2017-06-06T20:51:00Z">
            <w:rPr>
              <w:rFonts w:ascii="新宋体" w:hAnsi="新宋体" w:eastAsia="新宋体"/>
            </w:rPr>
          </w:rPrChange>
        </w:rPr>
        <w:t xml:space="preserve">            </w:t>
      </w:r>
      <w:r>
        <w:rPr>
          <w:rFonts w:ascii="Times New Roman" w:hAnsi="Times New Roman" w:eastAsia="新宋体" w:cs="Times New Roman"/>
          <w:rPrChange w:id="9056" w:author="China" w:date="2017-06-06T20:51:00Z">
            <w:rPr>
              <w:rFonts w:ascii="新宋体" w:hAnsi="新宋体" w:eastAsia="新宋体"/>
            </w:rPr>
          </w:rPrChange>
        </w:rPr>
        <w:t>conn.Close(</w:t>
      </w:r>
      <w:r>
        <w:rPr>
          <w:rFonts w:ascii="Times New Roman" w:hAnsi="Times New Roman" w:eastAsia="新宋体" w:cs="Times New Roman"/>
          <w:rPrChange w:id="9057"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058" w:author="China" w:date="2017-06-06T20:51:00Z">
            <w:rPr>
              <w:rFonts w:ascii="新宋体" w:hAnsi="新宋体" w:eastAsia="新宋体"/>
            </w:rPr>
          </w:rPrChange>
        </w:rPr>
      </w:pPr>
      <w:r>
        <w:rPr>
          <w:rFonts w:ascii="Times New Roman" w:hAnsi="Times New Roman" w:eastAsia="新宋体" w:cs="Times New Roman"/>
          <w:rPrChange w:id="9059" w:author="China" w:date="2017-06-06T20:51:00Z">
            <w:rPr>
              <w:rFonts w:ascii="新宋体" w:hAnsi="新宋体" w:eastAsia="新宋体"/>
            </w:rPr>
          </w:rPrChange>
        </w:rPr>
        <w:t xml:space="preserve">            </w:t>
      </w:r>
      <w:r>
        <w:rPr>
          <w:rFonts w:ascii="Times New Roman" w:hAnsi="Times New Roman" w:eastAsia="新宋体" w:cs="Times New Roman"/>
          <w:color w:val="2B91AF"/>
          <w:rPrChange w:id="9060" w:author="China" w:date="2017-06-06T20:51:00Z">
            <w:rPr>
              <w:rFonts w:ascii="新宋体" w:hAnsi="新宋体" w:eastAsia="新宋体"/>
              <w:color w:val="2B91AF"/>
            </w:rPr>
          </w:rPrChange>
        </w:rPr>
        <w:t>DataView</w:t>
      </w:r>
      <w:r>
        <w:rPr>
          <w:rFonts w:ascii="Times New Roman" w:hAnsi="Times New Roman" w:eastAsia="新宋体" w:cs="Times New Roman"/>
          <w:rPrChange w:id="9061" w:author="China" w:date="2017-06-06T20:51:00Z">
            <w:rPr>
              <w:rFonts w:ascii="新宋体" w:hAnsi="新宋体" w:eastAsia="新宋体"/>
            </w:rPr>
          </w:rPrChange>
        </w:rPr>
        <w:t xml:space="preserve"> dv = </w:t>
      </w:r>
      <w:r>
        <w:rPr>
          <w:rFonts w:ascii="Times New Roman" w:hAnsi="Times New Roman" w:eastAsia="新宋体" w:cs="Times New Roman"/>
          <w:color w:val="0000FF"/>
          <w:rPrChange w:id="9062" w:author="China" w:date="2017-06-06T20:51:00Z">
            <w:rPr>
              <w:rFonts w:ascii="新宋体" w:hAnsi="新宋体" w:eastAsia="新宋体"/>
              <w:color w:val="0000FF"/>
            </w:rPr>
          </w:rPrChange>
        </w:rPr>
        <w:t>new</w:t>
      </w:r>
      <w:r>
        <w:rPr>
          <w:rFonts w:ascii="Times New Roman" w:hAnsi="Times New Roman" w:eastAsia="新宋体" w:cs="Times New Roman"/>
          <w:rPrChange w:id="9063" w:author="China" w:date="2017-06-06T20:51:00Z">
            <w:rPr>
              <w:rFonts w:ascii="新宋体" w:hAnsi="新宋体" w:eastAsia="新宋体"/>
            </w:rPr>
          </w:rPrChange>
        </w:rPr>
        <w:t xml:space="preserve"> </w:t>
      </w:r>
      <w:r>
        <w:rPr>
          <w:rFonts w:ascii="Times New Roman" w:hAnsi="Times New Roman" w:eastAsia="新宋体" w:cs="Times New Roman"/>
          <w:color w:val="2B91AF"/>
          <w:rPrChange w:id="9064" w:author="China" w:date="2017-06-06T20:51:00Z">
            <w:rPr>
              <w:rFonts w:ascii="新宋体" w:hAnsi="新宋体" w:eastAsia="新宋体"/>
              <w:color w:val="2B91AF"/>
            </w:rPr>
          </w:rPrChange>
        </w:rPr>
        <w:t>DataView</w:t>
      </w:r>
      <w:r>
        <w:rPr>
          <w:rFonts w:ascii="Times New Roman" w:hAnsi="Times New Roman" w:eastAsia="新宋体" w:cs="Times New Roman"/>
          <w:rPrChange w:id="9065" w:author="China" w:date="2017-06-06T20:51:00Z">
            <w:rPr>
              <w:rFonts w:ascii="新宋体" w:hAnsi="新宋体" w:eastAsia="新宋体"/>
            </w:rPr>
          </w:rPrChange>
        </w:rPr>
        <w:t>(</w:t>
      </w:r>
      <w:r>
        <w:rPr>
          <w:rFonts w:ascii="Times New Roman" w:hAnsi="Times New Roman" w:eastAsia="新宋体" w:cs="Times New Roman"/>
          <w:rPrChange w:id="9066" w:author="China" w:date="2017-06-06T20:51:00Z">
            <w:rPr>
              <w:rFonts w:ascii="新宋体" w:hAnsi="新宋体" w:eastAsia="新宋体"/>
            </w:rPr>
          </w:rPrChange>
        </w:rPr>
        <w:t>ds.Tables[0]);</w:t>
      </w:r>
    </w:p>
    <w:p>
      <w:pPr>
        <w:ind w:firstLine="480"/>
        <w:jc w:val="left"/>
        <w:rPr>
          <w:rFonts w:ascii="Times New Roman" w:hAnsi="Times New Roman" w:eastAsia="新宋体" w:cs="Times New Roman"/>
          <w:rPrChange w:id="9067" w:author="China" w:date="2017-06-06T20:51:00Z">
            <w:rPr>
              <w:rFonts w:ascii="新宋体" w:hAnsi="新宋体" w:eastAsia="新宋体"/>
            </w:rPr>
          </w:rPrChange>
        </w:rPr>
      </w:pPr>
      <w:r>
        <w:rPr>
          <w:rFonts w:ascii="Times New Roman" w:hAnsi="Times New Roman" w:eastAsia="新宋体" w:cs="Times New Roman"/>
          <w:rPrChange w:id="9068" w:author="China" w:date="2017-06-06T20:51:00Z">
            <w:rPr>
              <w:rFonts w:ascii="新宋体" w:hAnsi="新宋体" w:eastAsia="新宋体"/>
            </w:rPr>
          </w:rPrChange>
        </w:rPr>
        <w:t xml:space="preserve">            </w:t>
      </w:r>
      <w:r>
        <w:rPr>
          <w:rFonts w:ascii="Times New Roman" w:hAnsi="Times New Roman" w:eastAsia="新宋体" w:cs="Times New Roman"/>
          <w:color w:val="0000FF"/>
          <w:rPrChange w:id="9069" w:author="China" w:date="2017-06-06T20:51:00Z">
            <w:rPr>
              <w:rFonts w:ascii="新宋体" w:hAnsi="新宋体" w:eastAsia="新宋体"/>
              <w:color w:val="0000FF"/>
            </w:rPr>
          </w:rPrChange>
        </w:rPr>
        <w:t>this</w:t>
      </w:r>
      <w:r>
        <w:rPr>
          <w:rFonts w:ascii="Times New Roman" w:hAnsi="Times New Roman" w:eastAsia="新宋体" w:cs="Times New Roman"/>
          <w:rPrChange w:id="9070" w:author="China" w:date="2017-06-06T20:51:00Z">
            <w:rPr>
              <w:rFonts w:ascii="新宋体" w:hAnsi="新宋体" w:eastAsia="新宋体"/>
            </w:rPr>
          </w:rPrChange>
        </w:rPr>
        <w:t>.chart2.Series[</w:t>
      </w:r>
      <w:r>
        <w:rPr>
          <w:rFonts w:ascii="Times New Roman" w:hAnsi="Times New Roman" w:eastAsia="新宋体" w:cs="Times New Roman"/>
          <w:rPrChange w:id="9071" w:author="China" w:date="2017-06-06T20:51:00Z">
            <w:rPr>
              <w:rFonts w:ascii="新宋体" w:hAnsi="新宋体" w:eastAsia="新宋体"/>
            </w:rPr>
          </w:rPrChange>
        </w:rPr>
        <w:t xml:space="preserve">0].ChartType = </w:t>
      </w:r>
      <w:r>
        <w:rPr>
          <w:rFonts w:ascii="Times New Roman" w:hAnsi="Times New Roman" w:eastAsia="新宋体" w:cs="Times New Roman"/>
          <w:color w:val="2B91AF"/>
          <w:rPrChange w:id="9072" w:author="China" w:date="2017-06-06T20:51:00Z">
            <w:rPr>
              <w:rFonts w:ascii="新宋体" w:hAnsi="新宋体" w:eastAsia="新宋体"/>
              <w:color w:val="2B91AF"/>
            </w:rPr>
          </w:rPrChange>
        </w:rPr>
        <w:t>SeriesChartType</w:t>
      </w:r>
      <w:r>
        <w:rPr>
          <w:rFonts w:ascii="Times New Roman" w:hAnsi="Times New Roman" w:eastAsia="新宋体" w:cs="Times New Roman"/>
          <w:rPrChange w:id="9073" w:author="China" w:date="2017-06-06T20:51:00Z">
            <w:rPr>
              <w:rFonts w:ascii="新宋体" w:hAnsi="新宋体" w:eastAsia="新宋体"/>
            </w:rPr>
          </w:rPrChange>
        </w:rPr>
        <w:t>.Line;</w:t>
      </w:r>
    </w:p>
    <w:p>
      <w:pPr>
        <w:ind w:firstLine="480"/>
        <w:jc w:val="left"/>
        <w:rPr>
          <w:rFonts w:ascii="Times New Roman" w:hAnsi="Times New Roman" w:eastAsia="新宋体" w:cs="Times New Roman"/>
          <w:rPrChange w:id="9074" w:author="China" w:date="2017-06-06T20:51:00Z">
            <w:rPr>
              <w:rFonts w:ascii="新宋体" w:hAnsi="新宋体" w:eastAsia="新宋体"/>
            </w:rPr>
          </w:rPrChange>
        </w:rPr>
      </w:pPr>
      <w:r>
        <w:rPr>
          <w:rFonts w:ascii="Times New Roman" w:hAnsi="Times New Roman" w:eastAsia="新宋体" w:cs="Times New Roman"/>
          <w:rPrChange w:id="9075" w:author="China" w:date="2017-06-06T20:51:00Z">
            <w:rPr>
              <w:rFonts w:ascii="新宋体" w:hAnsi="新宋体" w:eastAsia="新宋体"/>
            </w:rPr>
          </w:rPrChange>
        </w:rPr>
        <w:t xml:space="preserve">     </w:t>
      </w:r>
      <w:r>
        <w:rPr>
          <w:rFonts w:ascii="Times New Roman" w:hAnsi="Times New Roman" w:eastAsia="新宋体" w:cs="Times New Roman"/>
          <w:rPrChange w:id="9076" w:author="China" w:date="2017-06-06T20:51:00Z">
            <w:rPr>
              <w:rFonts w:ascii="新宋体" w:hAnsi="新宋体" w:eastAsia="新宋体"/>
            </w:rPr>
          </w:rPrChange>
        </w:rPr>
        <w:t xml:space="preserve">       </w:t>
      </w:r>
      <w:r>
        <w:rPr>
          <w:rFonts w:ascii="Times New Roman" w:hAnsi="Times New Roman" w:eastAsia="新宋体" w:cs="Times New Roman"/>
          <w:color w:val="0000FF"/>
          <w:rPrChange w:id="9077" w:author="China" w:date="2017-06-06T20:51:00Z">
            <w:rPr>
              <w:rFonts w:ascii="新宋体" w:hAnsi="新宋体" w:eastAsia="新宋体"/>
              <w:color w:val="0000FF"/>
            </w:rPr>
          </w:rPrChange>
        </w:rPr>
        <w:t>this</w:t>
      </w:r>
      <w:r>
        <w:rPr>
          <w:rFonts w:ascii="Times New Roman" w:hAnsi="Times New Roman" w:eastAsia="新宋体" w:cs="Times New Roman"/>
          <w:rPrChange w:id="9078" w:author="China" w:date="2017-06-06T20:51:00Z">
            <w:rPr>
              <w:rFonts w:ascii="新宋体" w:hAnsi="新宋体" w:eastAsia="新宋体"/>
            </w:rPr>
          </w:rPrChange>
        </w:rPr>
        <w:t>.chart2.Series[0].Points.DataBindXY(dv</w:t>
      </w:r>
      <w:r>
        <w:rPr>
          <w:rFonts w:hint="eastAsia" w:ascii="Times New Roman" w:hAnsi="Times New Roman" w:eastAsia="新宋体" w:cs="Times New Roman"/>
          <w:rPrChange w:id="9079" w:author="China" w:date="2017-06-06T20:51:00Z">
            <w:rPr>
              <w:rFonts w:hint="eastAsia" w:ascii="新宋体" w:hAnsi="新宋体" w:eastAsia="新宋体"/>
            </w:rPr>
          </w:rPrChange>
        </w:rPr>
        <w:t>，</w:t>
      </w:r>
      <w:r>
        <w:rPr>
          <w:rFonts w:ascii="Times New Roman" w:hAnsi="Times New Roman" w:eastAsia="新宋体" w:cs="Times New Roman"/>
          <w:rPrChange w:id="9080" w:author="China" w:date="2017-06-06T20:51:00Z">
            <w:rPr>
              <w:rFonts w:ascii="新宋体" w:hAnsi="新宋体" w:eastAsia="新宋体"/>
            </w:rPr>
          </w:rPrChange>
        </w:rPr>
        <w:t xml:space="preserve"> </w:t>
      </w:r>
      <w:r>
        <w:rPr>
          <w:rFonts w:ascii="Times New Roman" w:hAnsi="Times New Roman" w:eastAsia="新宋体" w:cs="Times New Roman"/>
          <w:color w:val="A31515"/>
          <w:rPrChange w:id="9081" w:author="China" w:date="2017-06-06T20:51:00Z">
            <w:rPr>
              <w:rFonts w:ascii="新宋体" w:hAnsi="新宋体" w:eastAsia="新宋体"/>
              <w:color w:val="A31515"/>
            </w:rPr>
          </w:rPrChange>
        </w:rPr>
        <w:t>"TIME"</w:t>
      </w:r>
      <w:r>
        <w:rPr>
          <w:rFonts w:hint="eastAsia" w:ascii="Times New Roman" w:hAnsi="Times New Roman" w:eastAsia="新宋体" w:cs="Times New Roman"/>
          <w:rPrChange w:id="9082" w:author="China" w:date="2017-06-06T20:51:00Z">
            <w:rPr>
              <w:rFonts w:hint="eastAsia" w:ascii="新宋体" w:hAnsi="新宋体" w:eastAsia="新宋体"/>
            </w:rPr>
          </w:rPrChange>
        </w:rPr>
        <w:t>，</w:t>
      </w:r>
      <w:r>
        <w:rPr>
          <w:rFonts w:ascii="Times New Roman" w:hAnsi="Times New Roman" w:eastAsia="新宋体" w:cs="Times New Roman"/>
          <w:rPrChange w:id="9083" w:author="China" w:date="2017-06-06T20:51:00Z">
            <w:rPr>
              <w:rFonts w:ascii="新宋体" w:hAnsi="新宋体" w:eastAsia="新宋体"/>
            </w:rPr>
          </w:rPrChange>
        </w:rPr>
        <w:t xml:space="preserve"> dv</w:t>
      </w:r>
      <w:r>
        <w:rPr>
          <w:rFonts w:hint="eastAsia" w:ascii="Times New Roman" w:hAnsi="Times New Roman" w:eastAsia="新宋体" w:cs="Times New Roman"/>
          <w:rPrChange w:id="9084" w:author="China" w:date="2017-06-06T20:51:00Z">
            <w:rPr>
              <w:rFonts w:hint="eastAsia" w:ascii="新宋体" w:hAnsi="新宋体" w:eastAsia="新宋体"/>
            </w:rPr>
          </w:rPrChange>
        </w:rPr>
        <w:t>，</w:t>
      </w:r>
      <w:r>
        <w:rPr>
          <w:rFonts w:ascii="Times New Roman" w:hAnsi="Times New Roman" w:eastAsia="新宋体" w:cs="Times New Roman"/>
          <w:rPrChange w:id="9085" w:author="China" w:date="2017-06-06T20:51:00Z">
            <w:rPr>
              <w:rFonts w:ascii="新宋体" w:hAnsi="新宋体" w:eastAsia="新宋体"/>
            </w:rPr>
          </w:rPrChange>
        </w:rPr>
        <w:t xml:space="preserve"> </w:t>
      </w:r>
      <w:r>
        <w:rPr>
          <w:rFonts w:ascii="Times New Roman" w:hAnsi="Times New Roman" w:eastAsia="新宋体" w:cs="Times New Roman"/>
          <w:color w:val="A31515"/>
          <w:rPrChange w:id="9086" w:author="China" w:date="2017-06-06T20:51:00Z">
            <w:rPr>
              <w:rFonts w:ascii="新宋体" w:hAnsi="新宋体" w:eastAsia="新宋体"/>
              <w:color w:val="A31515"/>
            </w:rPr>
          </w:rPrChange>
        </w:rPr>
        <w:t>"ISD1"</w:t>
      </w:r>
      <w:r>
        <w:rPr>
          <w:rFonts w:ascii="Times New Roman" w:hAnsi="Times New Roman" w:eastAsia="新宋体" w:cs="Times New Roman"/>
          <w:rPrChange w:id="9087"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088" w:author="China" w:date="2017-06-06T20:51:00Z">
            <w:rPr>
              <w:rFonts w:ascii="新宋体" w:hAnsi="新宋体" w:eastAsia="新宋体"/>
            </w:rPr>
          </w:rPrChange>
        </w:rPr>
      </w:pPr>
      <w:r>
        <w:rPr>
          <w:rFonts w:ascii="Times New Roman" w:hAnsi="Times New Roman" w:eastAsia="新宋体" w:cs="Times New Roman"/>
          <w:rPrChange w:id="9089"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9090" w:author="China" w:date="2017-06-06T20:51:00Z">
            <w:rPr>
              <w:rFonts w:ascii="新宋体" w:hAnsi="新宋体" w:eastAsia="新宋体"/>
            </w:rPr>
          </w:rPrChange>
        </w:rPr>
      </w:pPr>
      <w:r>
        <w:rPr>
          <w:rFonts w:ascii="Times New Roman" w:hAnsi="Times New Roman" w:eastAsia="新宋体" w:cs="Times New Roman"/>
          <w:rPrChange w:id="9091"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9092" w:author="China" w:date="2017-06-06T20:51:00Z">
            <w:rPr>
              <w:rFonts w:ascii="新宋体" w:hAnsi="新宋体" w:eastAsia="新宋体"/>
            </w:rPr>
          </w:rPrChange>
        </w:rPr>
      </w:pPr>
    </w:p>
    <w:p>
      <w:pPr>
        <w:ind w:firstLine="480"/>
        <w:jc w:val="left"/>
        <w:rPr>
          <w:rFonts w:ascii="Times New Roman" w:hAnsi="Times New Roman" w:eastAsia="新宋体" w:cs="Times New Roman"/>
          <w:rPrChange w:id="9093" w:author="China" w:date="2017-06-06T20:51:00Z">
            <w:rPr>
              <w:rFonts w:ascii="新宋体" w:hAnsi="新宋体" w:eastAsia="新宋体"/>
            </w:rPr>
          </w:rPrChange>
        </w:rPr>
      </w:pPr>
    </w:p>
    <w:p>
      <w:pPr>
        <w:ind w:firstLine="480"/>
        <w:jc w:val="left"/>
        <w:rPr>
          <w:rFonts w:ascii="Times New Roman" w:hAnsi="Times New Roman" w:eastAsia="新宋体" w:cs="Times New Roman"/>
          <w:rPrChange w:id="9094" w:author="China" w:date="2017-06-06T20:51:00Z">
            <w:rPr>
              <w:rFonts w:ascii="新宋体" w:hAnsi="新宋体" w:eastAsia="新宋体"/>
            </w:rPr>
          </w:rPrChange>
        </w:rPr>
      </w:pPr>
      <w:r>
        <w:rPr>
          <w:rFonts w:ascii="Times New Roman" w:hAnsi="Times New Roman" w:eastAsia="新宋体" w:cs="Times New Roman"/>
          <w:rPrChange w:id="9095" w:author="China" w:date="2017-06-06T20:51:00Z">
            <w:rPr>
              <w:rFonts w:ascii="新宋体" w:hAnsi="新宋体" w:eastAsia="新宋体"/>
            </w:rPr>
          </w:rPrChange>
        </w:rPr>
        <w:t xml:space="preserve">        </w:t>
      </w:r>
      <w:r>
        <w:rPr>
          <w:rFonts w:ascii="Times New Roman" w:hAnsi="Times New Roman" w:eastAsia="新宋体" w:cs="Times New Roman"/>
          <w:color w:val="0000FF"/>
          <w:rPrChange w:id="9096" w:author="China" w:date="2017-06-06T20:51:00Z">
            <w:rPr>
              <w:rFonts w:ascii="新宋体" w:hAnsi="新宋体" w:eastAsia="新宋体"/>
              <w:color w:val="0000FF"/>
            </w:rPr>
          </w:rPrChange>
        </w:rPr>
        <w:t>private</w:t>
      </w:r>
      <w:r>
        <w:rPr>
          <w:rFonts w:ascii="Times New Roman" w:hAnsi="Times New Roman" w:eastAsia="新宋体" w:cs="Times New Roman"/>
          <w:rPrChange w:id="9097" w:author="China" w:date="2017-06-06T20:51:00Z">
            <w:rPr>
              <w:rFonts w:ascii="新宋体" w:hAnsi="新宋体" w:eastAsia="新宋体"/>
            </w:rPr>
          </w:rPrChange>
        </w:rPr>
        <w:t xml:space="preserve"> </w:t>
      </w:r>
      <w:r>
        <w:rPr>
          <w:rFonts w:ascii="Times New Roman" w:hAnsi="Times New Roman" w:eastAsia="新宋体" w:cs="Times New Roman"/>
          <w:color w:val="0000FF"/>
          <w:rPrChange w:id="9098" w:author="China" w:date="2017-06-06T20:51:00Z">
            <w:rPr>
              <w:rFonts w:ascii="新宋体" w:hAnsi="新宋体" w:eastAsia="新宋体"/>
              <w:color w:val="0000FF"/>
            </w:rPr>
          </w:rPrChange>
        </w:rPr>
        <w:t>void</w:t>
      </w:r>
      <w:r>
        <w:rPr>
          <w:rFonts w:ascii="Times New Roman" w:hAnsi="Times New Roman" w:eastAsia="新宋体" w:cs="Times New Roman"/>
          <w:rPrChange w:id="9099" w:author="China" w:date="2017-06-06T20:51:00Z">
            <w:rPr>
              <w:rFonts w:ascii="新宋体" w:hAnsi="新宋体" w:eastAsia="新宋体"/>
            </w:rPr>
          </w:rPrChange>
        </w:rPr>
        <w:t xml:space="preserve"> rbTCPC_CheckedChanged(</w:t>
      </w:r>
      <w:r>
        <w:rPr>
          <w:rFonts w:ascii="Times New Roman" w:hAnsi="Times New Roman" w:eastAsia="新宋体" w:cs="Times New Roman"/>
          <w:color w:val="0000FF"/>
          <w:rPrChange w:id="9100" w:author="China" w:date="2017-06-06T20:51:00Z">
            <w:rPr>
              <w:rFonts w:ascii="新宋体" w:hAnsi="新宋体" w:eastAsia="新宋体"/>
              <w:color w:val="0000FF"/>
            </w:rPr>
          </w:rPrChange>
        </w:rPr>
        <w:t>object</w:t>
      </w:r>
      <w:r>
        <w:rPr>
          <w:rFonts w:ascii="Times New Roman" w:hAnsi="Times New Roman" w:eastAsia="新宋体" w:cs="Times New Roman"/>
          <w:rPrChange w:id="9101" w:author="China" w:date="2017-06-06T20:51:00Z">
            <w:rPr>
              <w:rFonts w:ascii="新宋体" w:hAnsi="新宋体" w:eastAsia="新宋体"/>
            </w:rPr>
          </w:rPrChange>
        </w:rPr>
        <w:t xml:space="preserve"> sender</w:t>
      </w:r>
      <w:r>
        <w:rPr>
          <w:rFonts w:hint="eastAsia" w:ascii="Times New Roman" w:hAnsi="Times New Roman" w:eastAsia="新宋体" w:cs="Times New Roman"/>
          <w:rPrChange w:id="9102" w:author="China" w:date="2017-06-06T20:51:00Z">
            <w:rPr>
              <w:rFonts w:hint="eastAsia" w:ascii="新宋体" w:hAnsi="新宋体" w:eastAsia="新宋体"/>
            </w:rPr>
          </w:rPrChange>
        </w:rPr>
        <w:t>，</w:t>
      </w:r>
      <w:r>
        <w:rPr>
          <w:rFonts w:ascii="Times New Roman" w:hAnsi="Times New Roman" w:eastAsia="新宋体" w:cs="Times New Roman"/>
          <w:rPrChange w:id="9103" w:author="China" w:date="2017-06-06T20:51:00Z">
            <w:rPr>
              <w:rFonts w:ascii="新宋体" w:hAnsi="新宋体" w:eastAsia="新宋体"/>
            </w:rPr>
          </w:rPrChange>
        </w:rPr>
        <w:t xml:space="preserve"> </w:t>
      </w:r>
      <w:r>
        <w:rPr>
          <w:rFonts w:ascii="Times New Roman" w:hAnsi="Times New Roman" w:eastAsia="新宋体" w:cs="Times New Roman"/>
          <w:color w:val="2B91AF"/>
          <w:rPrChange w:id="9104" w:author="China" w:date="2017-06-06T20:51:00Z">
            <w:rPr>
              <w:rFonts w:ascii="新宋体" w:hAnsi="新宋体" w:eastAsia="新宋体"/>
              <w:color w:val="2B91AF"/>
            </w:rPr>
          </w:rPrChange>
        </w:rPr>
        <w:t>EventArgs</w:t>
      </w:r>
      <w:r>
        <w:rPr>
          <w:rFonts w:ascii="Times New Roman" w:hAnsi="Times New Roman" w:eastAsia="新宋体" w:cs="Times New Roman"/>
          <w:rPrChange w:id="9105" w:author="China" w:date="2017-06-06T20:51:00Z">
            <w:rPr>
              <w:rFonts w:ascii="新宋体" w:hAnsi="新宋体" w:eastAsia="新宋体"/>
            </w:rPr>
          </w:rPrChange>
        </w:rPr>
        <w:t xml:space="preserve"> e)</w:t>
      </w:r>
    </w:p>
    <w:p>
      <w:pPr>
        <w:ind w:firstLine="480"/>
        <w:jc w:val="left"/>
        <w:rPr>
          <w:rFonts w:ascii="Times New Roman" w:hAnsi="Times New Roman" w:eastAsia="新宋体" w:cs="Times New Roman"/>
          <w:rPrChange w:id="9106" w:author="China" w:date="2017-06-06T20:51:00Z">
            <w:rPr>
              <w:rFonts w:ascii="新宋体" w:hAnsi="新宋体" w:eastAsia="新宋体"/>
            </w:rPr>
          </w:rPrChange>
        </w:rPr>
      </w:pPr>
      <w:r>
        <w:rPr>
          <w:rFonts w:ascii="Times New Roman" w:hAnsi="Times New Roman" w:eastAsia="新宋体" w:cs="Times New Roman"/>
          <w:rPrChange w:id="910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9108" w:author="China" w:date="2017-06-06T20:51:00Z">
            <w:rPr>
              <w:rFonts w:ascii="新宋体" w:hAnsi="新宋体" w:eastAsia="新宋体"/>
            </w:rPr>
          </w:rPrChange>
        </w:rPr>
      </w:pPr>
      <w:r>
        <w:rPr>
          <w:rFonts w:ascii="Times New Roman" w:hAnsi="Times New Roman" w:eastAsia="新宋体" w:cs="Times New Roman"/>
          <w:rPrChange w:id="9109" w:author="China" w:date="2017-06-06T20:51:00Z">
            <w:rPr>
              <w:rFonts w:ascii="新宋体" w:hAnsi="新宋体" w:eastAsia="新宋体"/>
            </w:rPr>
          </w:rPrChange>
        </w:rPr>
        <w:t xml:space="preserve">            </w:t>
      </w:r>
      <w:r>
        <w:rPr>
          <w:rFonts w:ascii="Times New Roman" w:hAnsi="Times New Roman" w:eastAsia="新宋体" w:cs="Times New Roman"/>
          <w:color w:val="0000FF"/>
          <w:rPrChange w:id="9110" w:author="China" w:date="2017-06-06T20:51:00Z">
            <w:rPr>
              <w:rFonts w:ascii="新宋体" w:hAnsi="新宋体" w:eastAsia="新宋体"/>
              <w:color w:val="0000FF"/>
            </w:rPr>
          </w:rPrChange>
        </w:rPr>
        <w:t>string</w:t>
      </w:r>
      <w:r>
        <w:rPr>
          <w:rFonts w:ascii="Times New Roman" w:hAnsi="Times New Roman" w:eastAsia="新宋体" w:cs="Times New Roman"/>
          <w:rPrChange w:id="9111" w:author="China" w:date="2017-06-06T20:51:00Z">
            <w:rPr>
              <w:rFonts w:ascii="新宋体" w:hAnsi="新宋体" w:eastAsia="新宋体"/>
            </w:rPr>
          </w:rPrChange>
        </w:rPr>
        <w:t xml:space="preserve"> ISD1=</w:t>
      </w:r>
      <w:r>
        <w:rPr>
          <w:rFonts w:ascii="Times New Roman" w:hAnsi="Times New Roman" w:eastAsia="新宋体" w:cs="Times New Roman"/>
          <w:color w:val="0000FF"/>
          <w:rPrChange w:id="9112" w:author="China" w:date="2017-06-06T20:51:00Z">
            <w:rPr>
              <w:rFonts w:ascii="新宋体" w:hAnsi="新宋体" w:eastAsia="新宋体"/>
              <w:color w:val="0000FF"/>
            </w:rPr>
          </w:rPrChange>
        </w:rPr>
        <w:t>string</w:t>
      </w:r>
      <w:r>
        <w:rPr>
          <w:rFonts w:ascii="Times New Roman" w:hAnsi="Times New Roman" w:eastAsia="新宋体" w:cs="Times New Roman"/>
          <w:rPrChange w:id="9113" w:author="China" w:date="2017-06-06T20:51:00Z">
            <w:rPr>
              <w:rFonts w:ascii="新宋体" w:hAnsi="新宋体" w:eastAsia="新宋体"/>
            </w:rPr>
          </w:rPrChange>
        </w:rPr>
        <w:t>.Filters1;</w:t>
      </w:r>
    </w:p>
    <w:p>
      <w:pPr>
        <w:ind w:firstLine="480"/>
        <w:jc w:val="left"/>
        <w:rPr>
          <w:rFonts w:ascii="Times New Roman" w:hAnsi="Times New Roman" w:eastAsia="新宋体" w:cs="Times New Roman"/>
          <w:rPrChange w:id="9114" w:author="China" w:date="2017-06-06T20:51:00Z">
            <w:rPr>
              <w:rFonts w:ascii="新宋体" w:hAnsi="新宋体" w:eastAsia="新宋体"/>
            </w:rPr>
          </w:rPrChange>
        </w:rPr>
      </w:pPr>
      <w:r>
        <w:rPr>
          <w:rFonts w:ascii="Times New Roman" w:hAnsi="Times New Roman" w:eastAsia="新宋体" w:cs="Times New Roman"/>
          <w:rPrChange w:id="9115" w:author="China" w:date="2017-06-06T20:51:00Z">
            <w:rPr>
              <w:rFonts w:ascii="新宋体" w:hAnsi="新宋体" w:eastAsia="新宋体"/>
            </w:rPr>
          </w:rPrChange>
        </w:rPr>
        <w:t xml:space="preserve">            </w:t>
      </w:r>
      <w:r>
        <w:rPr>
          <w:rFonts w:ascii="Times New Roman" w:hAnsi="Times New Roman" w:eastAsia="新宋体" w:cs="Times New Roman"/>
          <w:rPrChange w:id="9116" w:author="China" w:date="2017-06-06T20:51:00Z">
            <w:rPr>
              <w:rFonts w:ascii="新宋体" w:hAnsi="新宋体" w:eastAsia="新宋体"/>
            </w:rPr>
          </w:rPrChange>
        </w:rPr>
        <w:t>tring</w:t>
      </w:r>
      <w:r>
        <w:rPr>
          <w:rFonts w:ascii="Times New Roman" w:hAnsi="Times New Roman" w:eastAsia="新宋体" w:cs="Times New Roman"/>
          <w:rPrChange w:id="9117" w:author="China" w:date="2017-06-06T20:51:00Z">
            <w:rPr>
              <w:rFonts w:ascii="新宋体" w:hAnsi="新宋体" w:eastAsia="新宋体"/>
            </w:rPr>
          </w:rPrChange>
        </w:rPr>
        <w:t xml:space="preserve"> error = </w:t>
      </w:r>
      <w:r>
        <w:rPr>
          <w:rFonts w:ascii="Times New Roman" w:hAnsi="Times New Roman" w:eastAsia="新宋体" w:cs="Times New Roman"/>
          <w:color w:val="0000FF"/>
          <w:rPrChange w:id="9118" w:author="China" w:date="2017-06-06T20:51:00Z">
            <w:rPr>
              <w:rFonts w:ascii="新宋体" w:hAnsi="新宋体" w:eastAsia="新宋体"/>
              <w:color w:val="0000FF"/>
            </w:rPr>
          </w:rPrChange>
        </w:rPr>
        <w:t>string</w:t>
      </w:r>
      <w:r>
        <w:rPr>
          <w:rFonts w:ascii="Times New Roman" w:hAnsi="Times New Roman" w:eastAsia="新宋体" w:cs="Times New Roman"/>
          <w:rPrChange w:id="9119" w:author="China" w:date="2017-06-06T20:51:00Z">
            <w:rPr>
              <w:rFonts w:ascii="新宋体" w:hAnsi="新宋体" w:eastAsia="新宋体"/>
            </w:rPr>
          </w:rPrChange>
        </w:rPr>
        <w:t>.Empty;</w:t>
      </w:r>
    </w:p>
    <w:p>
      <w:pPr>
        <w:ind w:firstLine="480"/>
        <w:jc w:val="left"/>
        <w:rPr>
          <w:rFonts w:ascii="Times New Roman" w:hAnsi="Times New Roman" w:eastAsia="新宋体" w:cs="Times New Roman"/>
          <w:rPrChange w:id="9120" w:author="China" w:date="2017-06-06T20:51:00Z">
            <w:rPr>
              <w:rFonts w:ascii="新宋体" w:hAnsi="新宋体" w:eastAsia="新宋体"/>
            </w:rPr>
          </w:rPrChange>
        </w:rPr>
      </w:pPr>
      <w:r>
        <w:rPr>
          <w:rFonts w:ascii="Times New Roman" w:hAnsi="Times New Roman" w:eastAsia="新宋体" w:cs="Times New Roman"/>
          <w:rPrChange w:id="9121" w:author="China" w:date="2017-06-06T20:51:00Z">
            <w:rPr>
              <w:rFonts w:ascii="新宋体" w:hAnsi="新宋体" w:eastAsia="新宋体"/>
            </w:rPr>
          </w:rPrChange>
        </w:rPr>
        <w:t xml:space="preserve">            </w:t>
      </w:r>
      <w:r>
        <w:rPr>
          <w:rFonts w:ascii="Times New Roman" w:hAnsi="Times New Roman" w:eastAsia="新宋体" w:cs="Times New Roman"/>
          <w:color w:val="0000FF"/>
          <w:rPrChange w:id="9122" w:author="China" w:date="2017-06-06T20:51:00Z">
            <w:rPr>
              <w:rFonts w:ascii="新宋体" w:hAnsi="新宋体" w:eastAsia="新宋体"/>
              <w:color w:val="0000FF"/>
            </w:rPr>
          </w:rPrChange>
        </w:rPr>
        <w:t>string</w:t>
      </w:r>
      <w:r>
        <w:rPr>
          <w:rFonts w:ascii="Times New Roman" w:hAnsi="Times New Roman" w:eastAsia="新宋体" w:cs="Times New Roman"/>
          <w:rPrChange w:id="9123" w:author="China" w:date="2017-06-06T20:51:00Z">
            <w:rPr>
              <w:rFonts w:ascii="新宋体" w:hAnsi="新宋体" w:eastAsia="新宋体"/>
            </w:rPr>
          </w:rPrChange>
        </w:rPr>
        <w:t xml:space="preserve"> strConn = </w:t>
      </w:r>
      <w:r>
        <w:rPr>
          <w:rFonts w:ascii="Times New Roman" w:hAnsi="Times New Roman" w:eastAsia="新宋体" w:cs="Times New Roman"/>
          <w:color w:val="A31515"/>
          <w:rPrChange w:id="9124" w:author="China" w:date="2017-06-06T20:51:00Z">
            <w:rPr>
              <w:rFonts w:ascii="新宋体" w:hAnsi="新宋体" w:eastAsia="新宋体"/>
              <w:color w:val="A31515"/>
            </w:rPr>
          </w:rPrChange>
        </w:rPr>
        <w:t>"Provider=Microsoft.Jet.OLEDB.4.0;"</w:t>
      </w:r>
      <w:r>
        <w:rPr>
          <w:rFonts w:ascii="Times New Roman" w:hAnsi="Times New Roman" w:eastAsia="新宋体" w:cs="Times New Roman"/>
          <w:rPrChange w:id="9125" w:author="China" w:date="2017-06-06T20:51:00Z">
            <w:rPr>
              <w:rFonts w:ascii="新宋体" w:hAnsi="新宋体" w:eastAsia="新宋体"/>
            </w:rPr>
          </w:rPrChange>
        </w:rPr>
        <w:t xml:space="preserve"> + </w:t>
      </w:r>
      <w:r>
        <w:rPr>
          <w:rFonts w:ascii="Times New Roman" w:hAnsi="Times New Roman" w:eastAsia="新宋体" w:cs="Times New Roman"/>
          <w:color w:val="A31515"/>
          <w:rPrChange w:id="9126" w:author="China" w:date="2017-06-06T20:51:00Z">
            <w:rPr>
              <w:rFonts w:ascii="新宋体" w:hAnsi="新宋体" w:eastAsia="新宋体"/>
              <w:color w:val="A31515"/>
            </w:rPr>
          </w:rPrChange>
        </w:rPr>
        <w:t>"Data Source="</w:t>
      </w:r>
      <w:r>
        <w:rPr>
          <w:rFonts w:ascii="Times New Roman" w:hAnsi="Times New Roman" w:eastAsia="新宋体" w:cs="Times New Roman"/>
          <w:rPrChange w:id="9127" w:author="China" w:date="2017-06-06T20:51:00Z">
            <w:rPr>
              <w:rFonts w:ascii="新宋体" w:hAnsi="新宋体" w:eastAsia="新宋体"/>
            </w:rPr>
          </w:rPrChange>
        </w:rPr>
        <w:t xml:space="preserve"> + ISD1 + </w:t>
      </w:r>
      <w:r>
        <w:rPr>
          <w:rFonts w:ascii="Times New Roman" w:hAnsi="Times New Roman" w:eastAsia="新宋体" w:cs="Times New Roman"/>
          <w:color w:val="A31515"/>
          <w:rPrChange w:id="9128" w:author="China" w:date="2017-06-06T20:51:00Z">
            <w:rPr>
              <w:rFonts w:ascii="新宋体" w:hAnsi="新宋体" w:eastAsia="新宋体"/>
              <w:color w:val="A31515"/>
            </w:rPr>
          </w:rPrChange>
        </w:rPr>
        <w:t>";"</w:t>
      </w:r>
      <w:r>
        <w:rPr>
          <w:rFonts w:ascii="Times New Roman" w:hAnsi="Times New Roman" w:eastAsia="新宋体" w:cs="Times New Roman"/>
          <w:rPrChange w:id="9129" w:author="China" w:date="2017-06-06T20:51:00Z">
            <w:rPr>
              <w:rFonts w:ascii="新宋体" w:hAnsi="新宋体" w:eastAsia="新宋体"/>
            </w:rPr>
          </w:rPrChange>
        </w:rPr>
        <w:t xml:space="preserve"> + </w:t>
      </w:r>
      <w:r>
        <w:rPr>
          <w:rFonts w:ascii="Times New Roman" w:hAnsi="Times New Roman" w:eastAsia="新宋体" w:cs="Times New Roman"/>
          <w:color w:val="A31515"/>
          <w:rPrChange w:id="9130" w:author="China" w:date="2017-06-06T20:51:00Z">
            <w:rPr>
              <w:rFonts w:ascii="新宋体" w:hAnsi="新宋体" w:eastAsia="新宋体"/>
              <w:color w:val="A31515"/>
            </w:rPr>
          </w:rPrChange>
        </w:rPr>
        <w:t>"Extended Properties=Excel 8.0;"</w:t>
      </w:r>
      <w:r>
        <w:rPr>
          <w:rFonts w:ascii="Times New Roman" w:hAnsi="Times New Roman" w:eastAsia="新宋体" w:cs="Times New Roman"/>
          <w:rPrChange w:id="9131"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132" w:author="China" w:date="2017-06-06T20:51:00Z">
            <w:rPr>
              <w:rFonts w:ascii="新宋体" w:hAnsi="新宋体" w:eastAsia="新宋体"/>
            </w:rPr>
          </w:rPrChange>
        </w:rPr>
      </w:pPr>
      <w:r>
        <w:rPr>
          <w:rFonts w:ascii="Times New Roman" w:hAnsi="Times New Roman" w:eastAsia="新宋体" w:cs="Times New Roman"/>
          <w:rPrChange w:id="9133" w:author="China" w:date="2017-06-06T20:51:00Z">
            <w:rPr>
              <w:rFonts w:ascii="新宋体" w:hAnsi="新宋体" w:eastAsia="新宋体"/>
            </w:rPr>
          </w:rPrChange>
        </w:rPr>
        <w:t xml:space="preserve">            </w:t>
      </w:r>
      <w:r>
        <w:rPr>
          <w:rFonts w:ascii="Times New Roman" w:hAnsi="Times New Roman" w:eastAsia="新宋体" w:cs="Times New Roman"/>
          <w:color w:val="2B91AF"/>
          <w:rPrChange w:id="9134" w:author="China" w:date="2017-06-06T20:51:00Z">
            <w:rPr>
              <w:rFonts w:ascii="新宋体" w:hAnsi="新宋体" w:eastAsia="新宋体"/>
              <w:color w:val="2B91AF"/>
            </w:rPr>
          </w:rPrChange>
        </w:rPr>
        <w:t>OleDbConnection</w:t>
      </w:r>
      <w:r>
        <w:rPr>
          <w:rFonts w:ascii="Times New Roman" w:hAnsi="Times New Roman" w:eastAsia="新宋体" w:cs="Times New Roman"/>
          <w:rPrChange w:id="9135" w:author="China" w:date="2017-06-06T20:51:00Z">
            <w:rPr>
              <w:rFonts w:ascii="新宋体" w:hAnsi="新宋体" w:eastAsia="新宋体"/>
            </w:rPr>
          </w:rPrChange>
        </w:rPr>
        <w:t xml:space="preserve"> conn = </w:t>
      </w:r>
      <w:r>
        <w:rPr>
          <w:rFonts w:ascii="Times New Roman" w:hAnsi="Times New Roman" w:eastAsia="新宋体" w:cs="Times New Roman"/>
          <w:color w:val="0000FF"/>
          <w:rPrChange w:id="9136" w:author="China" w:date="2017-06-06T20:51:00Z">
            <w:rPr>
              <w:rFonts w:ascii="新宋体" w:hAnsi="新宋体" w:eastAsia="新宋体"/>
              <w:color w:val="0000FF"/>
            </w:rPr>
          </w:rPrChange>
        </w:rPr>
        <w:t>new</w:t>
      </w:r>
      <w:r>
        <w:rPr>
          <w:rFonts w:ascii="Times New Roman" w:hAnsi="Times New Roman" w:eastAsia="新宋体" w:cs="Times New Roman"/>
          <w:rPrChange w:id="9137" w:author="China" w:date="2017-06-06T20:51:00Z">
            <w:rPr>
              <w:rFonts w:ascii="新宋体" w:hAnsi="新宋体" w:eastAsia="新宋体"/>
            </w:rPr>
          </w:rPrChange>
        </w:rPr>
        <w:t xml:space="preserve"> </w:t>
      </w:r>
      <w:r>
        <w:rPr>
          <w:rFonts w:ascii="Times New Roman" w:hAnsi="Times New Roman" w:eastAsia="新宋体" w:cs="Times New Roman"/>
          <w:color w:val="2B91AF"/>
          <w:rPrChange w:id="9138" w:author="China" w:date="2017-06-06T20:51:00Z">
            <w:rPr>
              <w:rFonts w:ascii="新宋体" w:hAnsi="新宋体" w:eastAsia="新宋体"/>
              <w:color w:val="2B91AF"/>
            </w:rPr>
          </w:rPrChange>
        </w:rPr>
        <w:t>OleDbConnection</w:t>
      </w:r>
      <w:r>
        <w:rPr>
          <w:rFonts w:ascii="Times New Roman" w:hAnsi="Times New Roman" w:eastAsia="新宋体" w:cs="Times New Roman"/>
          <w:rPrChange w:id="9139" w:author="China" w:date="2017-06-06T20:51:00Z">
            <w:rPr>
              <w:rFonts w:ascii="新宋体" w:hAnsi="新宋体" w:eastAsia="新宋体"/>
            </w:rPr>
          </w:rPrChange>
        </w:rPr>
        <w:t>(</w:t>
      </w:r>
      <w:r>
        <w:rPr>
          <w:rFonts w:ascii="Times New Roman" w:hAnsi="Times New Roman" w:eastAsia="新宋体" w:cs="Times New Roman"/>
          <w:rPrChange w:id="9140" w:author="China" w:date="2017-06-06T20:51:00Z">
            <w:rPr>
              <w:rFonts w:ascii="新宋体" w:hAnsi="新宋体" w:eastAsia="新宋体"/>
            </w:rPr>
          </w:rPrChange>
        </w:rPr>
        <w:t>strConn);</w:t>
      </w:r>
    </w:p>
    <w:p>
      <w:pPr>
        <w:ind w:firstLine="480"/>
        <w:jc w:val="left"/>
        <w:rPr>
          <w:rFonts w:ascii="Times New Roman" w:hAnsi="Times New Roman" w:eastAsia="新宋体" w:cs="Times New Roman"/>
          <w:rPrChange w:id="9141" w:author="China" w:date="2017-06-06T20:51:00Z">
            <w:rPr>
              <w:rFonts w:ascii="新宋体" w:hAnsi="新宋体" w:eastAsia="新宋体"/>
            </w:rPr>
          </w:rPrChange>
        </w:rPr>
      </w:pPr>
      <w:r>
        <w:rPr>
          <w:rFonts w:ascii="Times New Roman" w:hAnsi="Times New Roman" w:eastAsia="新宋体" w:cs="Times New Roman"/>
          <w:rPrChange w:id="9142" w:author="China" w:date="2017-06-06T20:51:00Z">
            <w:rPr>
              <w:rFonts w:ascii="新宋体" w:hAnsi="新宋体" w:eastAsia="新宋体"/>
            </w:rPr>
          </w:rPrChange>
        </w:rPr>
        <w:t xml:space="preserve">            </w:t>
      </w:r>
      <w:r>
        <w:rPr>
          <w:rFonts w:ascii="Times New Roman" w:hAnsi="Times New Roman" w:eastAsia="新宋体" w:cs="Times New Roman"/>
          <w:color w:val="0000FF"/>
          <w:rPrChange w:id="9143" w:author="China" w:date="2017-06-06T20:51:00Z">
            <w:rPr>
              <w:rFonts w:ascii="新宋体" w:hAnsi="新宋体" w:eastAsia="新宋体"/>
              <w:color w:val="0000FF"/>
            </w:rPr>
          </w:rPrChange>
        </w:rPr>
        <w:t>string</w:t>
      </w:r>
      <w:r>
        <w:rPr>
          <w:rFonts w:ascii="Times New Roman" w:hAnsi="Times New Roman" w:eastAsia="新宋体" w:cs="Times New Roman"/>
          <w:rPrChange w:id="9144" w:author="China" w:date="2017-06-06T20:51:00Z">
            <w:rPr>
              <w:rFonts w:ascii="新宋体" w:hAnsi="新宋体" w:eastAsia="新宋体"/>
            </w:rPr>
          </w:rPrChange>
        </w:rPr>
        <w:t xml:space="preserve"> strExcel = </w:t>
      </w:r>
      <w:r>
        <w:rPr>
          <w:rFonts w:ascii="Times New Roman" w:hAnsi="Times New Roman" w:eastAsia="新宋体" w:cs="Times New Roman"/>
          <w:color w:val="A31515"/>
          <w:rPrChange w:id="9145" w:author="China" w:date="2017-06-06T20:51:00Z">
            <w:rPr>
              <w:rFonts w:ascii="新宋体" w:hAnsi="新宋体" w:eastAsia="新宋体"/>
              <w:color w:val="A31515"/>
            </w:rPr>
          </w:rPrChange>
        </w:rPr>
        <w:t>""</w:t>
      </w:r>
      <w:r>
        <w:rPr>
          <w:rFonts w:ascii="Times New Roman" w:hAnsi="Times New Roman" w:eastAsia="新宋体" w:cs="Times New Roman"/>
          <w:rPrChange w:id="9146"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147" w:author="China" w:date="2017-06-06T20:51:00Z">
            <w:rPr>
              <w:rFonts w:ascii="新宋体" w:hAnsi="新宋体" w:eastAsia="新宋体"/>
            </w:rPr>
          </w:rPrChange>
        </w:rPr>
      </w:pPr>
      <w:r>
        <w:rPr>
          <w:rFonts w:ascii="Times New Roman" w:hAnsi="Times New Roman" w:eastAsia="新宋体" w:cs="Times New Roman"/>
          <w:rPrChange w:id="9148" w:author="China" w:date="2017-06-06T20:51:00Z">
            <w:rPr>
              <w:rFonts w:ascii="新宋体" w:hAnsi="新宋体" w:eastAsia="新宋体"/>
            </w:rPr>
          </w:rPrChange>
        </w:rPr>
        <w:t xml:space="preserve">            </w:t>
      </w:r>
      <w:r>
        <w:rPr>
          <w:rFonts w:ascii="Times New Roman" w:hAnsi="Times New Roman" w:eastAsia="新宋体" w:cs="Times New Roman"/>
          <w:rPrChange w:id="9149" w:author="China" w:date="2017-06-06T20:51:00Z">
            <w:rPr>
              <w:rFonts w:ascii="新宋体" w:hAnsi="新宋体" w:eastAsia="新宋体"/>
            </w:rPr>
          </w:rPrChange>
        </w:rPr>
        <w:t>conn.O</w:t>
      </w:r>
      <w:r>
        <w:rPr>
          <w:rFonts w:ascii="Times New Roman" w:hAnsi="Times New Roman" w:eastAsia="新宋体" w:cs="Times New Roman"/>
          <w:rPrChange w:id="9150" w:author="China" w:date="2017-06-06T20:51:00Z">
            <w:rPr>
              <w:rFonts w:ascii="新宋体" w:hAnsi="新宋体" w:eastAsia="新宋体"/>
            </w:rPr>
          </w:rPrChange>
        </w:rPr>
        <w:t>pen(</w:t>
      </w:r>
      <w:r>
        <w:rPr>
          <w:rFonts w:ascii="Times New Roman" w:hAnsi="Times New Roman" w:eastAsia="新宋体" w:cs="Times New Roman"/>
          <w:rPrChange w:id="9151"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152" w:author="China" w:date="2017-06-06T20:51:00Z">
            <w:rPr>
              <w:rFonts w:ascii="新宋体" w:hAnsi="新宋体" w:eastAsia="新宋体"/>
            </w:rPr>
          </w:rPrChange>
        </w:rPr>
      </w:pPr>
      <w:r>
        <w:rPr>
          <w:rFonts w:ascii="Times New Roman" w:hAnsi="Times New Roman" w:eastAsia="新宋体" w:cs="Times New Roman"/>
          <w:rPrChange w:id="9153" w:author="China" w:date="2017-06-06T20:51:00Z">
            <w:rPr>
              <w:rFonts w:ascii="新宋体" w:hAnsi="新宋体" w:eastAsia="新宋体"/>
            </w:rPr>
          </w:rPrChange>
        </w:rPr>
        <w:t xml:space="preserve">            </w:t>
      </w:r>
      <w:r>
        <w:rPr>
          <w:rFonts w:ascii="Times New Roman" w:hAnsi="Times New Roman" w:eastAsia="新宋体" w:cs="Times New Roman"/>
          <w:color w:val="2B91AF"/>
          <w:rPrChange w:id="9154" w:author="China" w:date="2017-06-06T20:51:00Z">
            <w:rPr>
              <w:rFonts w:ascii="新宋体" w:hAnsi="新宋体" w:eastAsia="新宋体"/>
              <w:color w:val="2B91AF"/>
            </w:rPr>
          </w:rPrChange>
        </w:rPr>
        <w:t>OleDbDataAdapter</w:t>
      </w:r>
      <w:r>
        <w:rPr>
          <w:rFonts w:ascii="Times New Roman" w:hAnsi="Times New Roman" w:eastAsia="新宋体" w:cs="Times New Roman"/>
          <w:rPrChange w:id="9155" w:author="China" w:date="2017-06-06T20:51:00Z">
            <w:rPr>
              <w:rFonts w:ascii="新宋体" w:hAnsi="新宋体" w:eastAsia="新宋体"/>
            </w:rPr>
          </w:rPrChange>
        </w:rPr>
        <w:t xml:space="preserve"> myCommand = </w:t>
      </w:r>
      <w:r>
        <w:rPr>
          <w:rFonts w:ascii="Times New Roman" w:hAnsi="Times New Roman" w:eastAsia="新宋体" w:cs="Times New Roman"/>
          <w:color w:val="0000FF"/>
          <w:rPrChange w:id="9156" w:author="China" w:date="2017-06-06T20:51:00Z">
            <w:rPr>
              <w:rFonts w:ascii="新宋体" w:hAnsi="新宋体" w:eastAsia="新宋体"/>
              <w:color w:val="0000FF"/>
            </w:rPr>
          </w:rPrChange>
        </w:rPr>
        <w:t>new</w:t>
      </w:r>
      <w:r>
        <w:rPr>
          <w:rFonts w:ascii="Times New Roman" w:hAnsi="Times New Roman" w:eastAsia="新宋体" w:cs="Times New Roman"/>
          <w:rPrChange w:id="9157" w:author="China" w:date="2017-06-06T20:51:00Z">
            <w:rPr>
              <w:rFonts w:ascii="新宋体" w:hAnsi="新宋体" w:eastAsia="新宋体"/>
            </w:rPr>
          </w:rPrChange>
        </w:rPr>
        <w:t xml:space="preserve"> </w:t>
      </w:r>
      <w:r>
        <w:rPr>
          <w:rFonts w:ascii="Times New Roman" w:hAnsi="Times New Roman" w:eastAsia="新宋体" w:cs="Times New Roman"/>
          <w:color w:val="2B91AF"/>
          <w:rPrChange w:id="9158" w:author="China" w:date="2017-06-06T20:51:00Z">
            <w:rPr>
              <w:rFonts w:ascii="新宋体" w:hAnsi="新宋体" w:eastAsia="新宋体"/>
              <w:color w:val="2B91AF"/>
            </w:rPr>
          </w:rPrChange>
        </w:rPr>
        <w:t>OleDbDataAdapter</w:t>
      </w:r>
      <w:r>
        <w:rPr>
          <w:rFonts w:ascii="Times New Roman" w:hAnsi="Times New Roman" w:eastAsia="新宋体" w:cs="Times New Roman"/>
          <w:rPrChange w:id="9159" w:author="China" w:date="2017-06-06T20:51:00Z">
            <w:rPr>
              <w:rFonts w:ascii="新宋体" w:hAnsi="新宋体" w:eastAsia="新宋体"/>
            </w:rPr>
          </w:rPrChange>
        </w:rPr>
        <w:t>(strExcel</w:t>
      </w:r>
      <w:r>
        <w:rPr>
          <w:rFonts w:hint="eastAsia" w:ascii="Times New Roman" w:hAnsi="Times New Roman" w:eastAsia="新宋体" w:cs="Times New Roman"/>
          <w:rPrChange w:id="9160" w:author="China" w:date="2017-06-06T20:51:00Z">
            <w:rPr>
              <w:rFonts w:hint="eastAsia" w:ascii="新宋体" w:hAnsi="新宋体" w:eastAsia="新宋体"/>
            </w:rPr>
          </w:rPrChange>
        </w:rPr>
        <w:t>，</w:t>
      </w:r>
      <w:r>
        <w:rPr>
          <w:rFonts w:ascii="Times New Roman" w:hAnsi="Times New Roman" w:eastAsia="新宋体" w:cs="Times New Roman"/>
          <w:rPrChange w:id="9161" w:author="China" w:date="2017-06-06T20:51:00Z">
            <w:rPr>
              <w:rFonts w:ascii="新宋体" w:hAnsi="新宋体" w:eastAsia="新宋体"/>
            </w:rPr>
          </w:rPrChange>
        </w:rPr>
        <w:t xml:space="preserve"> strConn);</w:t>
      </w:r>
    </w:p>
    <w:p>
      <w:pPr>
        <w:ind w:firstLine="480"/>
        <w:jc w:val="left"/>
        <w:rPr>
          <w:rFonts w:ascii="Times New Roman" w:hAnsi="Times New Roman" w:eastAsia="新宋体" w:cs="Times New Roman"/>
          <w:rPrChange w:id="9162" w:author="China" w:date="2017-06-06T20:51:00Z">
            <w:rPr>
              <w:rFonts w:ascii="新宋体" w:hAnsi="新宋体" w:eastAsia="新宋体"/>
            </w:rPr>
          </w:rPrChange>
        </w:rPr>
      </w:pPr>
      <w:r>
        <w:rPr>
          <w:rFonts w:ascii="Times New Roman" w:hAnsi="Times New Roman" w:eastAsia="新宋体" w:cs="Times New Roman"/>
          <w:rPrChange w:id="9163" w:author="China" w:date="2017-06-06T20:51:00Z">
            <w:rPr>
              <w:rFonts w:ascii="新宋体" w:hAnsi="新宋体" w:eastAsia="新宋体"/>
            </w:rPr>
          </w:rPrChange>
        </w:rPr>
        <w:t xml:space="preserve">            </w:t>
      </w:r>
      <w:r>
        <w:rPr>
          <w:rFonts w:ascii="Times New Roman" w:hAnsi="Times New Roman" w:eastAsia="新宋体" w:cs="Times New Roman"/>
          <w:color w:val="2B91AF"/>
          <w:rPrChange w:id="9164" w:author="China" w:date="2017-06-06T20:51:00Z">
            <w:rPr>
              <w:rFonts w:ascii="新宋体" w:hAnsi="新宋体" w:eastAsia="新宋体"/>
              <w:color w:val="2B91AF"/>
            </w:rPr>
          </w:rPrChange>
        </w:rPr>
        <w:t>DataSet</w:t>
      </w:r>
      <w:r>
        <w:rPr>
          <w:rFonts w:ascii="Times New Roman" w:hAnsi="Times New Roman" w:eastAsia="新宋体" w:cs="Times New Roman"/>
          <w:rPrChange w:id="9165" w:author="China" w:date="2017-06-06T20:51:00Z">
            <w:rPr>
              <w:rFonts w:ascii="新宋体" w:hAnsi="新宋体" w:eastAsia="新宋体"/>
            </w:rPr>
          </w:rPrChange>
        </w:rPr>
        <w:t xml:space="preserve"> ds = </w:t>
      </w:r>
      <w:r>
        <w:rPr>
          <w:rFonts w:ascii="Times New Roman" w:hAnsi="Times New Roman" w:eastAsia="新宋体" w:cs="Times New Roman"/>
          <w:color w:val="0000FF"/>
          <w:rPrChange w:id="9166" w:author="China" w:date="2017-06-06T20:51:00Z">
            <w:rPr>
              <w:rFonts w:ascii="新宋体" w:hAnsi="新宋体" w:eastAsia="新宋体"/>
              <w:color w:val="0000FF"/>
            </w:rPr>
          </w:rPrChange>
        </w:rPr>
        <w:t>new</w:t>
      </w:r>
      <w:r>
        <w:rPr>
          <w:rFonts w:ascii="Times New Roman" w:hAnsi="Times New Roman" w:eastAsia="新宋体" w:cs="Times New Roman"/>
          <w:rPrChange w:id="9167" w:author="China" w:date="2017-06-06T20:51:00Z">
            <w:rPr>
              <w:rFonts w:ascii="新宋体" w:hAnsi="新宋体" w:eastAsia="新宋体"/>
            </w:rPr>
          </w:rPrChange>
        </w:rPr>
        <w:t xml:space="preserve"> </w:t>
      </w:r>
      <w:r>
        <w:rPr>
          <w:rFonts w:ascii="Times New Roman" w:hAnsi="Times New Roman" w:eastAsia="新宋体" w:cs="Times New Roman"/>
          <w:color w:val="2B91AF"/>
          <w:rPrChange w:id="9168" w:author="China" w:date="2017-06-06T20:51:00Z">
            <w:rPr>
              <w:rFonts w:ascii="新宋体" w:hAnsi="新宋体" w:eastAsia="新宋体"/>
              <w:color w:val="2B91AF"/>
            </w:rPr>
          </w:rPrChange>
        </w:rPr>
        <w:t>DataSet</w:t>
      </w:r>
      <w:r>
        <w:rPr>
          <w:rFonts w:ascii="Times New Roman" w:hAnsi="Times New Roman" w:eastAsia="新宋体" w:cs="Times New Roman"/>
          <w:rPrChange w:id="9169" w:author="China" w:date="2017-06-06T20:51:00Z">
            <w:rPr>
              <w:rFonts w:ascii="新宋体" w:hAnsi="新宋体" w:eastAsia="新宋体"/>
            </w:rPr>
          </w:rPrChange>
        </w:rPr>
        <w:t>(</w:t>
      </w:r>
      <w:r>
        <w:rPr>
          <w:rFonts w:ascii="Times New Roman" w:hAnsi="Times New Roman" w:eastAsia="新宋体" w:cs="Times New Roman"/>
          <w:rPrChange w:id="9170"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171" w:author="China" w:date="2017-06-06T20:51:00Z">
            <w:rPr>
              <w:rFonts w:ascii="新宋体" w:hAnsi="新宋体" w:eastAsia="新宋体"/>
            </w:rPr>
          </w:rPrChange>
        </w:rPr>
      </w:pPr>
      <w:r>
        <w:rPr>
          <w:rFonts w:ascii="Times New Roman" w:hAnsi="Times New Roman" w:eastAsia="新宋体" w:cs="Times New Roman"/>
          <w:rPrChange w:id="9172" w:author="China" w:date="2017-06-06T20:51:00Z">
            <w:rPr>
              <w:rFonts w:ascii="新宋体" w:hAnsi="新宋体" w:eastAsia="新宋体"/>
            </w:rPr>
          </w:rPrChange>
        </w:rPr>
        <w:t xml:space="preserve">            </w:t>
      </w:r>
      <w:r>
        <w:rPr>
          <w:rFonts w:ascii="Times New Roman" w:hAnsi="Times New Roman" w:eastAsia="新宋体" w:cs="Times New Roman"/>
          <w:rPrChange w:id="9173" w:author="China" w:date="2017-06-06T20:51:00Z">
            <w:rPr>
              <w:rFonts w:ascii="新宋体" w:hAnsi="新宋体" w:eastAsia="新宋体"/>
            </w:rPr>
          </w:rPrChange>
        </w:rPr>
        <w:t>conn.Close(</w:t>
      </w:r>
      <w:r>
        <w:rPr>
          <w:rFonts w:ascii="Times New Roman" w:hAnsi="Times New Roman" w:eastAsia="新宋体" w:cs="Times New Roman"/>
          <w:rPrChange w:id="9174"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175" w:author="China" w:date="2017-06-06T20:51:00Z">
            <w:rPr>
              <w:rFonts w:ascii="新宋体" w:hAnsi="新宋体" w:eastAsia="新宋体"/>
            </w:rPr>
          </w:rPrChange>
        </w:rPr>
      </w:pPr>
      <w:r>
        <w:rPr>
          <w:rFonts w:ascii="Times New Roman" w:hAnsi="Times New Roman" w:eastAsia="新宋体" w:cs="Times New Roman"/>
          <w:rPrChange w:id="9176" w:author="China" w:date="2017-06-06T20:51:00Z">
            <w:rPr>
              <w:rFonts w:ascii="新宋体" w:hAnsi="新宋体" w:eastAsia="新宋体"/>
            </w:rPr>
          </w:rPrChange>
        </w:rPr>
        <w:t xml:space="preserve">            </w:t>
      </w:r>
      <w:r>
        <w:rPr>
          <w:rFonts w:ascii="Times New Roman" w:hAnsi="Times New Roman" w:eastAsia="新宋体" w:cs="Times New Roman"/>
          <w:color w:val="2B91AF"/>
          <w:rPrChange w:id="9177" w:author="China" w:date="2017-06-06T20:51:00Z">
            <w:rPr>
              <w:rFonts w:ascii="新宋体" w:hAnsi="新宋体" w:eastAsia="新宋体"/>
              <w:color w:val="2B91AF"/>
            </w:rPr>
          </w:rPrChange>
        </w:rPr>
        <w:t>DataView</w:t>
      </w:r>
      <w:r>
        <w:rPr>
          <w:rFonts w:ascii="Times New Roman" w:hAnsi="Times New Roman" w:eastAsia="新宋体" w:cs="Times New Roman"/>
          <w:rPrChange w:id="9178" w:author="China" w:date="2017-06-06T20:51:00Z">
            <w:rPr>
              <w:rFonts w:ascii="新宋体" w:hAnsi="新宋体" w:eastAsia="新宋体"/>
            </w:rPr>
          </w:rPrChange>
        </w:rPr>
        <w:t xml:space="preserve"> dv = </w:t>
      </w:r>
      <w:r>
        <w:rPr>
          <w:rFonts w:ascii="Times New Roman" w:hAnsi="Times New Roman" w:eastAsia="新宋体" w:cs="Times New Roman"/>
          <w:color w:val="0000FF"/>
          <w:rPrChange w:id="9179" w:author="China" w:date="2017-06-06T20:51:00Z">
            <w:rPr>
              <w:rFonts w:ascii="新宋体" w:hAnsi="新宋体" w:eastAsia="新宋体"/>
              <w:color w:val="0000FF"/>
            </w:rPr>
          </w:rPrChange>
        </w:rPr>
        <w:t>new</w:t>
      </w:r>
      <w:r>
        <w:rPr>
          <w:rFonts w:ascii="Times New Roman" w:hAnsi="Times New Roman" w:eastAsia="新宋体" w:cs="Times New Roman"/>
          <w:rPrChange w:id="9180" w:author="China" w:date="2017-06-06T20:51:00Z">
            <w:rPr>
              <w:rFonts w:ascii="新宋体" w:hAnsi="新宋体" w:eastAsia="新宋体"/>
            </w:rPr>
          </w:rPrChange>
        </w:rPr>
        <w:t xml:space="preserve"> </w:t>
      </w:r>
      <w:r>
        <w:rPr>
          <w:rFonts w:ascii="Times New Roman" w:hAnsi="Times New Roman" w:eastAsia="新宋体" w:cs="Times New Roman"/>
          <w:color w:val="2B91AF"/>
          <w:rPrChange w:id="9181" w:author="China" w:date="2017-06-06T20:51:00Z">
            <w:rPr>
              <w:rFonts w:ascii="新宋体" w:hAnsi="新宋体" w:eastAsia="新宋体"/>
              <w:color w:val="2B91AF"/>
            </w:rPr>
          </w:rPrChange>
        </w:rPr>
        <w:t>DataView</w:t>
      </w:r>
      <w:r>
        <w:rPr>
          <w:rFonts w:ascii="Times New Roman" w:hAnsi="Times New Roman" w:eastAsia="新宋体" w:cs="Times New Roman"/>
          <w:rPrChange w:id="9182" w:author="China" w:date="2017-06-06T20:51:00Z">
            <w:rPr>
              <w:rFonts w:ascii="新宋体" w:hAnsi="新宋体" w:eastAsia="新宋体"/>
            </w:rPr>
          </w:rPrChange>
        </w:rPr>
        <w:t>(</w:t>
      </w:r>
      <w:r>
        <w:rPr>
          <w:rFonts w:ascii="Times New Roman" w:hAnsi="Times New Roman" w:eastAsia="新宋体" w:cs="Times New Roman"/>
          <w:rPrChange w:id="9183" w:author="China" w:date="2017-06-06T20:51:00Z">
            <w:rPr>
              <w:rFonts w:ascii="新宋体" w:hAnsi="新宋体" w:eastAsia="新宋体"/>
            </w:rPr>
          </w:rPrChange>
        </w:rPr>
        <w:t>ds.Tables[0]);</w:t>
      </w:r>
    </w:p>
    <w:p>
      <w:pPr>
        <w:ind w:firstLine="480"/>
        <w:jc w:val="left"/>
        <w:rPr>
          <w:rFonts w:ascii="Times New Roman" w:hAnsi="Times New Roman" w:eastAsia="新宋体" w:cs="Times New Roman"/>
          <w:rPrChange w:id="9184" w:author="China" w:date="2017-06-06T20:51:00Z">
            <w:rPr>
              <w:rFonts w:ascii="新宋体" w:hAnsi="新宋体" w:eastAsia="新宋体"/>
            </w:rPr>
          </w:rPrChange>
        </w:rPr>
      </w:pPr>
      <w:r>
        <w:rPr>
          <w:rFonts w:ascii="Times New Roman" w:hAnsi="Times New Roman" w:eastAsia="新宋体" w:cs="Times New Roman"/>
          <w:rPrChange w:id="9185" w:author="China" w:date="2017-06-06T20:51:00Z">
            <w:rPr>
              <w:rFonts w:ascii="新宋体" w:hAnsi="新宋体" w:eastAsia="新宋体"/>
            </w:rPr>
          </w:rPrChange>
        </w:rPr>
        <w:t xml:space="preserve">            </w:t>
      </w:r>
      <w:r>
        <w:rPr>
          <w:rFonts w:ascii="Times New Roman" w:hAnsi="Times New Roman" w:eastAsia="新宋体" w:cs="Times New Roman"/>
          <w:color w:val="0000FF"/>
          <w:rPrChange w:id="9186" w:author="China" w:date="2017-06-06T20:51:00Z">
            <w:rPr>
              <w:rFonts w:ascii="新宋体" w:hAnsi="新宋体" w:eastAsia="新宋体"/>
              <w:color w:val="0000FF"/>
            </w:rPr>
          </w:rPrChange>
        </w:rPr>
        <w:t>this</w:t>
      </w:r>
      <w:r>
        <w:rPr>
          <w:rFonts w:ascii="Times New Roman" w:hAnsi="Times New Roman" w:eastAsia="新宋体" w:cs="Times New Roman"/>
          <w:rPrChange w:id="9187" w:author="China" w:date="2017-06-06T20:51:00Z">
            <w:rPr>
              <w:rFonts w:ascii="新宋体" w:hAnsi="新宋体" w:eastAsia="新宋体"/>
            </w:rPr>
          </w:rPrChange>
        </w:rPr>
        <w:t>.chart2.Series[</w:t>
      </w:r>
      <w:r>
        <w:rPr>
          <w:rFonts w:ascii="Times New Roman" w:hAnsi="Times New Roman" w:eastAsia="新宋体" w:cs="Times New Roman"/>
          <w:rPrChange w:id="9188" w:author="China" w:date="2017-06-06T20:51:00Z">
            <w:rPr>
              <w:rFonts w:ascii="新宋体" w:hAnsi="新宋体" w:eastAsia="新宋体"/>
            </w:rPr>
          </w:rPrChange>
        </w:rPr>
        <w:t xml:space="preserve">0].ChartType = </w:t>
      </w:r>
      <w:r>
        <w:rPr>
          <w:rFonts w:ascii="Times New Roman" w:hAnsi="Times New Roman" w:eastAsia="新宋体" w:cs="Times New Roman"/>
          <w:color w:val="2B91AF"/>
          <w:rPrChange w:id="9189" w:author="China" w:date="2017-06-06T20:51:00Z">
            <w:rPr>
              <w:rFonts w:ascii="新宋体" w:hAnsi="新宋体" w:eastAsia="新宋体"/>
              <w:color w:val="2B91AF"/>
            </w:rPr>
          </w:rPrChange>
        </w:rPr>
        <w:t>SeriesChartType</w:t>
      </w:r>
      <w:r>
        <w:rPr>
          <w:rFonts w:ascii="Times New Roman" w:hAnsi="Times New Roman" w:eastAsia="新宋体" w:cs="Times New Roman"/>
          <w:rPrChange w:id="9190" w:author="China" w:date="2017-06-06T20:51:00Z">
            <w:rPr>
              <w:rFonts w:ascii="新宋体" w:hAnsi="新宋体" w:eastAsia="新宋体"/>
            </w:rPr>
          </w:rPrChange>
        </w:rPr>
        <w:t>.Line;</w:t>
      </w:r>
    </w:p>
    <w:p>
      <w:pPr>
        <w:ind w:firstLine="480"/>
        <w:jc w:val="left"/>
        <w:rPr>
          <w:rFonts w:ascii="Times New Roman" w:hAnsi="Times New Roman" w:eastAsia="新宋体" w:cs="Times New Roman"/>
          <w:rPrChange w:id="9191" w:author="China" w:date="2017-06-06T20:51:00Z">
            <w:rPr>
              <w:rFonts w:ascii="新宋体" w:hAnsi="新宋体" w:eastAsia="新宋体"/>
            </w:rPr>
          </w:rPrChange>
        </w:rPr>
      </w:pPr>
      <w:r>
        <w:rPr>
          <w:rFonts w:ascii="Times New Roman" w:hAnsi="Times New Roman" w:eastAsia="新宋体" w:cs="Times New Roman"/>
          <w:rPrChange w:id="9192" w:author="China" w:date="2017-06-06T20:51:00Z">
            <w:rPr>
              <w:rFonts w:ascii="新宋体" w:hAnsi="新宋体" w:eastAsia="新宋体"/>
            </w:rPr>
          </w:rPrChange>
        </w:rPr>
        <w:t xml:space="preserve">            </w:t>
      </w:r>
      <w:r>
        <w:rPr>
          <w:rFonts w:ascii="Times New Roman" w:hAnsi="Times New Roman" w:eastAsia="新宋体" w:cs="Times New Roman"/>
          <w:color w:val="0000FF"/>
          <w:rPrChange w:id="9193" w:author="China" w:date="2017-06-06T20:51:00Z">
            <w:rPr>
              <w:rFonts w:ascii="新宋体" w:hAnsi="新宋体" w:eastAsia="新宋体"/>
              <w:color w:val="0000FF"/>
            </w:rPr>
          </w:rPrChange>
        </w:rPr>
        <w:t>this</w:t>
      </w:r>
      <w:r>
        <w:rPr>
          <w:rFonts w:ascii="Times New Roman" w:hAnsi="Times New Roman" w:eastAsia="新宋体" w:cs="Times New Roman"/>
          <w:rPrChange w:id="9194" w:author="China" w:date="2017-06-06T20:51:00Z">
            <w:rPr>
              <w:rFonts w:ascii="新宋体" w:hAnsi="新宋体" w:eastAsia="新宋体"/>
            </w:rPr>
          </w:rPrChange>
        </w:rPr>
        <w:t>.chart2.Series[0].Points.DataBindXY(dv</w:t>
      </w:r>
      <w:r>
        <w:rPr>
          <w:rFonts w:hint="eastAsia" w:ascii="Times New Roman" w:hAnsi="Times New Roman" w:eastAsia="新宋体" w:cs="Times New Roman"/>
          <w:rPrChange w:id="9195" w:author="China" w:date="2017-06-06T20:51:00Z">
            <w:rPr>
              <w:rFonts w:hint="eastAsia" w:ascii="新宋体" w:hAnsi="新宋体" w:eastAsia="新宋体"/>
            </w:rPr>
          </w:rPrChange>
        </w:rPr>
        <w:t>，</w:t>
      </w:r>
      <w:r>
        <w:rPr>
          <w:rFonts w:ascii="Times New Roman" w:hAnsi="Times New Roman" w:eastAsia="新宋体" w:cs="Times New Roman"/>
          <w:rPrChange w:id="9196" w:author="China" w:date="2017-06-06T20:51:00Z">
            <w:rPr>
              <w:rFonts w:ascii="新宋体" w:hAnsi="新宋体" w:eastAsia="新宋体"/>
            </w:rPr>
          </w:rPrChange>
        </w:rPr>
        <w:t xml:space="preserve"> </w:t>
      </w:r>
      <w:r>
        <w:rPr>
          <w:rFonts w:ascii="Times New Roman" w:hAnsi="Times New Roman" w:eastAsia="新宋体" w:cs="Times New Roman"/>
          <w:color w:val="A31515"/>
          <w:rPrChange w:id="9197" w:author="China" w:date="2017-06-06T20:51:00Z">
            <w:rPr>
              <w:rFonts w:ascii="新宋体" w:hAnsi="新宋体" w:eastAsia="新宋体"/>
              <w:color w:val="A31515"/>
            </w:rPr>
          </w:rPrChange>
        </w:rPr>
        <w:t>"TIME"</w:t>
      </w:r>
      <w:r>
        <w:rPr>
          <w:rFonts w:hint="eastAsia" w:ascii="Times New Roman" w:hAnsi="Times New Roman" w:eastAsia="新宋体" w:cs="Times New Roman"/>
          <w:rPrChange w:id="9198" w:author="China" w:date="2017-06-06T20:51:00Z">
            <w:rPr>
              <w:rFonts w:hint="eastAsia" w:ascii="新宋体" w:hAnsi="新宋体" w:eastAsia="新宋体"/>
            </w:rPr>
          </w:rPrChange>
        </w:rPr>
        <w:t>，</w:t>
      </w:r>
      <w:r>
        <w:rPr>
          <w:rFonts w:ascii="Times New Roman" w:hAnsi="Times New Roman" w:eastAsia="新宋体" w:cs="Times New Roman"/>
          <w:rPrChange w:id="9199" w:author="China" w:date="2017-06-06T20:51:00Z">
            <w:rPr>
              <w:rFonts w:ascii="新宋体" w:hAnsi="新宋体" w:eastAsia="新宋体"/>
            </w:rPr>
          </w:rPrChange>
        </w:rPr>
        <w:t xml:space="preserve"> dv</w:t>
      </w:r>
      <w:r>
        <w:rPr>
          <w:rFonts w:hint="eastAsia" w:ascii="Times New Roman" w:hAnsi="Times New Roman" w:eastAsia="新宋体" w:cs="Times New Roman"/>
          <w:rPrChange w:id="9200" w:author="China" w:date="2017-06-06T20:51:00Z">
            <w:rPr>
              <w:rFonts w:hint="eastAsia" w:ascii="新宋体" w:hAnsi="新宋体" w:eastAsia="新宋体"/>
            </w:rPr>
          </w:rPrChange>
        </w:rPr>
        <w:t>，</w:t>
      </w:r>
      <w:r>
        <w:rPr>
          <w:rFonts w:ascii="Times New Roman" w:hAnsi="Times New Roman" w:eastAsia="新宋体" w:cs="Times New Roman"/>
          <w:rPrChange w:id="9201" w:author="China" w:date="2017-06-06T20:51:00Z">
            <w:rPr>
              <w:rFonts w:ascii="新宋体" w:hAnsi="新宋体" w:eastAsia="新宋体"/>
            </w:rPr>
          </w:rPrChange>
        </w:rPr>
        <w:t xml:space="preserve"> </w:t>
      </w:r>
      <w:r>
        <w:rPr>
          <w:rFonts w:ascii="Times New Roman" w:hAnsi="Times New Roman" w:eastAsia="新宋体" w:cs="Times New Roman"/>
          <w:color w:val="A31515"/>
          <w:rPrChange w:id="9202" w:author="China" w:date="2017-06-06T20:51:00Z">
            <w:rPr>
              <w:rFonts w:ascii="新宋体" w:hAnsi="新宋体" w:eastAsia="新宋体"/>
              <w:color w:val="A31515"/>
            </w:rPr>
          </w:rPrChange>
        </w:rPr>
        <w:t>"ISD1"</w:t>
      </w:r>
      <w:r>
        <w:rPr>
          <w:rFonts w:ascii="Times New Roman" w:hAnsi="Times New Roman" w:eastAsia="新宋体" w:cs="Times New Roman"/>
          <w:rPrChange w:id="9203" w:author="China" w:date="2017-06-06T20:51:00Z">
            <w:rPr>
              <w:rFonts w:ascii="新宋体" w:hAnsi="新宋体" w:eastAsia="新宋体"/>
            </w:rPr>
          </w:rPrChange>
        </w:rPr>
        <w:t>);</w:t>
      </w:r>
    </w:p>
    <w:p>
      <w:pPr>
        <w:ind w:firstLine="480"/>
        <w:jc w:val="left"/>
        <w:rPr>
          <w:rFonts w:ascii="Times New Roman" w:hAnsi="Times New Roman" w:eastAsia="新宋体" w:cs="Times New Roman"/>
          <w:rPrChange w:id="9204" w:author="China" w:date="2017-06-06T20:51:00Z">
            <w:rPr>
              <w:rFonts w:ascii="新宋体" w:hAnsi="新宋体" w:eastAsia="新宋体"/>
            </w:rPr>
          </w:rPrChange>
        </w:rPr>
      </w:pPr>
      <w:r>
        <w:rPr>
          <w:rFonts w:ascii="Times New Roman" w:hAnsi="Times New Roman" w:eastAsia="新宋体" w:cs="Times New Roman"/>
          <w:rPrChange w:id="9205"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9206" w:author="China" w:date="2017-06-06T20:51:00Z">
            <w:rPr>
              <w:rFonts w:ascii="新宋体" w:hAnsi="新宋体" w:eastAsia="新宋体"/>
            </w:rPr>
          </w:rPrChange>
        </w:rPr>
      </w:pPr>
      <w:r>
        <w:rPr>
          <w:rFonts w:ascii="Times New Roman" w:hAnsi="Times New Roman" w:eastAsia="新宋体" w:cs="Times New Roman"/>
          <w:rPrChange w:id="9207" w:author="China" w:date="2017-06-06T20:51:00Z">
            <w:rPr>
              <w:rFonts w:ascii="新宋体" w:hAnsi="新宋体" w:eastAsia="新宋体"/>
            </w:rPr>
          </w:rPrChange>
        </w:rPr>
        <w:t xml:space="preserve">    }</w:t>
      </w:r>
    </w:p>
    <w:p>
      <w:pPr>
        <w:ind w:firstLine="480"/>
        <w:jc w:val="left"/>
        <w:rPr>
          <w:rFonts w:ascii="Times New Roman" w:hAnsi="Times New Roman" w:eastAsia="新宋体" w:cs="Times New Roman"/>
          <w:rPrChange w:id="9208" w:author="China" w:date="2017-06-06T20:51:00Z">
            <w:rPr>
              <w:rFonts w:ascii="新宋体" w:hAnsi="新宋体" w:eastAsia="新宋体"/>
            </w:rPr>
          </w:rPrChange>
        </w:rPr>
      </w:pPr>
      <w:r>
        <w:rPr>
          <w:rFonts w:ascii="Times New Roman" w:hAnsi="Times New Roman" w:eastAsia="新宋体" w:cs="Times New Roman"/>
          <w:rPrChange w:id="9209" w:author="China" w:date="2017-06-06T20:51:00Z">
            <w:rPr>
              <w:rFonts w:ascii="新宋体" w:hAnsi="新宋体" w:eastAsia="新宋体"/>
            </w:rPr>
          </w:rPrChange>
        </w:rPr>
        <w:t>}</w:t>
      </w:r>
    </w:p>
    <w:p>
      <w:pPr>
        <w:ind w:firstLine="0" w:firstLineChars="0"/>
        <w:rPr>
          <w:rFonts w:ascii="Times New Roman" w:hAnsi="Times New Roman" w:cs="Times New Roman" w:eastAsiaTheme="minorEastAsia"/>
          <w:sz w:val="32"/>
          <w:szCs w:val="32"/>
          <w:rPrChange w:id="9210" w:author="China" w:date="2017-06-06T20:51:00Z">
            <w:rPr>
              <w:rFonts w:asciiTheme="minorEastAsia" w:hAnsiTheme="minorEastAsia" w:eastAsiaTheme="minorEastAsia" w:cstheme="minorEastAsia"/>
              <w:sz w:val="32"/>
              <w:szCs w:val="32"/>
            </w:rPr>
          </w:rPrChange>
        </w:rPr>
      </w:pPr>
    </w:p>
    <w:sectPr>
      <w:pgSz w:w="11906" w:h="16838"/>
      <w:pgMar w:top="1417" w:right="1417" w:bottom="1417" w:left="1701"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&#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UEyylQ4CAAAH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37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37</w:t>
                    </w:r>
                    <w:r>
                      <w:rPr>
                        <w:rFonts w:hint="eastAsia"/>
                        <w:sz w:val="18"/>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36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36</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oI+MdEAIAAAc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LOYf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3o0UxhR5evXy7ffly+fybwgaDW+gXydhaZoXttOiSPfg9nnLur&#10;nIpfTEQQB9b5Sq/oAuHx0nw2n+cIccTGH+BnT9et8+GNMIpEo6AO+0u0stPWhz51TInVtNk0UqYd&#10;Sk3agt68fJWnC9cIwKVGjThE32y0Qrfvhsn2pjxjMGd6bXjLNw2Kb5kPj8xBDGgYAg8POCppUMQM&#10;FiW1cZ/+5o/52BGilLQQV0E11E+JfKuxOwCG0XCjsR8NfVR3Bmqd4uFYn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ss5h/A4CAAAJ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IV</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8JksDEAIAAAc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15</w:t>
                    </w:r>
                    <w:r>
                      <w:rPr>
                        <w:rFonts w:hint="eastAsia"/>
                        <w:sz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14</w:t>
                    </w:r>
                    <w:r>
                      <w:rPr>
                        <w:rFonts w:hint="eastAsia"/>
                        <w:sz w:val="18"/>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35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35</w:t>
                    </w:r>
                    <w:r>
                      <w:rPr>
                        <w:rFonts w:hint="eastAsia"/>
                        <w:sz w:val="18"/>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34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uXNVEPAgAABw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34</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宋体" w:hAnsi="宋体" w:cs="宋体"/>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宋体" w:hAnsi="宋体" w:cs="宋体"/>
        <w:sz w:val="21"/>
        <w:szCs w:val="21"/>
      </w:rPr>
    </w:pPr>
    <w:r>
      <w:rPr>
        <w:rFonts w:hint="eastAsia" w:ascii="宋体" w:hAnsi="宋体" w:cs="宋体"/>
        <w:sz w:val="21"/>
        <w:szCs w:val="21"/>
      </w:rPr>
      <w:t>西南石油大学本科毕业设计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宋体" w:hAnsi="宋体" w:cs="宋体"/>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rPr>
        <w:rFonts w:hint="eastAsia" w:ascii="宋体" w:hAnsi="宋体" w:cs="宋体"/>
        <w:sz w:val="21"/>
        <w:szCs w:val="21"/>
      </w:rPr>
      <w:t>基于</w:t>
    </w:r>
    <w:del w:id="0" w:author="刘宁" w:date="2017-06-09T10:22:00Z">
      <w:r>
        <w:rPr>
          <w:rFonts w:hint="eastAsia" w:ascii="宋体" w:hAnsi="宋体" w:cs="宋体"/>
          <w:sz w:val="21"/>
          <w:szCs w:val="21"/>
        </w:rPr>
        <w:delText>winform</w:delText>
      </w:r>
    </w:del>
    <w:ins w:id="1" w:author="刘宁" w:date="2017-06-09T10:22:00Z">
      <w:r>
        <w:rPr>
          <w:rFonts w:hint="eastAsia" w:ascii="宋体" w:hAnsi="宋体" w:cs="宋体"/>
          <w:sz w:val="21"/>
          <w:szCs w:val="21"/>
        </w:rPr>
        <w:t>Winform</w:t>
      </w:r>
    </w:ins>
    <w:r>
      <w:rPr>
        <w:rFonts w:hint="eastAsia" w:ascii="宋体" w:hAnsi="宋体" w:cs="宋体"/>
        <w:sz w:val="21"/>
        <w:szCs w:val="21"/>
      </w:rPr>
      <w:t>的钻具振动带通滤波器设计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ascii="宋体" w:hAnsi="宋体" w:cs="宋体"/>
        <w:sz w:val="21"/>
        <w:szCs w:val="21"/>
      </w:rPr>
    </w:pPr>
    <w:r>
      <w:rPr>
        <w:rFonts w:hint="eastAsia" w:ascii="宋体" w:hAnsi="宋体" w:cs="宋体"/>
        <w:sz w:val="21"/>
        <w:szCs w:val="21"/>
      </w:rPr>
      <w:t>西南石油大学本科毕业设计（论文）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宋体" w:hAnsi="宋体" w:cs="宋体"/>
        <w:sz w:val="21"/>
        <w:szCs w:val="21"/>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宋体" w:hAnsi="宋体" w:cs="宋体"/>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67AC4"/>
    <w:multiLevelType w:val="singleLevel"/>
    <w:tmpl w:val="59267AC4"/>
    <w:lvl w:ilvl="0" w:tentative="0">
      <w:start w:val="1"/>
      <w:numFmt w:val="decimalEnclosedCircleChinese"/>
      <w:suff w:val="nothing"/>
      <w:lvlText w:val="%1　"/>
      <w:lvlJc w:val="left"/>
      <w:pPr>
        <w:ind w:left="0" w:firstLine="400"/>
      </w:pPr>
      <w:rPr>
        <w:rFonts w:hint="eastAsia"/>
      </w:rPr>
    </w:lvl>
  </w:abstractNum>
  <w:abstractNum w:abstractNumId="1">
    <w:nsid w:val="59267C3A"/>
    <w:multiLevelType w:val="singleLevel"/>
    <w:tmpl w:val="59267C3A"/>
    <w:lvl w:ilvl="0" w:tentative="0">
      <w:start w:val="1"/>
      <w:numFmt w:val="decimalEnclosedCircleChinese"/>
      <w:suff w:val="nothing"/>
      <w:lvlText w:val="%1　"/>
      <w:lvlJc w:val="left"/>
      <w:pPr>
        <w:ind w:left="0" w:firstLine="400"/>
      </w:pPr>
      <w:rPr>
        <w:rFonts w:hint="eastAsia"/>
      </w:rPr>
    </w:lvl>
  </w:abstractNum>
  <w:abstractNum w:abstractNumId="2">
    <w:nsid w:val="59267C4E"/>
    <w:multiLevelType w:val="singleLevel"/>
    <w:tmpl w:val="59267C4E"/>
    <w:lvl w:ilvl="0" w:tentative="0">
      <w:start w:val="1"/>
      <w:numFmt w:val="decimalEnclosedCircleChinese"/>
      <w:suff w:val="nothing"/>
      <w:lvlText w:val="%1　"/>
      <w:lvlJc w:val="left"/>
      <w:pPr>
        <w:ind w:left="0" w:firstLine="400"/>
      </w:pPr>
      <w:rPr>
        <w:rFonts w:hint="eastAsia"/>
      </w:rPr>
    </w:lvl>
  </w:abstractNum>
  <w:abstractNum w:abstractNumId="3">
    <w:nsid w:val="59267C74"/>
    <w:multiLevelType w:val="singleLevel"/>
    <w:tmpl w:val="59267C74"/>
    <w:lvl w:ilvl="0" w:tentative="0">
      <w:start w:val="1"/>
      <w:numFmt w:val="decimalEnclosedCircleChinese"/>
      <w:suff w:val="nothing"/>
      <w:lvlText w:val="%1　"/>
      <w:lvlJc w:val="left"/>
      <w:pPr>
        <w:ind w:left="0" w:firstLine="400"/>
      </w:pPr>
      <w:rPr>
        <w:rFonts w:hint="eastAsia"/>
      </w:rPr>
    </w:lvl>
  </w:abstractNum>
  <w:abstractNum w:abstractNumId="4">
    <w:nsid w:val="59279B16"/>
    <w:multiLevelType w:val="singleLevel"/>
    <w:tmpl w:val="59279B16"/>
    <w:lvl w:ilvl="0" w:tentative="0">
      <w:start w:val="1"/>
      <w:numFmt w:val="decimalEnclosedCircleChinese"/>
      <w:suff w:val="nothing"/>
      <w:lvlText w:val="%1　"/>
      <w:lvlJc w:val="left"/>
      <w:pPr>
        <w:ind w:left="0" w:firstLine="400"/>
      </w:pPr>
      <w:rPr>
        <w:rFonts w:hint="eastAsia"/>
      </w:rPr>
    </w:lvl>
  </w:abstractNum>
  <w:abstractNum w:abstractNumId="5">
    <w:nsid w:val="592D3299"/>
    <w:multiLevelType w:val="singleLevel"/>
    <w:tmpl w:val="592D3299"/>
    <w:lvl w:ilvl="0" w:tentative="0">
      <w:start w:val="1"/>
      <w:numFmt w:val="decimalEnclosedCircleChinese"/>
      <w:suff w:val="nothing"/>
      <w:lvlText w:val="%1　"/>
      <w:lvlJc w:val="left"/>
      <w:pPr>
        <w:ind w:left="0" w:firstLine="400"/>
      </w:pPr>
      <w:rPr>
        <w:rFonts w:hint="eastAsia"/>
      </w:rPr>
    </w:lvl>
  </w:abstractNum>
  <w:num w:numId="1">
    <w:abstractNumId w:val="4"/>
  </w:num>
  <w:num w:numId="2">
    <w:abstractNumId w:val="0"/>
  </w:num>
  <w:num w:numId="3">
    <w:abstractNumId w:val="1"/>
  </w:num>
  <w:num w:numId="4">
    <w:abstractNumId w:val="2"/>
  </w:num>
  <w:num w:numId="5">
    <w:abstractNumId w:val="3"/>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hina">
    <w15:presenceInfo w15:providerId="None" w15:userId="China"/>
  </w15:person>
  <w15:person w15:author="刘宁">
    <w15:presenceInfo w15:providerId="None" w15:userId="刘宁"/>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trackRevisions w:val="1"/>
  <w:documentProtection w:enforcement="0"/>
  <w:defaultTabStop w:val="420"/>
  <w:evenAndOddHeaders w:val="1"/>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E39"/>
    <w:rsid w:val="0001764C"/>
    <w:rsid w:val="00031C3C"/>
    <w:rsid w:val="00044981"/>
    <w:rsid w:val="00047303"/>
    <w:rsid w:val="00055424"/>
    <w:rsid w:val="00057D18"/>
    <w:rsid w:val="0006770E"/>
    <w:rsid w:val="000A4C99"/>
    <w:rsid w:val="000A7DCB"/>
    <w:rsid w:val="000F541F"/>
    <w:rsid w:val="00106021"/>
    <w:rsid w:val="0013464B"/>
    <w:rsid w:val="00140DDF"/>
    <w:rsid w:val="0016729D"/>
    <w:rsid w:val="00171BE8"/>
    <w:rsid w:val="00172A27"/>
    <w:rsid w:val="00176203"/>
    <w:rsid w:val="001D6BE4"/>
    <w:rsid w:val="001E5640"/>
    <w:rsid w:val="001F4C70"/>
    <w:rsid w:val="00202E6F"/>
    <w:rsid w:val="002135C7"/>
    <w:rsid w:val="0022036F"/>
    <w:rsid w:val="00220B6F"/>
    <w:rsid w:val="00233C28"/>
    <w:rsid w:val="002360C3"/>
    <w:rsid w:val="00245FE3"/>
    <w:rsid w:val="002C3467"/>
    <w:rsid w:val="002E3688"/>
    <w:rsid w:val="002F772F"/>
    <w:rsid w:val="003152B7"/>
    <w:rsid w:val="003377C3"/>
    <w:rsid w:val="00341D4C"/>
    <w:rsid w:val="003460C1"/>
    <w:rsid w:val="0035281F"/>
    <w:rsid w:val="003715E3"/>
    <w:rsid w:val="00383E12"/>
    <w:rsid w:val="00397CAC"/>
    <w:rsid w:val="003A4CB6"/>
    <w:rsid w:val="003B1D64"/>
    <w:rsid w:val="003C30A5"/>
    <w:rsid w:val="003D0139"/>
    <w:rsid w:val="003D1759"/>
    <w:rsid w:val="003E48F6"/>
    <w:rsid w:val="00413F84"/>
    <w:rsid w:val="00415808"/>
    <w:rsid w:val="00416D79"/>
    <w:rsid w:val="00434D5F"/>
    <w:rsid w:val="004623BC"/>
    <w:rsid w:val="00467D4F"/>
    <w:rsid w:val="00470E57"/>
    <w:rsid w:val="004765C8"/>
    <w:rsid w:val="0049688F"/>
    <w:rsid w:val="004A1E40"/>
    <w:rsid w:val="004C778F"/>
    <w:rsid w:val="00510C2F"/>
    <w:rsid w:val="00513B78"/>
    <w:rsid w:val="00550418"/>
    <w:rsid w:val="005551EA"/>
    <w:rsid w:val="0059273B"/>
    <w:rsid w:val="005D34BA"/>
    <w:rsid w:val="00600DA5"/>
    <w:rsid w:val="00625411"/>
    <w:rsid w:val="00635169"/>
    <w:rsid w:val="00651717"/>
    <w:rsid w:val="0066381B"/>
    <w:rsid w:val="00676739"/>
    <w:rsid w:val="00690AAE"/>
    <w:rsid w:val="006A5872"/>
    <w:rsid w:val="006D327A"/>
    <w:rsid w:val="006F0235"/>
    <w:rsid w:val="006F0EC5"/>
    <w:rsid w:val="007474DE"/>
    <w:rsid w:val="0075168D"/>
    <w:rsid w:val="00772CBA"/>
    <w:rsid w:val="007879F6"/>
    <w:rsid w:val="0080034E"/>
    <w:rsid w:val="00822A11"/>
    <w:rsid w:val="00835662"/>
    <w:rsid w:val="00844962"/>
    <w:rsid w:val="00857522"/>
    <w:rsid w:val="008614BE"/>
    <w:rsid w:val="008720D8"/>
    <w:rsid w:val="008869F3"/>
    <w:rsid w:val="00897472"/>
    <w:rsid w:val="008C6F90"/>
    <w:rsid w:val="008C71A8"/>
    <w:rsid w:val="008D2C83"/>
    <w:rsid w:val="008D7A62"/>
    <w:rsid w:val="00901553"/>
    <w:rsid w:val="009158E4"/>
    <w:rsid w:val="00930EB9"/>
    <w:rsid w:val="0094387B"/>
    <w:rsid w:val="009750B1"/>
    <w:rsid w:val="00976801"/>
    <w:rsid w:val="009C22F7"/>
    <w:rsid w:val="00A4225D"/>
    <w:rsid w:val="00A45AA4"/>
    <w:rsid w:val="00A67D55"/>
    <w:rsid w:val="00A71C4E"/>
    <w:rsid w:val="00A766FE"/>
    <w:rsid w:val="00AA6274"/>
    <w:rsid w:val="00AC5E38"/>
    <w:rsid w:val="00AD543D"/>
    <w:rsid w:val="00B27811"/>
    <w:rsid w:val="00B45CAE"/>
    <w:rsid w:val="00B662FB"/>
    <w:rsid w:val="00B72CC6"/>
    <w:rsid w:val="00B8338E"/>
    <w:rsid w:val="00B84BD5"/>
    <w:rsid w:val="00B86D8B"/>
    <w:rsid w:val="00B93D58"/>
    <w:rsid w:val="00B95605"/>
    <w:rsid w:val="00BD5AEB"/>
    <w:rsid w:val="00BE01EC"/>
    <w:rsid w:val="00BE079F"/>
    <w:rsid w:val="00BE16CE"/>
    <w:rsid w:val="00BF075C"/>
    <w:rsid w:val="00BF7B6C"/>
    <w:rsid w:val="00C049EA"/>
    <w:rsid w:val="00C0787D"/>
    <w:rsid w:val="00C13F64"/>
    <w:rsid w:val="00C24292"/>
    <w:rsid w:val="00C34BC4"/>
    <w:rsid w:val="00C47FFB"/>
    <w:rsid w:val="00C55F84"/>
    <w:rsid w:val="00CA1D1A"/>
    <w:rsid w:val="00CA411E"/>
    <w:rsid w:val="00CA46B3"/>
    <w:rsid w:val="00CB7957"/>
    <w:rsid w:val="00CE2D2C"/>
    <w:rsid w:val="00CF2C46"/>
    <w:rsid w:val="00D146DA"/>
    <w:rsid w:val="00D30047"/>
    <w:rsid w:val="00D431D4"/>
    <w:rsid w:val="00D6195D"/>
    <w:rsid w:val="00DA1B73"/>
    <w:rsid w:val="00DC620E"/>
    <w:rsid w:val="00E12B9E"/>
    <w:rsid w:val="00E17247"/>
    <w:rsid w:val="00E54116"/>
    <w:rsid w:val="00E73490"/>
    <w:rsid w:val="00E766C2"/>
    <w:rsid w:val="00E833AA"/>
    <w:rsid w:val="00E849D1"/>
    <w:rsid w:val="00E93C79"/>
    <w:rsid w:val="00EA363C"/>
    <w:rsid w:val="00EA5181"/>
    <w:rsid w:val="00ED2B89"/>
    <w:rsid w:val="00EF0272"/>
    <w:rsid w:val="00EF5094"/>
    <w:rsid w:val="00F360F8"/>
    <w:rsid w:val="00F56595"/>
    <w:rsid w:val="00F56DD3"/>
    <w:rsid w:val="00FB7C3A"/>
    <w:rsid w:val="00FE3211"/>
    <w:rsid w:val="00FE6151"/>
    <w:rsid w:val="00FF09AC"/>
    <w:rsid w:val="011423FF"/>
    <w:rsid w:val="038C3F82"/>
    <w:rsid w:val="04357107"/>
    <w:rsid w:val="04CE6F48"/>
    <w:rsid w:val="0768683E"/>
    <w:rsid w:val="0876403F"/>
    <w:rsid w:val="08FA11A0"/>
    <w:rsid w:val="092C1D5D"/>
    <w:rsid w:val="0B425457"/>
    <w:rsid w:val="0BE24079"/>
    <w:rsid w:val="0C516170"/>
    <w:rsid w:val="0DD03CF7"/>
    <w:rsid w:val="10972DE5"/>
    <w:rsid w:val="10A10D56"/>
    <w:rsid w:val="10C07BE8"/>
    <w:rsid w:val="1137641D"/>
    <w:rsid w:val="122429AA"/>
    <w:rsid w:val="12312EF2"/>
    <w:rsid w:val="12E86359"/>
    <w:rsid w:val="13244390"/>
    <w:rsid w:val="1397028B"/>
    <w:rsid w:val="18A92438"/>
    <w:rsid w:val="19983763"/>
    <w:rsid w:val="19ED7D75"/>
    <w:rsid w:val="1A6C20B6"/>
    <w:rsid w:val="1A704E69"/>
    <w:rsid w:val="1CAD131C"/>
    <w:rsid w:val="1CB541DC"/>
    <w:rsid w:val="1CBC4690"/>
    <w:rsid w:val="204C2EAC"/>
    <w:rsid w:val="22833678"/>
    <w:rsid w:val="243E0AB2"/>
    <w:rsid w:val="246930A8"/>
    <w:rsid w:val="25BC6EB6"/>
    <w:rsid w:val="2B870DD0"/>
    <w:rsid w:val="2BE34768"/>
    <w:rsid w:val="2C514D9C"/>
    <w:rsid w:val="2F901D58"/>
    <w:rsid w:val="2FCD2745"/>
    <w:rsid w:val="3056482B"/>
    <w:rsid w:val="31111878"/>
    <w:rsid w:val="32991595"/>
    <w:rsid w:val="33255FCF"/>
    <w:rsid w:val="35975E35"/>
    <w:rsid w:val="36E81BD4"/>
    <w:rsid w:val="39554275"/>
    <w:rsid w:val="39944C70"/>
    <w:rsid w:val="3AEB7BC1"/>
    <w:rsid w:val="3DB329A2"/>
    <w:rsid w:val="46803284"/>
    <w:rsid w:val="46C87C99"/>
    <w:rsid w:val="46FA511A"/>
    <w:rsid w:val="47246899"/>
    <w:rsid w:val="478D210A"/>
    <w:rsid w:val="47F4265A"/>
    <w:rsid w:val="4954312D"/>
    <w:rsid w:val="4A1540B2"/>
    <w:rsid w:val="4B4F41BA"/>
    <w:rsid w:val="4C6B5DCD"/>
    <w:rsid w:val="50355396"/>
    <w:rsid w:val="50887C9A"/>
    <w:rsid w:val="510639CB"/>
    <w:rsid w:val="565E6E67"/>
    <w:rsid w:val="58C96376"/>
    <w:rsid w:val="58CC0576"/>
    <w:rsid w:val="58E74DEB"/>
    <w:rsid w:val="5EAB2E80"/>
    <w:rsid w:val="5F9B1F66"/>
    <w:rsid w:val="622B7527"/>
    <w:rsid w:val="63665D46"/>
    <w:rsid w:val="646A714F"/>
    <w:rsid w:val="64830024"/>
    <w:rsid w:val="65932D6E"/>
    <w:rsid w:val="67D2143D"/>
    <w:rsid w:val="687A2B4F"/>
    <w:rsid w:val="6912527C"/>
    <w:rsid w:val="69234262"/>
    <w:rsid w:val="6A1B227B"/>
    <w:rsid w:val="6ACF3B4D"/>
    <w:rsid w:val="6B3A2E01"/>
    <w:rsid w:val="6C172441"/>
    <w:rsid w:val="6C60597E"/>
    <w:rsid w:val="6CB626FD"/>
    <w:rsid w:val="6D2D5FCB"/>
    <w:rsid w:val="6E70797E"/>
    <w:rsid w:val="6EA71476"/>
    <w:rsid w:val="6F930568"/>
    <w:rsid w:val="708E47DE"/>
    <w:rsid w:val="709D3EE2"/>
    <w:rsid w:val="733577C7"/>
    <w:rsid w:val="74EC79F4"/>
    <w:rsid w:val="765A745D"/>
    <w:rsid w:val="76894E64"/>
    <w:rsid w:val="772B0A4C"/>
    <w:rsid w:val="77FA63AD"/>
    <w:rsid w:val="78184002"/>
    <w:rsid w:val="7A072FDA"/>
    <w:rsid w:val="7C775CE8"/>
    <w:rsid w:val="7CBF3CAC"/>
    <w:rsid w:val="7DFF7763"/>
    <w:rsid w:val="7E294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42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25"/>
    <w:qFormat/>
    <w:uiPriority w:val="0"/>
    <w:pPr>
      <w:keepNext/>
      <w:autoSpaceDE w:val="0"/>
      <w:autoSpaceDN w:val="0"/>
      <w:adjustRightInd w:val="0"/>
      <w:outlineLvl w:val="0"/>
    </w:pPr>
    <w:rPr>
      <w:rFonts w:ascii="Arial" w:hAnsi="Arial"/>
      <w:b/>
      <w:color w:val="000000"/>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b/>
      <w:sz w:val="30"/>
    </w:rPr>
  </w:style>
  <w:style w:type="paragraph" w:styleId="4">
    <w:name w:val="heading 3"/>
    <w:basedOn w:val="1"/>
    <w:next w:val="1"/>
    <w:unhideWhenUsed/>
    <w:qFormat/>
    <w:uiPriority w:val="0"/>
    <w:pPr>
      <w:keepNext/>
      <w:keepLines/>
      <w:spacing w:before="260" w:after="260" w:line="413" w:lineRule="auto"/>
      <w:outlineLvl w:val="2"/>
    </w:pPr>
    <w:rPr>
      <w:b/>
      <w:sz w:val="28"/>
    </w:rPr>
  </w:style>
  <w:style w:type="character" w:default="1" w:styleId="15">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4"/>
    <w:qFormat/>
    <w:uiPriority w:val="0"/>
    <w:rPr>
      <w:b/>
      <w:bCs/>
    </w:rPr>
  </w:style>
  <w:style w:type="paragraph" w:styleId="6">
    <w:name w:val="annotation text"/>
    <w:basedOn w:val="1"/>
    <w:link w:val="23"/>
    <w:qFormat/>
    <w:uiPriority w:val="0"/>
    <w:pPr>
      <w:jc w:val="left"/>
    </w:pPr>
  </w:style>
  <w:style w:type="paragraph" w:styleId="7">
    <w:name w:val="Body Text Indent"/>
    <w:basedOn w:val="1"/>
    <w:link w:val="21"/>
    <w:qFormat/>
    <w:uiPriority w:val="0"/>
  </w:style>
  <w:style w:type="paragraph" w:styleId="8">
    <w:name w:val="toc 3"/>
    <w:basedOn w:val="1"/>
    <w:next w:val="1"/>
    <w:qFormat/>
    <w:uiPriority w:val="39"/>
    <w:pPr>
      <w:ind w:left="840" w:leftChars="400"/>
    </w:pPr>
  </w:style>
  <w:style w:type="paragraph" w:styleId="9">
    <w:name w:val="Balloon Text"/>
    <w:basedOn w:val="1"/>
    <w:link w:val="22"/>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qFormat/>
    <w:uiPriority w:val="39"/>
  </w:style>
  <w:style w:type="paragraph" w:styleId="13">
    <w:name w:val="toc 2"/>
    <w:basedOn w:val="1"/>
    <w:next w:val="1"/>
    <w:qFormat/>
    <w:uiPriority w:val="39"/>
    <w:pPr>
      <w:ind w:left="420" w:leftChars="200"/>
    </w:pPr>
  </w:style>
  <w:style w:type="paragraph" w:styleId="14">
    <w:name w:val="Normal (Web)"/>
    <w:basedOn w:val="1"/>
    <w:qFormat/>
    <w:uiPriority w:val="0"/>
    <w:pPr>
      <w:spacing w:beforeAutospacing="1" w:afterAutospacing="1"/>
      <w:jc w:val="left"/>
    </w:pPr>
    <w:rPr>
      <w:rFonts w:cs="Times New Roman"/>
      <w:kern w:val="0"/>
    </w:r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styleId="17">
    <w:name w:val="annotation reference"/>
    <w:basedOn w:val="15"/>
    <w:qFormat/>
    <w:uiPriority w:val="0"/>
    <w:rPr>
      <w:sz w:val="21"/>
      <w:szCs w:val="21"/>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0">
    <w:name w:val="列出段落1"/>
    <w:basedOn w:val="1"/>
    <w:unhideWhenUsed/>
    <w:qFormat/>
    <w:uiPriority w:val="99"/>
  </w:style>
  <w:style w:type="character" w:customStyle="1" w:styleId="21">
    <w:name w:val="正文文本缩进 Char"/>
    <w:link w:val="7"/>
    <w:qFormat/>
    <w:uiPriority w:val="0"/>
    <w:rPr>
      <w:rFonts w:eastAsia="宋体" w:asciiTheme="minorHAnsi" w:hAnsiTheme="minorHAnsi"/>
      <w:sz w:val="24"/>
    </w:rPr>
  </w:style>
  <w:style w:type="character" w:customStyle="1" w:styleId="22">
    <w:name w:val="批注框文本 Char"/>
    <w:basedOn w:val="15"/>
    <w:link w:val="9"/>
    <w:qFormat/>
    <w:uiPriority w:val="0"/>
    <w:rPr>
      <w:rFonts w:asciiTheme="minorHAnsi" w:hAnsiTheme="minorHAnsi" w:eastAsiaTheme="minorEastAsia" w:cstheme="minorBidi"/>
      <w:kern w:val="2"/>
      <w:sz w:val="18"/>
      <w:szCs w:val="18"/>
    </w:rPr>
  </w:style>
  <w:style w:type="character" w:customStyle="1" w:styleId="23">
    <w:name w:val="批注文字 Char"/>
    <w:basedOn w:val="15"/>
    <w:link w:val="6"/>
    <w:qFormat/>
    <w:uiPriority w:val="0"/>
    <w:rPr>
      <w:rFonts w:asciiTheme="minorHAnsi" w:hAnsiTheme="minorHAnsi" w:eastAsiaTheme="minorEastAsia" w:cstheme="minorBidi"/>
      <w:kern w:val="2"/>
      <w:sz w:val="21"/>
      <w:szCs w:val="24"/>
    </w:rPr>
  </w:style>
  <w:style w:type="character" w:customStyle="1" w:styleId="24">
    <w:name w:val="批注主题 Char"/>
    <w:basedOn w:val="23"/>
    <w:link w:val="5"/>
    <w:qFormat/>
    <w:uiPriority w:val="0"/>
    <w:rPr>
      <w:rFonts w:asciiTheme="minorHAnsi" w:hAnsiTheme="minorHAnsi" w:eastAsiaTheme="minorEastAsia" w:cstheme="minorBidi"/>
      <w:b/>
      <w:bCs/>
      <w:kern w:val="2"/>
      <w:sz w:val="21"/>
      <w:szCs w:val="24"/>
    </w:rPr>
  </w:style>
  <w:style w:type="character" w:customStyle="1" w:styleId="25">
    <w:name w:val="标题 1 Char"/>
    <w:link w:val="2"/>
    <w:qFormat/>
    <w:uiPriority w:val="0"/>
    <w:rPr>
      <w:rFonts w:ascii="Arial" w:hAnsi="Arial" w:eastAsia="宋体"/>
      <w:b/>
      <w:color w:val="00000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44.bin"/><Relationship Id="rId97" Type="http://schemas.openxmlformats.org/officeDocument/2006/relationships/image" Target="media/image31.wmf"/><Relationship Id="rId96" Type="http://schemas.openxmlformats.org/officeDocument/2006/relationships/oleObject" Target="embeddings/oleObject43.bin"/><Relationship Id="rId95" Type="http://schemas.openxmlformats.org/officeDocument/2006/relationships/image" Target="media/image30.wmf"/><Relationship Id="rId94" Type="http://schemas.openxmlformats.org/officeDocument/2006/relationships/oleObject" Target="embeddings/oleObject42.bin"/><Relationship Id="rId93" Type="http://schemas.openxmlformats.org/officeDocument/2006/relationships/image" Target="media/image29.wmf"/><Relationship Id="rId92" Type="http://schemas.openxmlformats.org/officeDocument/2006/relationships/oleObject" Target="embeddings/oleObject41.bin"/><Relationship Id="rId91" Type="http://schemas.openxmlformats.org/officeDocument/2006/relationships/image" Target="media/image28.wmf"/><Relationship Id="rId90" Type="http://schemas.openxmlformats.org/officeDocument/2006/relationships/oleObject" Target="embeddings/oleObject40.bin"/><Relationship Id="rId9" Type="http://schemas.openxmlformats.org/officeDocument/2006/relationships/header" Target="header4.xml"/><Relationship Id="rId89" Type="http://schemas.openxmlformats.org/officeDocument/2006/relationships/image" Target="media/image27.wmf"/><Relationship Id="rId88" Type="http://schemas.openxmlformats.org/officeDocument/2006/relationships/oleObject" Target="embeddings/oleObject39.bin"/><Relationship Id="rId87" Type="http://schemas.openxmlformats.org/officeDocument/2006/relationships/image" Target="media/image26.png"/><Relationship Id="rId86" Type="http://schemas.openxmlformats.org/officeDocument/2006/relationships/image" Target="media/image25.png"/><Relationship Id="rId85" Type="http://schemas.openxmlformats.org/officeDocument/2006/relationships/image" Target="media/image24.wmf"/><Relationship Id="rId84" Type="http://schemas.openxmlformats.org/officeDocument/2006/relationships/oleObject" Target="embeddings/oleObject38.bin"/><Relationship Id="rId83" Type="http://schemas.openxmlformats.org/officeDocument/2006/relationships/image" Target="media/image23.wmf"/><Relationship Id="rId82" Type="http://schemas.openxmlformats.org/officeDocument/2006/relationships/oleObject" Target="embeddings/oleObject37.bin"/><Relationship Id="rId81" Type="http://schemas.openxmlformats.org/officeDocument/2006/relationships/image" Target="media/image22.wmf"/><Relationship Id="rId80" Type="http://schemas.openxmlformats.org/officeDocument/2006/relationships/oleObject" Target="embeddings/oleObject36.bin"/><Relationship Id="rId8" Type="http://schemas.openxmlformats.org/officeDocument/2006/relationships/footer" Target="footer3.xml"/><Relationship Id="rId79" Type="http://schemas.openxmlformats.org/officeDocument/2006/relationships/image" Target="media/image21.wmf"/><Relationship Id="rId78" Type="http://schemas.openxmlformats.org/officeDocument/2006/relationships/oleObject" Target="embeddings/oleObject35.bin"/><Relationship Id="rId77" Type="http://schemas.openxmlformats.org/officeDocument/2006/relationships/image" Target="media/image20.wmf"/><Relationship Id="rId76" Type="http://schemas.openxmlformats.org/officeDocument/2006/relationships/oleObject" Target="embeddings/oleObject34.bin"/><Relationship Id="rId75" Type="http://schemas.openxmlformats.org/officeDocument/2006/relationships/image" Target="media/image19.wmf"/><Relationship Id="rId74" Type="http://schemas.openxmlformats.org/officeDocument/2006/relationships/oleObject" Target="embeddings/oleObject33.bin"/><Relationship Id="rId73" Type="http://schemas.openxmlformats.org/officeDocument/2006/relationships/image" Target="media/image18.wmf"/><Relationship Id="rId72" Type="http://schemas.openxmlformats.org/officeDocument/2006/relationships/oleObject" Target="embeddings/oleObject32.bin"/><Relationship Id="rId71" Type="http://schemas.openxmlformats.org/officeDocument/2006/relationships/image" Target="media/image17.wmf"/><Relationship Id="rId70" Type="http://schemas.openxmlformats.org/officeDocument/2006/relationships/oleObject" Target="embeddings/oleObject31.bin"/><Relationship Id="rId7" Type="http://schemas.openxmlformats.org/officeDocument/2006/relationships/footer" Target="footer2.xml"/><Relationship Id="rId69" Type="http://schemas.openxmlformats.org/officeDocument/2006/relationships/image" Target="media/image16.wmf"/><Relationship Id="rId68" Type="http://schemas.openxmlformats.org/officeDocument/2006/relationships/oleObject" Target="embeddings/oleObject30.bin"/><Relationship Id="rId67" Type="http://schemas.openxmlformats.org/officeDocument/2006/relationships/image" Target="media/image15.wmf"/><Relationship Id="rId66" Type="http://schemas.openxmlformats.org/officeDocument/2006/relationships/oleObject" Target="embeddings/oleObject29.bin"/><Relationship Id="rId65" Type="http://schemas.openxmlformats.org/officeDocument/2006/relationships/image" Target="media/image14.wmf"/><Relationship Id="rId64" Type="http://schemas.openxmlformats.org/officeDocument/2006/relationships/oleObject" Target="embeddings/oleObject28.bin"/><Relationship Id="rId63" Type="http://schemas.openxmlformats.org/officeDocument/2006/relationships/oleObject" Target="embeddings/oleObject27.bin"/><Relationship Id="rId62" Type="http://schemas.openxmlformats.org/officeDocument/2006/relationships/oleObject" Target="embeddings/oleObject26.bin"/><Relationship Id="rId61" Type="http://schemas.openxmlformats.org/officeDocument/2006/relationships/image" Target="media/image13.wmf"/><Relationship Id="rId60" Type="http://schemas.openxmlformats.org/officeDocument/2006/relationships/oleObject" Target="embeddings/oleObject25.bin"/><Relationship Id="rId6" Type="http://schemas.openxmlformats.org/officeDocument/2006/relationships/footer" Target="footer1.xml"/><Relationship Id="rId59" Type="http://schemas.openxmlformats.org/officeDocument/2006/relationships/image" Target="media/image12.wmf"/><Relationship Id="rId58" Type="http://schemas.openxmlformats.org/officeDocument/2006/relationships/oleObject" Target="embeddings/oleObject24.bin"/><Relationship Id="rId57" Type="http://schemas.openxmlformats.org/officeDocument/2006/relationships/image" Target="media/image11.wmf"/><Relationship Id="rId56" Type="http://schemas.openxmlformats.org/officeDocument/2006/relationships/oleObject" Target="embeddings/oleObject23.bin"/><Relationship Id="rId55" Type="http://schemas.openxmlformats.org/officeDocument/2006/relationships/image" Target="media/image10.wmf"/><Relationship Id="rId54" Type="http://schemas.openxmlformats.org/officeDocument/2006/relationships/oleObject" Target="embeddings/oleObject22.bin"/><Relationship Id="rId53" Type="http://schemas.openxmlformats.org/officeDocument/2006/relationships/image" Target="media/image9.wmf"/><Relationship Id="rId52" Type="http://schemas.openxmlformats.org/officeDocument/2006/relationships/oleObject" Target="embeddings/oleObject21.bin"/><Relationship Id="rId51" Type="http://schemas.openxmlformats.org/officeDocument/2006/relationships/image" Target="media/image8.wmf"/><Relationship Id="rId50" Type="http://schemas.openxmlformats.org/officeDocument/2006/relationships/oleObject" Target="embeddings/oleObject20.bin"/><Relationship Id="rId5" Type="http://schemas.openxmlformats.org/officeDocument/2006/relationships/header" Target="header3.xml"/><Relationship Id="rId49" Type="http://schemas.openxmlformats.org/officeDocument/2006/relationships/image" Target="media/image7.wmf"/><Relationship Id="rId48" Type="http://schemas.openxmlformats.org/officeDocument/2006/relationships/oleObject" Target="embeddings/oleObject19.bin"/><Relationship Id="rId47" Type="http://schemas.openxmlformats.org/officeDocument/2006/relationships/image" Target="media/image6.wmf"/><Relationship Id="rId46" Type="http://schemas.openxmlformats.org/officeDocument/2006/relationships/oleObject" Target="embeddings/oleObject18.bin"/><Relationship Id="rId45" Type="http://schemas.openxmlformats.org/officeDocument/2006/relationships/oleObject" Target="embeddings/oleObject17.bin"/><Relationship Id="rId44" Type="http://schemas.openxmlformats.org/officeDocument/2006/relationships/oleObject" Target="embeddings/oleObject16.bin"/><Relationship Id="rId43" Type="http://schemas.openxmlformats.org/officeDocument/2006/relationships/oleObject" Target="embeddings/oleObject15.bin"/><Relationship Id="rId42" Type="http://schemas.openxmlformats.org/officeDocument/2006/relationships/image" Target="media/image5.wmf"/><Relationship Id="rId41" Type="http://schemas.openxmlformats.org/officeDocument/2006/relationships/oleObject" Target="embeddings/oleObject14.bin"/><Relationship Id="rId40" Type="http://schemas.openxmlformats.org/officeDocument/2006/relationships/image" Target="media/image4.wmf"/><Relationship Id="rId4" Type="http://schemas.openxmlformats.org/officeDocument/2006/relationships/header" Target="header2.xml"/><Relationship Id="rId39" Type="http://schemas.openxmlformats.org/officeDocument/2006/relationships/oleObject" Target="embeddings/oleObject13.bin"/><Relationship Id="rId38" Type="http://schemas.openxmlformats.org/officeDocument/2006/relationships/oleObject" Target="embeddings/oleObject12.bin"/><Relationship Id="rId37" Type="http://schemas.openxmlformats.org/officeDocument/2006/relationships/oleObject" Target="embeddings/oleObject11.bin"/><Relationship Id="rId36" Type="http://schemas.openxmlformats.org/officeDocument/2006/relationships/oleObject" Target="embeddings/oleObject10.bin"/><Relationship Id="rId359" Type="http://schemas.microsoft.com/office/2011/relationships/people" Target="people.xml"/><Relationship Id="rId358" Type="http://schemas.openxmlformats.org/officeDocument/2006/relationships/fontTable" Target="fontTable.xml"/><Relationship Id="rId357" Type="http://schemas.openxmlformats.org/officeDocument/2006/relationships/customXml" Target="../customXml/item2.xml"/><Relationship Id="rId356" Type="http://schemas.openxmlformats.org/officeDocument/2006/relationships/numbering" Target="numbering.xml"/><Relationship Id="rId355" Type="http://schemas.openxmlformats.org/officeDocument/2006/relationships/customXml" Target="../customXml/item1.xml"/><Relationship Id="rId354" Type="http://schemas.openxmlformats.org/officeDocument/2006/relationships/oleObject" Target="embeddings/oleObject162.bin"/><Relationship Id="rId353" Type="http://schemas.openxmlformats.org/officeDocument/2006/relationships/oleObject" Target="embeddings/oleObject161.bin"/><Relationship Id="rId352" Type="http://schemas.openxmlformats.org/officeDocument/2006/relationships/oleObject" Target="embeddings/oleObject160.bin"/><Relationship Id="rId351" Type="http://schemas.openxmlformats.org/officeDocument/2006/relationships/oleObject" Target="embeddings/oleObject159.bin"/><Relationship Id="rId350" Type="http://schemas.openxmlformats.org/officeDocument/2006/relationships/oleObject" Target="embeddings/oleObject158.bin"/><Relationship Id="rId35" Type="http://schemas.openxmlformats.org/officeDocument/2006/relationships/oleObject" Target="embeddings/oleObject9.bin"/><Relationship Id="rId349" Type="http://schemas.openxmlformats.org/officeDocument/2006/relationships/image" Target="media/image169.wmf"/><Relationship Id="rId348" Type="http://schemas.openxmlformats.org/officeDocument/2006/relationships/oleObject" Target="embeddings/oleObject157.bin"/><Relationship Id="rId347" Type="http://schemas.openxmlformats.org/officeDocument/2006/relationships/oleObject" Target="embeddings/oleObject156.bin"/><Relationship Id="rId346" Type="http://schemas.openxmlformats.org/officeDocument/2006/relationships/oleObject" Target="embeddings/oleObject155.bin"/><Relationship Id="rId345" Type="http://schemas.openxmlformats.org/officeDocument/2006/relationships/image" Target="media/image168.wmf"/><Relationship Id="rId344" Type="http://schemas.openxmlformats.org/officeDocument/2006/relationships/oleObject" Target="embeddings/oleObject154.bin"/><Relationship Id="rId343" Type="http://schemas.openxmlformats.org/officeDocument/2006/relationships/image" Target="media/image167.wmf"/><Relationship Id="rId342" Type="http://schemas.openxmlformats.org/officeDocument/2006/relationships/oleObject" Target="embeddings/oleObject153.bin"/><Relationship Id="rId341" Type="http://schemas.openxmlformats.org/officeDocument/2006/relationships/image" Target="media/image166.png"/><Relationship Id="rId340" Type="http://schemas.openxmlformats.org/officeDocument/2006/relationships/image" Target="media/image165.png"/><Relationship Id="rId34" Type="http://schemas.openxmlformats.org/officeDocument/2006/relationships/oleObject" Target="embeddings/oleObject8.bin"/><Relationship Id="rId339" Type="http://schemas.openxmlformats.org/officeDocument/2006/relationships/image" Target="media/image164.png"/><Relationship Id="rId338" Type="http://schemas.openxmlformats.org/officeDocument/2006/relationships/image" Target="media/image163.png"/><Relationship Id="rId337" Type="http://schemas.openxmlformats.org/officeDocument/2006/relationships/image" Target="media/image162.png"/><Relationship Id="rId336" Type="http://schemas.openxmlformats.org/officeDocument/2006/relationships/image" Target="media/image161.png"/><Relationship Id="rId335" Type="http://schemas.openxmlformats.org/officeDocument/2006/relationships/oleObject" Target="embeddings/oleObject152.bin"/><Relationship Id="rId334" Type="http://schemas.openxmlformats.org/officeDocument/2006/relationships/oleObject" Target="embeddings/oleObject151.bin"/><Relationship Id="rId333" Type="http://schemas.openxmlformats.org/officeDocument/2006/relationships/oleObject" Target="embeddings/oleObject150.bin"/><Relationship Id="rId332" Type="http://schemas.openxmlformats.org/officeDocument/2006/relationships/image" Target="media/image160.wmf"/><Relationship Id="rId331" Type="http://schemas.openxmlformats.org/officeDocument/2006/relationships/oleObject" Target="embeddings/oleObject149.bin"/><Relationship Id="rId330" Type="http://schemas.openxmlformats.org/officeDocument/2006/relationships/image" Target="media/image159.emf"/><Relationship Id="rId33" Type="http://schemas.openxmlformats.org/officeDocument/2006/relationships/oleObject" Target="embeddings/oleObject7.bin"/><Relationship Id="rId329" Type="http://schemas.openxmlformats.org/officeDocument/2006/relationships/image" Target="media/image158.emf"/><Relationship Id="rId328" Type="http://schemas.openxmlformats.org/officeDocument/2006/relationships/image" Target="media/image157.emf"/><Relationship Id="rId327" Type="http://schemas.openxmlformats.org/officeDocument/2006/relationships/image" Target="media/image156.emf"/><Relationship Id="rId326" Type="http://schemas.openxmlformats.org/officeDocument/2006/relationships/image" Target="media/image155.emf"/><Relationship Id="rId325" Type="http://schemas.openxmlformats.org/officeDocument/2006/relationships/image" Target="media/image154.emf"/><Relationship Id="rId324" Type="http://schemas.openxmlformats.org/officeDocument/2006/relationships/image" Target="media/image153.emf"/><Relationship Id="rId323" Type="http://schemas.openxmlformats.org/officeDocument/2006/relationships/image" Target="media/image152.emf"/><Relationship Id="rId322" Type="http://schemas.openxmlformats.org/officeDocument/2006/relationships/image" Target="media/image151.emf"/><Relationship Id="rId321" Type="http://schemas.openxmlformats.org/officeDocument/2006/relationships/image" Target="media/image150.emf"/><Relationship Id="rId320" Type="http://schemas.openxmlformats.org/officeDocument/2006/relationships/image" Target="media/image149.emf"/><Relationship Id="rId32" Type="http://schemas.openxmlformats.org/officeDocument/2006/relationships/oleObject" Target="embeddings/oleObject6.bin"/><Relationship Id="rId319" Type="http://schemas.openxmlformats.org/officeDocument/2006/relationships/image" Target="media/image148.emf"/><Relationship Id="rId318" Type="http://schemas.openxmlformats.org/officeDocument/2006/relationships/image" Target="media/image147.emf"/><Relationship Id="rId317" Type="http://schemas.openxmlformats.org/officeDocument/2006/relationships/image" Target="media/image146.emf"/><Relationship Id="rId316" Type="http://schemas.openxmlformats.org/officeDocument/2006/relationships/image" Target="media/image145.emf"/><Relationship Id="rId315" Type="http://schemas.openxmlformats.org/officeDocument/2006/relationships/image" Target="media/image144.emf"/><Relationship Id="rId314" Type="http://schemas.openxmlformats.org/officeDocument/2006/relationships/image" Target="media/image143.emf"/><Relationship Id="rId313" Type="http://schemas.openxmlformats.org/officeDocument/2006/relationships/image" Target="media/image142.emf"/><Relationship Id="rId312" Type="http://schemas.openxmlformats.org/officeDocument/2006/relationships/image" Target="media/image141.emf"/><Relationship Id="rId311" Type="http://schemas.openxmlformats.org/officeDocument/2006/relationships/image" Target="media/image140.emf"/><Relationship Id="rId310" Type="http://schemas.openxmlformats.org/officeDocument/2006/relationships/image" Target="media/image139.emf"/><Relationship Id="rId31" Type="http://schemas.openxmlformats.org/officeDocument/2006/relationships/oleObject" Target="embeddings/oleObject5.bin"/><Relationship Id="rId309" Type="http://schemas.openxmlformats.org/officeDocument/2006/relationships/image" Target="media/image138.emf"/><Relationship Id="rId308" Type="http://schemas.openxmlformats.org/officeDocument/2006/relationships/image" Target="media/image137.emf"/><Relationship Id="rId307" Type="http://schemas.openxmlformats.org/officeDocument/2006/relationships/image" Target="media/image136.emf"/><Relationship Id="rId306" Type="http://schemas.openxmlformats.org/officeDocument/2006/relationships/image" Target="media/image135.emf"/><Relationship Id="rId305" Type="http://schemas.openxmlformats.org/officeDocument/2006/relationships/oleObject" Target="embeddings/oleObject148.bin"/><Relationship Id="rId304" Type="http://schemas.openxmlformats.org/officeDocument/2006/relationships/image" Target="media/image134.wmf"/><Relationship Id="rId303" Type="http://schemas.openxmlformats.org/officeDocument/2006/relationships/oleObject" Target="embeddings/oleObject147.bin"/><Relationship Id="rId302" Type="http://schemas.openxmlformats.org/officeDocument/2006/relationships/oleObject" Target="embeddings/oleObject146.bin"/><Relationship Id="rId301" Type="http://schemas.openxmlformats.org/officeDocument/2006/relationships/image" Target="media/image133.wmf"/><Relationship Id="rId300" Type="http://schemas.openxmlformats.org/officeDocument/2006/relationships/oleObject" Target="embeddings/oleObject145.bin"/><Relationship Id="rId30" Type="http://schemas.openxmlformats.org/officeDocument/2006/relationships/oleObject" Target="embeddings/oleObject4.bin"/><Relationship Id="rId3" Type="http://schemas.openxmlformats.org/officeDocument/2006/relationships/header" Target="header1.xml"/><Relationship Id="rId299" Type="http://schemas.openxmlformats.org/officeDocument/2006/relationships/oleObject" Target="embeddings/oleObject144.bin"/><Relationship Id="rId298" Type="http://schemas.openxmlformats.org/officeDocument/2006/relationships/image" Target="media/image132.wmf"/><Relationship Id="rId297" Type="http://schemas.openxmlformats.org/officeDocument/2006/relationships/oleObject" Target="embeddings/oleObject143.bin"/><Relationship Id="rId296" Type="http://schemas.openxmlformats.org/officeDocument/2006/relationships/oleObject" Target="embeddings/oleObject142.bin"/><Relationship Id="rId295" Type="http://schemas.openxmlformats.org/officeDocument/2006/relationships/image" Target="media/image131.wmf"/><Relationship Id="rId294" Type="http://schemas.openxmlformats.org/officeDocument/2006/relationships/oleObject" Target="embeddings/oleObject141.bin"/><Relationship Id="rId293" Type="http://schemas.openxmlformats.org/officeDocument/2006/relationships/oleObject" Target="embeddings/oleObject140.bin"/><Relationship Id="rId292" Type="http://schemas.openxmlformats.org/officeDocument/2006/relationships/image" Target="media/image130.wmf"/><Relationship Id="rId291" Type="http://schemas.openxmlformats.org/officeDocument/2006/relationships/oleObject" Target="embeddings/oleObject139.bin"/><Relationship Id="rId290" Type="http://schemas.openxmlformats.org/officeDocument/2006/relationships/oleObject" Target="embeddings/oleObject138.bin"/><Relationship Id="rId29" Type="http://schemas.openxmlformats.org/officeDocument/2006/relationships/image" Target="media/image3.wmf"/><Relationship Id="rId289" Type="http://schemas.openxmlformats.org/officeDocument/2006/relationships/oleObject" Target="embeddings/oleObject137.bin"/><Relationship Id="rId288" Type="http://schemas.openxmlformats.org/officeDocument/2006/relationships/oleObject" Target="embeddings/oleObject136.bin"/><Relationship Id="rId287" Type="http://schemas.openxmlformats.org/officeDocument/2006/relationships/oleObject" Target="embeddings/oleObject135.bin"/><Relationship Id="rId286" Type="http://schemas.openxmlformats.org/officeDocument/2006/relationships/image" Target="media/image129.wmf"/><Relationship Id="rId285" Type="http://schemas.openxmlformats.org/officeDocument/2006/relationships/oleObject" Target="embeddings/oleObject134.bin"/><Relationship Id="rId284" Type="http://schemas.openxmlformats.org/officeDocument/2006/relationships/oleObject" Target="embeddings/oleObject133.bin"/><Relationship Id="rId283" Type="http://schemas.openxmlformats.org/officeDocument/2006/relationships/image" Target="media/image128.wmf"/><Relationship Id="rId282" Type="http://schemas.openxmlformats.org/officeDocument/2006/relationships/oleObject" Target="embeddings/oleObject132.bin"/><Relationship Id="rId281" Type="http://schemas.openxmlformats.org/officeDocument/2006/relationships/oleObject" Target="embeddings/oleObject131.bin"/><Relationship Id="rId280" Type="http://schemas.openxmlformats.org/officeDocument/2006/relationships/image" Target="media/image127.wmf"/><Relationship Id="rId28" Type="http://schemas.openxmlformats.org/officeDocument/2006/relationships/oleObject" Target="embeddings/oleObject3.bin"/><Relationship Id="rId279" Type="http://schemas.openxmlformats.org/officeDocument/2006/relationships/oleObject" Target="embeddings/oleObject130.bin"/><Relationship Id="rId278" Type="http://schemas.openxmlformats.org/officeDocument/2006/relationships/image" Target="media/image126.emf"/><Relationship Id="rId277" Type="http://schemas.openxmlformats.org/officeDocument/2006/relationships/image" Target="media/image125.emf"/><Relationship Id="rId276" Type="http://schemas.openxmlformats.org/officeDocument/2006/relationships/image" Target="media/image124.emf"/><Relationship Id="rId275" Type="http://schemas.openxmlformats.org/officeDocument/2006/relationships/image" Target="media/image123.emf"/><Relationship Id="rId274" Type="http://schemas.openxmlformats.org/officeDocument/2006/relationships/image" Target="media/image122.emf"/><Relationship Id="rId273" Type="http://schemas.openxmlformats.org/officeDocument/2006/relationships/image" Target="media/image121.emf"/><Relationship Id="rId272" Type="http://schemas.openxmlformats.org/officeDocument/2006/relationships/image" Target="media/image120.emf"/><Relationship Id="rId271" Type="http://schemas.openxmlformats.org/officeDocument/2006/relationships/image" Target="media/image119.emf"/><Relationship Id="rId270" Type="http://schemas.openxmlformats.org/officeDocument/2006/relationships/image" Target="media/image118.emf"/><Relationship Id="rId27" Type="http://schemas.openxmlformats.org/officeDocument/2006/relationships/oleObject" Target="embeddings/oleObject2.bin"/><Relationship Id="rId269" Type="http://schemas.openxmlformats.org/officeDocument/2006/relationships/image" Target="media/image117.emf"/><Relationship Id="rId268" Type="http://schemas.openxmlformats.org/officeDocument/2006/relationships/image" Target="media/image116.emf"/><Relationship Id="rId267" Type="http://schemas.openxmlformats.org/officeDocument/2006/relationships/image" Target="media/image115.emf"/><Relationship Id="rId266" Type="http://schemas.openxmlformats.org/officeDocument/2006/relationships/image" Target="media/image114.emf"/><Relationship Id="rId265" Type="http://schemas.openxmlformats.org/officeDocument/2006/relationships/image" Target="media/image113.emf"/><Relationship Id="rId264" Type="http://schemas.openxmlformats.org/officeDocument/2006/relationships/image" Target="media/image112.emf"/><Relationship Id="rId263" Type="http://schemas.openxmlformats.org/officeDocument/2006/relationships/image" Target="media/image111.emf"/><Relationship Id="rId262" Type="http://schemas.openxmlformats.org/officeDocument/2006/relationships/image" Target="media/image110.wmf"/><Relationship Id="rId261" Type="http://schemas.openxmlformats.org/officeDocument/2006/relationships/oleObject" Target="embeddings/oleObject129.bin"/><Relationship Id="rId260" Type="http://schemas.openxmlformats.org/officeDocument/2006/relationships/oleObject" Target="embeddings/oleObject128.bin"/><Relationship Id="rId26" Type="http://schemas.openxmlformats.org/officeDocument/2006/relationships/image" Target="media/image2.wmf"/><Relationship Id="rId259" Type="http://schemas.openxmlformats.org/officeDocument/2006/relationships/image" Target="media/image109.wmf"/><Relationship Id="rId258" Type="http://schemas.openxmlformats.org/officeDocument/2006/relationships/oleObject" Target="embeddings/oleObject127.bin"/><Relationship Id="rId257" Type="http://schemas.openxmlformats.org/officeDocument/2006/relationships/image" Target="media/image108.wmf"/><Relationship Id="rId256" Type="http://schemas.openxmlformats.org/officeDocument/2006/relationships/oleObject" Target="embeddings/oleObject126.bin"/><Relationship Id="rId255" Type="http://schemas.openxmlformats.org/officeDocument/2006/relationships/oleObject" Target="embeddings/oleObject125.bin"/><Relationship Id="rId254" Type="http://schemas.openxmlformats.org/officeDocument/2006/relationships/image" Target="media/image107.wmf"/><Relationship Id="rId253" Type="http://schemas.openxmlformats.org/officeDocument/2006/relationships/oleObject" Target="embeddings/oleObject124.bin"/><Relationship Id="rId252" Type="http://schemas.openxmlformats.org/officeDocument/2006/relationships/oleObject" Target="embeddings/oleObject123.bin"/><Relationship Id="rId251" Type="http://schemas.openxmlformats.org/officeDocument/2006/relationships/image" Target="media/image106.wmf"/><Relationship Id="rId250" Type="http://schemas.openxmlformats.org/officeDocument/2006/relationships/oleObject" Target="embeddings/oleObject122.bin"/><Relationship Id="rId25" Type="http://schemas.openxmlformats.org/officeDocument/2006/relationships/oleObject" Target="embeddings/oleObject1.bin"/><Relationship Id="rId249" Type="http://schemas.openxmlformats.org/officeDocument/2006/relationships/image" Target="media/image105.wmf"/><Relationship Id="rId248" Type="http://schemas.openxmlformats.org/officeDocument/2006/relationships/oleObject" Target="embeddings/oleObject121.bin"/><Relationship Id="rId247" Type="http://schemas.openxmlformats.org/officeDocument/2006/relationships/image" Target="media/image104.wmf"/><Relationship Id="rId246" Type="http://schemas.openxmlformats.org/officeDocument/2006/relationships/oleObject" Target="embeddings/oleObject120.bin"/><Relationship Id="rId245" Type="http://schemas.openxmlformats.org/officeDocument/2006/relationships/image" Target="media/image103.wmf"/><Relationship Id="rId244" Type="http://schemas.openxmlformats.org/officeDocument/2006/relationships/oleObject" Target="embeddings/oleObject119.bin"/><Relationship Id="rId243" Type="http://schemas.openxmlformats.org/officeDocument/2006/relationships/image" Target="media/image102.emf"/><Relationship Id="rId242" Type="http://schemas.openxmlformats.org/officeDocument/2006/relationships/image" Target="media/image101.emf"/><Relationship Id="rId241" Type="http://schemas.openxmlformats.org/officeDocument/2006/relationships/image" Target="media/image100.emf"/><Relationship Id="rId240" Type="http://schemas.openxmlformats.org/officeDocument/2006/relationships/image" Target="media/image99.emf"/><Relationship Id="rId24" Type="http://schemas.openxmlformats.org/officeDocument/2006/relationships/image" Target="media/image1.png"/><Relationship Id="rId239" Type="http://schemas.openxmlformats.org/officeDocument/2006/relationships/image" Target="media/image98.wmf"/><Relationship Id="rId238" Type="http://schemas.openxmlformats.org/officeDocument/2006/relationships/oleObject" Target="embeddings/oleObject118.bin"/><Relationship Id="rId237" Type="http://schemas.openxmlformats.org/officeDocument/2006/relationships/image" Target="media/image97.wmf"/><Relationship Id="rId236" Type="http://schemas.openxmlformats.org/officeDocument/2006/relationships/oleObject" Target="embeddings/oleObject117.bin"/><Relationship Id="rId235" Type="http://schemas.openxmlformats.org/officeDocument/2006/relationships/image" Target="media/image96.wmf"/><Relationship Id="rId234" Type="http://schemas.openxmlformats.org/officeDocument/2006/relationships/oleObject" Target="embeddings/oleObject116.bin"/><Relationship Id="rId233" Type="http://schemas.openxmlformats.org/officeDocument/2006/relationships/image" Target="media/image95.wmf"/><Relationship Id="rId232" Type="http://schemas.openxmlformats.org/officeDocument/2006/relationships/oleObject" Target="embeddings/oleObject115.bin"/><Relationship Id="rId231" Type="http://schemas.openxmlformats.org/officeDocument/2006/relationships/image" Target="media/image94.wmf"/><Relationship Id="rId230" Type="http://schemas.openxmlformats.org/officeDocument/2006/relationships/oleObject" Target="embeddings/oleObject114.bin"/><Relationship Id="rId23" Type="http://schemas.openxmlformats.org/officeDocument/2006/relationships/theme" Target="theme/theme1.xml"/><Relationship Id="rId229" Type="http://schemas.openxmlformats.org/officeDocument/2006/relationships/image" Target="media/image93.wmf"/><Relationship Id="rId228" Type="http://schemas.openxmlformats.org/officeDocument/2006/relationships/oleObject" Target="embeddings/oleObject113.bin"/><Relationship Id="rId227" Type="http://schemas.openxmlformats.org/officeDocument/2006/relationships/image" Target="media/image92.wmf"/><Relationship Id="rId226" Type="http://schemas.openxmlformats.org/officeDocument/2006/relationships/oleObject" Target="embeddings/oleObject112.bin"/><Relationship Id="rId225" Type="http://schemas.openxmlformats.org/officeDocument/2006/relationships/image" Target="media/image91.wmf"/><Relationship Id="rId224" Type="http://schemas.openxmlformats.org/officeDocument/2006/relationships/oleObject" Target="embeddings/oleObject111.bin"/><Relationship Id="rId223" Type="http://schemas.openxmlformats.org/officeDocument/2006/relationships/image" Target="media/image90.wmf"/><Relationship Id="rId222" Type="http://schemas.openxmlformats.org/officeDocument/2006/relationships/oleObject" Target="embeddings/oleObject110.bin"/><Relationship Id="rId221" Type="http://schemas.openxmlformats.org/officeDocument/2006/relationships/image" Target="media/image89.wmf"/><Relationship Id="rId220" Type="http://schemas.openxmlformats.org/officeDocument/2006/relationships/oleObject" Target="embeddings/oleObject109.bin"/><Relationship Id="rId22" Type="http://schemas.openxmlformats.org/officeDocument/2006/relationships/footer" Target="footer11.xml"/><Relationship Id="rId219" Type="http://schemas.openxmlformats.org/officeDocument/2006/relationships/image" Target="media/image88.wmf"/><Relationship Id="rId218" Type="http://schemas.openxmlformats.org/officeDocument/2006/relationships/oleObject" Target="embeddings/oleObject108.bin"/><Relationship Id="rId217" Type="http://schemas.openxmlformats.org/officeDocument/2006/relationships/image" Target="media/image87.wmf"/><Relationship Id="rId216" Type="http://schemas.openxmlformats.org/officeDocument/2006/relationships/oleObject" Target="embeddings/oleObject107.bin"/><Relationship Id="rId215" Type="http://schemas.openxmlformats.org/officeDocument/2006/relationships/image" Target="media/image86.wmf"/><Relationship Id="rId214" Type="http://schemas.openxmlformats.org/officeDocument/2006/relationships/oleObject" Target="embeddings/oleObject106.bin"/><Relationship Id="rId213" Type="http://schemas.openxmlformats.org/officeDocument/2006/relationships/image" Target="media/image85.wmf"/><Relationship Id="rId212" Type="http://schemas.openxmlformats.org/officeDocument/2006/relationships/oleObject" Target="embeddings/oleObject105.bin"/><Relationship Id="rId211" Type="http://schemas.openxmlformats.org/officeDocument/2006/relationships/image" Target="media/image84.wmf"/><Relationship Id="rId210" Type="http://schemas.openxmlformats.org/officeDocument/2006/relationships/oleObject" Target="embeddings/oleObject104.bin"/><Relationship Id="rId21" Type="http://schemas.openxmlformats.org/officeDocument/2006/relationships/footer" Target="footer10.xml"/><Relationship Id="rId209" Type="http://schemas.openxmlformats.org/officeDocument/2006/relationships/image" Target="media/image83.wmf"/><Relationship Id="rId208" Type="http://schemas.openxmlformats.org/officeDocument/2006/relationships/oleObject" Target="embeddings/oleObject103.bin"/><Relationship Id="rId207" Type="http://schemas.openxmlformats.org/officeDocument/2006/relationships/image" Target="media/image82.wmf"/><Relationship Id="rId206" Type="http://schemas.openxmlformats.org/officeDocument/2006/relationships/oleObject" Target="embeddings/oleObject102.bin"/><Relationship Id="rId205" Type="http://schemas.openxmlformats.org/officeDocument/2006/relationships/image" Target="media/image81.wmf"/><Relationship Id="rId204" Type="http://schemas.openxmlformats.org/officeDocument/2006/relationships/oleObject" Target="embeddings/oleObject101.bin"/><Relationship Id="rId203" Type="http://schemas.openxmlformats.org/officeDocument/2006/relationships/image" Target="media/image80.wmf"/><Relationship Id="rId202" Type="http://schemas.openxmlformats.org/officeDocument/2006/relationships/oleObject" Target="embeddings/oleObject100.bin"/><Relationship Id="rId201" Type="http://schemas.openxmlformats.org/officeDocument/2006/relationships/image" Target="media/image79.wmf"/><Relationship Id="rId200" Type="http://schemas.openxmlformats.org/officeDocument/2006/relationships/oleObject" Target="embeddings/oleObject99.bin"/><Relationship Id="rId20" Type="http://schemas.openxmlformats.org/officeDocument/2006/relationships/header" Target="header9.xml"/><Relationship Id="rId2" Type="http://schemas.openxmlformats.org/officeDocument/2006/relationships/settings" Target="settings.xml"/><Relationship Id="rId199" Type="http://schemas.openxmlformats.org/officeDocument/2006/relationships/image" Target="media/image78.wmf"/><Relationship Id="rId198" Type="http://schemas.openxmlformats.org/officeDocument/2006/relationships/oleObject" Target="embeddings/oleObject98.bin"/><Relationship Id="rId197" Type="http://schemas.openxmlformats.org/officeDocument/2006/relationships/image" Target="media/image77.wmf"/><Relationship Id="rId196" Type="http://schemas.openxmlformats.org/officeDocument/2006/relationships/oleObject" Target="embeddings/oleObject97.bin"/><Relationship Id="rId195" Type="http://schemas.openxmlformats.org/officeDocument/2006/relationships/image" Target="media/image76.wmf"/><Relationship Id="rId194" Type="http://schemas.openxmlformats.org/officeDocument/2006/relationships/oleObject" Target="embeddings/oleObject96.bin"/><Relationship Id="rId193" Type="http://schemas.openxmlformats.org/officeDocument/2006/relationships/image" Target="media/image75.emf"/><Relationship Id="rId192" Type="http://schemas.openxmlformats.org/officeDocument/2006/relationships/oleObject" Target="embeddings/oleObject95.bin"/><Relationship Id="rId191" Type="http://schemas.openxmlformats.org/officeDocument/2006/relationships/oleObject" Target="embeddings/oleObject94.bin"/><Relationship Id="rId190" Type="http://schemas.openxmlformats.org/officeDocument/2006/relationships/oleObject" Target="embeddings/oleObject93.bin"/><Relationship Id="rId19" Type="http://schemas.openxmlformats.org/officeDocument/2006/relationships/header" Target="header8.xml"/><Relationship Id="rId189" Type="http://schemas.openxmlformats.org/officeDocument/2006/relationships/oleObject" Target="embeddings/oleObject92.bin"/><Relationship Id="rId188" Type="http://schemas.openxmlformats.org/officeDocument/2006/relationships/image" Target="media/image74.wmf"/><Relationship Id="rId187" Type="http://schemas.openxmlformats.org/officeDocument/2006/relationships/oleObject" Target="embeddings/oleObject91.bin"/><Relationship Id="rId186" Type="http://schemas.openxmlformats.org/officeDocument/2006/relationships/image" Target="media/image73.wmf"/><Relationship Id="rId185" Type="http://schemas.openxmlformats.org/officeDocument/2006/relationships/oleObject" Target="embeddings/oleObject90.bin"/><Relationship Id="rId184" Type="http://schemas.openxmlformats.org/officeDocument/2006/relationships/image" Target="media/image72.wmf"/><Relationship Id="rId183" Type="http://schemas.openxmlformats.org/officeDocument/2006/relationships/oleObject" Target="embeddings/oleObject89.bin"/><Relationship Id="rId182" Type="http://schemas.openxmlformats.org/officeDocument/2006/relationships/oleObject" Target="embeddings/oleObject88.bin"/><Relationship Id="rId181" Type="http://schemas.openxmlformats.org/officeDocument/2006/relationships/oleObject" Target="embeddings/oleObject87.bin"/><Relationship Id="rId180" Type="http://schemas.openxmlformats.org/officeDocument/2006/relationships/image" Target="media/image71.wmf"/><Relationship Id="rId18" Type="http://schemas.openxmlformats.org/officeDocument/2006/relationships/footer" Target="footer9.xml"/><Relationship Id="rId179" Type="http://schemas.openxmlformats.org/officeDocument/2006/relationships/oleObject" Target="embeddings/oleObject86.bin"/><Relationship Id="rId178" Type="http://schemas.openxmlformats.org/officeDocument/2006/relationships/image" Target="media/image70.wmf"/><Relationship Id="rId177" Type="http://schemas.openxmlformats.org/officeDocument/2006/relationships/oleObject" Target="embeddings/oleObject85.bin"/><Relationship Id="rId176" Type="http://schemas.openxmlformats.org/officeDocument/2006/relationships/image" Target="media/image69.wmf"/><Relationship Id="rId175" Type="http://schemas.openxmlformats.org/officeDocument/2006/relationships/oleObject" Target="embeddings/oleObject84.bin"/><Relationship Id="rId174" Type="http://schemas.openxmlformats.org/officeDocument/2006/relationships/image" Target="media/image68.wmf"/><Relationship Id="rId173" Type="http://schemas.openxmlformats.org/officeDocument/2006/relationships/oleObject" Target="embeddings/oleObject83.bin"/><Relationship Id="rId172" Type="http://schemas.openxmlformats.org/officeDocument/2006/relationships/image" Target="media/image67.wmf"/><Relationship Id="rId171" Type="http://schemas.openxmlformats.org/officeDocument/2006/relationships/oleObject" Target="embeddings/oleObject82.bin"/><Relationship Id="rId170" Type="http://schemas.openxmlformats.org/officeDocument/2006/relationships/image" Target="media/image66.wmf"/><Relationship Id="rId17" Type="http://schemas.openxmlformats.org/officeDocument/2006/relationships/footer" Target="footer8.xml"/><Relationship Id="rId169" Type="http://schemas.openxmlformats.org/officeDocument/2006/relationships/oleObject" Target="embeddings/oleObject81.bin"/><Relationship Id="rId168" Type="http://schemas.openxmlformats.org/officeDocument/2006/relationships/image" Target="media/image65.wmf"/><Relationship Id="rId167" Type="http://schemas.openxmlformats.org/officeDocument/2006/relationships/oleObject" Target="embeddings/oleObject80.bin"/><Relationship Id="rId166" Type="http://schemas.openxmlformats.org/officeDocument/2006/relationships/image" Target="media/image64.wmf"/><Relationship Id="rId165" Type="http://schemas.openxmlformats.org/officeDocument/2006/relationships/oleObject" Target="embeddings/oleObject79.bin"/><Relationship Id="rId164" Type="http://schemas.openxmlformats.org/officeDocument/2006/relationships/image" Target="media/image63.wmf"/><Relationship Id="rId163" Type="http://schemas.openxmlformats.org/officeDocument/2006/relationships/oleObject" Target="embeddings/oleObject78.bin"/><Relationship Id="rId162" Type="http://schemas.openxmlformats.org/officeDocument/2006/relationships/image" Target="media/image62.wmf"/><Relationship Id="rId161" Type="http://schemas.openxmlformats.org/officeDocument/2006/relationships/oleObject" Target="embeddings/oleObject77.bin"/><Relationship Id="rId160" Type="http://schemas.openxmlformats.org/officeDocument/2006/relationships/image" Target="media/image61.wmf"/><Relationship Id="rId16" Type="http://schemas.openxmlformats.org/officeDocument/2006/relationships/footer" Target="footer7.xml"/><Relationship Id="rId159" Type="http://schemas.openxmlformats.org/officeDocument/2006/relationships/oleObject" Target="embeddings/oleObject76.bin"/><Relationship Id="rId158" Type="http://schemas.openxmlformats.org/officeDocument/2006/relationships/image" Target="media/image60.wmf"/><Relationship Id="rId157" Type="http://schemas.openxmlformats.org/officeDocument/2006/relationships/oleObject" Target="embeddings/oleObject75.bin"/><Relationship Id="rId156" Type="http://schemas.openxmlformats.org/officeDocument/2006/relationships/image" Target="media/image59.wmf"/><Relationship Id="rId155" Type="http://schemas.openxmlformats.org/officeDocument/2006/relationships/oleObject" Target="embeddings/oleObject74.bin"/><Relationship Id="rId154" Type="http://schemas.openxmlformats.org/officeDocument/2006/relationships/image" Target="media/image58.wmf"/><Relationship Id="rId153" Type="http://schemas.openxmlformats.org/officeDocument/2006/relationships/oleObject" Target="embeddings/oleObject73.bin"/><Relationship Id="rId152" Type="http://schemas.openxmlformats.org/officeDocument/2006/relationships/image" Target="media/image57.wmf"/><Relationship Id="rId151" Type="http://schemas.openxmlformats.org/officeDocument/2006/relationships/oleObject" Target="embeddings/oleObject72.bin"/><Relationship Id="rId150" Type="http://schemas.openxmlformats.org/officeDocument/2006/relationships/oleObject" Target="embeddings/oleObject71.bin"/><Relationship Id="rId15" Type="http://schemas.openxmlformats.org/officeDocument/2006/relationships/footer" Target="footer6.xml"/><Relationship Id="rId149" Type="http://schemas.openxmlformats.org/officeDocument/2006/relationships/image" Target="media/image56.wmf"/><Relationship Id="rId148" Type="http://schemas.openxmlformats.org/officeDocument/2006/relationships/oleObject" Target="embeddings/oleObject70.bin"/><Relationship Id="rId147" Type="http://schemas.openxmlformats.org/officeDocument/2006/relationships/image" Target="media/image55.wmf"/><Relationship Id="rId146" Type="http://schemas.openxmlformats.org/officeDocument/2006/relationships/oleObject" Target="embeddings/oleObject69.bin"/><Relationship Id="rId145" Type="http://schemas.openxmlformats.org/officeDocument/2006/relationships/image" Target="media/image54.wmf"/><Relationship Id="rId144" Type="http://schemas.openxmlformats.org/officeDocument/2006/relationships/oleObject" Target="embeddings/oleObject68.bin"/><Relationship Id="rId143" Type="http://schemas.openxmlformats.org/officeDocument/2006/relationships/image" Target="media/image53.wmf"/><Relationship Id="rId142" Type="http://schemas.openxmlformats.org/officeDocument/2006/relationships/oleObject" Target="embeddings/oleObject67.bin"/><Relationship Id="rId141" Type="http://schemas.openxmlformats.org/officeDocument/2006/relationships/image" Target="media/image52.wmf"/><Relationship Id="rId140" Type="http://schemas.openxmlformats.org/officeDocument/2006/relationships/oleObject" Target="embeddings/oleObject66.bin"/><Relationship Id="rId14" Type="http://schemas.openxmlformats.org/officeDocument/2006/relationships/header" Target="header7.xml"/><Relationship Id="rId139" Type="http://schemas.openxmlformats.org/officeDocument/2006/relationships/oleObject" Target="embeddings/oleObject65.bin"/><Relationship Id="rId138" Type="http://schemas.openxmlformats.org/officeDocument/2006/relationships/oleObject" Target="embeddings/oleObject64.bin"/><Relationship Id="rId137" Type="http://schemas.openxmlformats.org/officeDocument/2006/relationships/image" Target="media/image51.wmf"/><Relationship Id="rId136" Type="http://schemas.openxmlformats.org/officeDocument/2006/relationships/oleObject" Target="embeddings/oleObject63.bin"/><Relationship Id="rId135" Type="http://schemas.openxmlformats.org/officeDocument/2006/relationships/image" Target="media/image50.wmf"/><Relationship Id="rId134" Type="http://schemas.openxmlformats.org/officeDocument/2006/relationships/oleObject" Target="embeddings/oleObject62.bin"/><Relationship Id="rId133" Type="http://schemas.openxmlformats.org/officeDocument/2006/relationships/image" Target="media/image49.wmf"/><Relationship Id="rId132" Type="http://schemas.openxmlformats.org/officeDocument/2006/relationships/oleObject" Target="embeddings/oleObject61.bin"/><Relationship Id="rId131" Type="http://schemas.openxmlformats.org/officeDocument/2006/relationships/image" Target="media/image48.wmf"/><Relationship Id="rId130" Type="http://schemas.openxmlformats.org/officeDocument/2006/relationships/oleObject" Target="embeddings/oleObject60.bin"/><Relationship Id="rId13" Type="http://schemas.openxmlformats.org/officeDocument/2006/relationships/header" Target="header6.xml"/><Relationship Id="rId129" Type="http://schemas.openxmlformats.org/officeDocument/2006/relationships/image" Target="media/image47.wmf"/><Relationship Id="rId128" Type="http://schemas.openxmlformats.org/officeDocument/2006/relationships/oleObject" Target="embeddings/oleObject59.bin"/><Relationship Id="rId127" Type="http://schemas.openxmlformats.org/officeDocument/2006/relationships/image" Target="media/image46.wmf"/><Relationship Id="rId126" Type="http://schemas.openxmlformats.org/officeDocument/2006/relationships/oleObject" Target="embeddings/oleObject58.bin"/><Relationship Id="rId125" Type="http://schemas.openxmlformats.org/officeDocument/2006/relationships/image" Target="media/image45.wmf"/><Relationship Id="rId124" Type="http://schemas.openxmlformats.org/officeDocument/2006/relationships/oleObject" Target="embeddings/oleObject57.bin"/><Relationship Id="rId123" Type="http://schemas.openxmlformats.org/officeDocument/2006/relationships/image" Target="media/image44.wmf"/><Relationship Id="rId122" Type="http://schemas.openxmlformats.org/officeDocument/2006/relationships/oleObject" Target="embeddings/oleObject56.bin"/><Relationship Id="rId121" Type="http://schemas.openxmlformats.org/officeDocument/2006/relationships/image" Target="media/image43.wmf"/><Relationship Id="rId120" Type="http://schemas.openxmlformats.org/officeDocument/2006/relationships/oleObject" Target="embeddings/oleObject55.bin"/><Relationship Id="rId12" Type="http://schemas.openxmlformats.org/officeDocument/2006/relationships/footer" Target="footer5.xml"/><Relationship Id="rId119" Type="http://schemas.openxmlformats.org/officeDocument/2006/relationships/image" Target="media/image42.wmf"/><Relationship Id="rId118" Type="http://schemas.openxmlformats.org/officeDocument/2006/relationships/oleObject" Target="embeddings/oleObject54.bin"/><Relationship Id="rId117" Type="http://schemas.openxmlformats.org/officeDocument/2006/relationships/image" Target="media/image41.wmf"/><Relationship Id="rId116" Type="http://schemas.openxmlformats.org/officeDocument/2006/relationships/oleObject" Target="embeddings/oleObject53.bin"/><Relationship Id="rId115" Type="http://schemas.openxmlformats.org/officeDocument/2006/relationships/image" Target="media/image40.wmf"/><Relationship Id="rId114" Type="http://schemas.openxmlformats.org/officeDocument/2006/relationships/oleObject" Target="embeddings/oleObject52.bin"/><Relationship Id="rId113" Type="http://schemas.openxmlformats.org/officeDocument/2006/relationships/image" Target="media/image39.wmf"/><Relationship Id="rId112" Type="http://schemas.openxmlformats.org/officeDocument/2006/relationships/oleObject" Target="embeddings/oleObject51.bin"/><Relationship Id="rId111" Type="http://schemas.openxmlformats.org/officeDocument/2006/relationships/image" Target="media/image38.wmf"/><Relationship Id="rId110" Type="http://schemas.openxmlformats.org/officeDocument/2006/relationships/oleObject" Target="embeddings/oleObject50.bin"/><Relationship Id="rId11" Type="http://schemas.openxmlformats.org/officeDocument/2006/relationships/footer" Target="footer4.xml"/><Relationship Id="rId109" Type="http://schemas.openxmlformats.org/officeDocument/2006/relationships/image" Target="media/image37.wmf"/><Relationship Id="rId108" Type="http://schemas.openxmlformats.org/officeDocument/2006/relationships/oleObject" Target="embeddings/oleObject49.bin"/><Relationship Id="rId107" Type="http://schemas.openxmlformats.org/officeDocument/2006/relationships/image" Target="media/image36.wmf"/><Relationship Id="rId106" Type="http://schemas.openxmlformats.org/officeDocument/2006/relationships/oleObject" Target="embeddings/oleObject48.bin"/><Relationship Id="rId105" Type="http://schemas.openxmlformats.org/officeDocument/2006/relationships/image" Target="media/image35.wmf"/><Relationship Id="rId104" Type="http://schemas.openxmlformats.org/officeDocument/2006/relationships/oleObject" Target="embeddings/oleObject47.bin"/><Relationship Id="rId103" Type="http://schemas.openxmlformats.org/officeDocument/2006/relationships/image" Target="media/image34.wmf"/><Relationship Id="rId102" Type="http://schemas.openxmlformats.org/officeDocument/2006/relationships/oleObject" Target="embeddings/oleObject46.bin"/><Relationship Id="rId101" Type="http://schemas.openxmlformats.org/officeDocument/2006/relationships/image" Target="media/image33.wmf"/><Relationship Id="rId100" Type="http://schemas.openxmlformats.org/officeDocument/2006/relationships/oleObject" Target="embeddings/oleObject45.bin"/><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Info spid="_x0000_s1133"/>
    <customShpInfo spid="_x0000_s1134"/>
    <customShpInfo spid="_x0000_s1135"/>
    <customShpInfo spid="_x0000_s1136"/>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3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2C4B85-B8AC-4DE4-A80F-A1CDDAF84F5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68</Pages>
  <Words>8641</Words>
  <Characters>49255</Characters>
  <Lines>410</Lines>
  <Paragraphs>115</Paragraphs>
  <TotalTime>0</TotalTime>
  <ScaleCrop>false</ScaleCrop>
  <LinksUpToDate>false</LinksUpToDate>
  <CharactersWithSpaces>57781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2017-06-06T13:35:00Z</dcterms:created>
  <dc:creator>刘宁</dc:creator>
  <cp:lastModifiedBy>Administrator</cp:lastModifiedBy>
  <dcterms:modified xsi:type="dcterms:W3CDTF">2018-04-25T05:45:34Z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